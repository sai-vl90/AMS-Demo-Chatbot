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4CD734" w14:textId="77777777" w:rsidR="00722A34" w:rsidRPr="00527BF0" w:rsidRDefault="00722A34" w:rsidP="00A45A60">
      <w:pPr>
        <w:pStyle w:val="Header"/>
        <w:widowControl w:val="0"/>
        <w:rPr>
          <w:lang w:val="en-GB"/>
        </w:rPr>
      </w:pPr>
      <w:bookmarkStart w:id="0" w:name="_GoBack"/>
      <w:bookmarkEnd w:id="0"/>
    </w:p>
    <w:p w14:paraId="004CD735" w14:textId="77777777" w:rsidR="00036649" w:rsidRPr="00527BF0" w:rsidRDefault="00036649" w:rsidP="00A45A60">
      <w:pPr>
        <w:widowControl w:val="0"/>
        <w:rPr>
          <w:lang w:val="en-GB"/>
        </w:rPr>
      </w:pPr>
    </w:p>
    <w:p w14:paraId="004CD736" w14:textId="77777777" w:rsidR="00AD0CDD" w:rsidRPr="00527BF0" w:rsidRDefault="00AD0CDD" w:rsidP="00A45A60">
      <w:pPr>
        <w:widowControl w:val="0"/>
        <w:rPr>
          <w:lang w:val="en-GB"/>
        </w:rPr>
      </w:pPr>
    </w:p>
    <w:p w14:paraId="004CD737" w14:textId="77777777" w:rsidR="00AD0CDD" w:rsidRPr="00527BF0" w:rsidRDefault="00AD0CDD" w:rsidP="00A45A60">
      <w:pPr>
        <w:widowControl w:val="0"/>
        <w:rPr>
          <w:lang w:val="en-GB"/>
        </w:rPr>
      </w:pPr>
    </w:p>
    <w:p w14:paraId="004CD738" w14:textId="77777777" w:rsidR="00AD0CDD" w:rsidRPr="00527BF0" w:rsidRDefault="00AD0CDD" w:rsidP="00A45A60">
      <w:pPr>
        <w:widowControl w:val="0"/>
        <w:rPr>
          <w:lang w:val="en-GB"/>
        </w:rPr>
      </w:pPr>
    </w:p>
    <w:p w14:paraId="004CD739" w14:textId="77777777" w:rsidR="00AD0CDD" w:rsidRPr="00527BF0" w:rsidRDefault="00AD0CDD" w:rsidP="00A45A60">
      <w:pPr>
        <w:widowControl w:val="0"/>
        <w:rPr>
          <w:lang w:val="en-GB"/>
        </w:rPr>
      </w:pPr>
    </w:p>
    <w:p w14:paraId="004CD73A" w14:textId="77777777" w:rsidR="00072295" w:rsidRPr="00527BF0" w:rsidRDefault="00001FD2" w:rsidP="00A45A60">
      <w:pPr>
        <w:pStyle w:val="Untertitel1"/>
        <w:widowControl w:val="0"/>
        <w:rPr>
          <w:b/>
          <w:sz w:val="52"/>
          <w:szCs w:val="52"/>
          <w:lang w:val="en-GB"/>
        </w:rPr>
      </w:pPr>
      <w:r w:rsidRPr="00527BF0">
        <w:rPr>
          <w:b/>
          <w:sz w:val="52"/>
          <w:szCs w:val="52"/>
          <w:lang w:val="en-GB"/>
        </w:rPr>
        <w:t>Blueprint</w:t>
      </w:r>
      <w:r w:rsidR="005B0156" w:rsidRPr="00527BF0">
        <w:rPr>
          <w:b/>
          <w:sz w:val="52"/>
          <w:szCs w:val="52"/>
          <w:lang w:val="en-GB"/>
        </w:rPr>
        <w:t xml:space="preserve"> </w:t>
      </w:r>
      <w:r w:rsidRPr="00527BF0">
        <w:rPr>
          <w:b/>
          <w:sz w:val="52"/>
          <w:szCs w:val="52"/>
          <w:lang w:val="en-GB"/>
        </w:rPr>
        <w:t>Document</w:t>
      </w:r>
    </w:p>
    <w:p w14:paraId="004CD73B" w14:textId="77777777" w:rsidR="00E57AE2" w:rsidRPr="00527BF0" w:rsidRDefault="00E57AE2" w:rsidP="00A45A60">
      <w:pPr>
        <w:pStyle w:val="Untertitel1"/>
        <w:widowControl w:val="0"/>
        <w:rPr>
          <w:sz w:val="44"/>
          <w:szCs w:val="44"/>
          <w:lang w:val="en-GB"/>
        </w:rPr>
      </w:pPr>
    </w:p>
    <w:p w14:paraId="004CD73C" w14:textId="77777777" w:rsidR="00E57AE2" w:rsidRPr="00527BF0" w:rsidRDefault="0080006B" w:rsidP="00A45A60">
      <w:pPr>
        <w:pStyle w:val="Untertitel1"/>
        <w:widowControl w:val="0"/>
        <w:rPr>
          <w:sz w:val="44"/>
          <w:szCs w:val="44"/>
          <w:lang w:val="en-GB"/>
        </w:rPr>
      </w:pPr>
      <w:r>
        <w:rPr>
          <w:sz w:val="44"/>
          <w:szCs w:val="44"/>
          <w:lang w:val="en-GB"/>
        </w:rPr>
        <w:t>Controlling</w:t>
      </w:r>
      <w:r w:rsidR="003A554D">
        <w:rPr>
          <w:sz w:val="44"/>
          <w:szCs w:val="44"/>
          <w:lang w:val="en-GB"/>
        </w:rPr>
        <w:t xml:space="preserve"> (</w:t>
      </w:r>
      <w:r>
        <w:rPr>
          <w:sz w:val="44"/>
          <w:szCs w:val="44"/>
          <w:lang w:val="en-GB"/>
        </w:rPr>
        <w:t>CO</w:t>
      </w:r>
      <w:r w:rsidR="003A554D">
        <w:rPr>
          <w:sz w:val="44"/>
          <w:szCs w:val="44"/>
          <w:lang w:val="en-GB"/>
        </w:rPr>
        <w:t xml:space="preserve">) </w:t>
      </w:r>
    </w:p>
    <w:p w14:paraId="004CD73D" w14:textId="77777777" w:rsidR="005E13E9" w:rsidRPr="00527BF0" w:rsidRDefault="005E13E9" w:rsidP="00A45A60">
      <w:pPr>
        <w:pStyle w:val="Untertitel1"/>
        <w:widowControl w:val="0"/>
        <w:rPr>
          <w:lang w:val="en-GB"/>
        </w:rPr>
      </w:pPr>
    </w:p>
    <w:p w14:paraId="004CD73E" w14:textId="77777777" w:rsidR="00374BCC" w:rsidRPr="00527BF0" w:rsidRDefault="00374BCC" w:rsidP="00A45A60">
      <w:pPr>
        <w:pStyle w:val="Untertitel1"/>
        <w:widowControl w:val="0"/>
        <w:rPr>
          <w:lang w:val="en-GB"/>
        </w:rPr>
      </w:pPr>
    </w:p>
    <w:p w14:paraId="004CD73F" w14:textId="77777777" w:rsidR="00374BCC" w:rsidRPr="00527BF0" w:rsidRDefault="00374BCC" w:rsidP="00A45A60">
      <w:pPr>
        <w:pStyle w:val="Untertitel1"/>
        <w:widowControl w:val="0"/>
        <w:rPr>
          <w:lang w:val="en-GB"/>
        </w:rPr>
      </w:pPr>
    </w:p>
    <w:p w14:paraId="004CD740" w14:textId="77777777" w:rsidR="00AD0CDD" w:rsidRPr="00527BF0" w:rsidRDefault="00AD0CDD" w:rsidP="00A45A60">
      <w:pPr>
        <w:pStyle w:val="Untertitel1"/>
        <w:widowControl w:val="0"/>
        <w:rPr>
          <w:lang w:val="en-GB"/>
        </w:rPr>
      </w:pPr>
    </w:p>
    <w:p w14:paraId="004CD741" w14:textId="77777777" w:rsidR="00195D83" w:rsidRPr="00527BF0" w:rsidRDefault="00195D83" w:rsidP="00A45A60">
      <w:pPr>
        <w:widowControl w:val="0"/>
        <w:spacing w:line="360" w:lineRule="auto"/>
        <w:jc w:val="left"/>
        <w:rPr>
          <w:szCs w:val="22"/>
          <w:lang w:val="en-GB"/>
        </w:rPr>
      </w:pPr>
    </w:p>
    <w:p w14:paraId="004CD742" w14:textId="77777777" w:rsidR="00195D83" w:rsidRPr="00527BF0" w:rsidRDefault="00195D83" w:rsidP="00A45A60">
      <w:pPr>
        <w:pStyle w:val="Untertitel1"/>
        <w:widowControl w:val="0"/>
        <w:rPr>
          <w:lang w:val="en-GB"/>
        </w:rPr>
      </w:pPr>
    </w:p>
    <w:tbl>
      <w:tblPr>
        <w:tblW w:w="6484"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4"/>
        <w:gridCol w:w="4500"/>
      </w:tblGrid>
      <w:tr w:rsidR="00195D83" w:rsidRPr="00527BF0" w14:paraId="004CD745" w14:textId="77777777" w:rsidTr="002B6DD9">
        <w:trPr>
          <w:jc w:val="right"/>
        </w:trPr>
        <w:tc>
          <w:tcPr>
            <w:tcW w:w="1984" w:type="dxa"/>
            <w:tcBorders>
              <w:bottom w:val="single" w:sz="4" w:space="0" w:color="auto"/>
            </w:tcBorders>
            <w:shd w:val="clear" w:color="auto" w:fill="F2F2F2" w:themeFill="background1" w:themeFillShade="F2"/>
          </w:tcPr>
          <w:p w14:paraId="004CD743" w14:textId="77777777" w:rsidR="00195D83" w:rsidRPr="00527BF0" w:rsidRDefault="00281123" w:rsidP="00A45A60">
            <w:pPr>
              <w:pStyle w:val="Tabellentext"/>
              <w:widowControl w:val="0"/>
              <w:spacing w:before="400" w:after="400"/>
              <w:jc w:val="left"/>
              <w:rPr>
                <w:b/>
                <w:sz w:val="28"/>
                <w:szCs w:val="28"/>
                <w:lang w:val="en-GB"/>
              </w:rPr>
            </w:pPr>
            <w:r w:rsidRPr="00527BF0">
              <w:rPr>
                <w:b/>
                <w:sz w:val="28"/>
                <w:szCs w:val="28"/>
                <w:lang w:val="en-GB"/>
              </w:rPr>
              <w:t>Customer</w:t>
            </w:r>
          </w:p>
        </w:tc>
        <w:tc>
          <w:tcPr>
            <w:tcW w:w="4500" w:type="dxa"/>
          </w:tcPr>
          <w:p w14:paraId="004CD744" w14:textId="77777777" w:rsidR="00195D83" w:rsidRPr="00527BF0" w:rsidRDefault="00527BF0" w:rsidP="00A45A60">
            <w:pPr>
              <w:pStyle w:val="Tabellentext"/>
              <w:widowControl w:val="0"/>
              <w:tabs>
                <w:tab w:val="center" w:pos="2142"/>
              </w:tabs>
              <w:spacing w:before="400" w:after="400"/>
              <w:rPr>
                <w:sz w:val="28"/>
                <w:szCs w:val="28"/>
                <w:lang w:val="en-GB"/>
              </w:rPr>
            </w:pPr>
            <w:r w:rsidRPr="00527BF0">
              <w:rPr>
                <w:sz w:val="28"/>
                <w:szCs w:val="28"/>
                <w:lang w:val="en-GB"/>
              </w:rPr>
              <w:t>exertis</w:t>
            </w:r>
          </w:p>
        </w:tc>
      </w:tr>
      <w:tr w:rsidR="00195D83" w:rsidRPr="00527BF0" w14:paraId="004CD748" w14:textId="77777777" w:rsidTr="002B6DD9">
        <w:trPr>
          <w:jc w:val="right"/>
        </w:trPr>
        <w:tc>
          <w:tcPr>
            <w:tcW w:w="1984" w:type="dxa"/>
            <w:shd w:val="clear" w:color="auto" w:fill="F2F2F2" w:themeFill="background1" w:themeFillShade="F2"/>
          </w:tcPr>
          <w:p w14:paraId="004CD746" w14:textId="77777777" w:rsidR="00195D83" w:rsidRPr="00527BF0" w:rsidRDefault="00281123" w:rsidP="00A45A60">
            <w:pPr>
              <w:pStyle w:val="Tabellentext"/>
              <w:widowControl w:val="0"/>
              <w:spacing w:before="400" w:after="400"/>
              <w:jc w:val="left"/>
              <w:rPr>
                <w:b/>
                <w:sz w:val="28"/>
                <w:szCs w:val="28"/>
                <w:lang w:val="en-GB"/>
              </w:rPr>
            </w:pPr>
            <w:r w:rsidRPr="00527BF0">
              <w:rPr>
                <w:b/>
                <w:sz w:val="28"/>
                <w:szCs w:val="28"/>
                <w:lang w:val="en-GB"/>
              </w:rPr>
              <w:t>Projec</w:t>
            </w:r>
            <w:r w:rsidR="00195D83" w:rsidRPr="00527BF0">
              <w:rPr>
                <w:b/>
                <w:sz w:val="28"/>
                <w:szCs w:val="28"/>
                <w:lang w:val="en-GB"/>
              </w:rPr>
              <w:t>t</w:t>
            </w:r>
          </w:p>
        </w:tc>
        <w:tc>
          <w:tcPr>
            <w:tcW w:w="4500" w:type="dxa"/>
          </w:tcPr>
          <w:p w14:paraId="004CD747" w14:textId="77777777" w:rsidR="00195D83" w:rsidRPr="00527BF0" w:rsidRDefault="00527BF0" w:rsidP="00A45A60">
            <w:pPr>
              <w:pStyle w:val="Tabellentext"/>
              <w:widowControl w:val="0"/>
              <w:spacing w:before="400" w:after="400"/>
              <w:jc w:val="left"/>
              <w:rPr>
                <w:sz w:val="28"/>
                <w:szCs w:val="28"/>
                <w:lang w:val="en-GB"/>
              </w:rPr>
            </w:pPr>
            <w:r w:rsidRPr="00527BF0">
              <w:rPr>
                <w:sz w:val="28"/>
                <w:szCs w:val="28"/>
                <w:lang w:val="en-GB"/>
              </w:rPr>
              <w:t>Optimus</w:t>
            </w:r>
          </w:p>
        </w:tc>
      </w:tr>
      <w:tr w:rsidR="00AF62C1" w:rsidRPr="00527BF0" w14:paraId="004CD74B" w14:textId="77777777" w:rsidTr="002B6DD9">
        <w:trPr>
          <w:jc w:val="right"/>
        </w:trPr>
        <w:tc>
          <w:tcPr>
            <w:tcW w:w="1984" w:type="dxa"/>
            <w:shd w:val="clear" w:color="auto" w:fill="F2F2F2" w:themeFill="background1" w:themeFillShade="F2"/>
          </w:tcPr>
          <w:p w14:paraId="004CD749" w14:textId="77777777" w:rsidR="00AF62C1" w:rsidRPr="00527BF0" w:rsidRDefault="00AF62C1" w:rsidP="00A45A60">
            <w:pPr>
              <w:pStyle w:val="Tabellentext"/>
              <w:widowControl w:val="0"/>
              <w:spacing w:before="400" w:after="400"/>
              <w:jc w:val="left"/>
              <w:rPr>
                <w:b/>
                <w:sz w:val="28"/>
                <w:szCs w:val="28"/>
                <w:lang w:val="en-GB"/>
              </w:rPr>
            </w:pPr>
            <w:r w:rsidRPr="00527BF0">
              <w:rPr>
                <w:b/>
                <w:sz w:val="28"/>
                <w:szCs w:val="28"/>
                <w:lang w:val="en-GB"/>
              </w:rPr>
              <w:lastRenderedPageBreak/>
              <w:t>Stream</w:t>
            </w:r>
          </w:p>
        </w:tc>
        <w:tc>
          <w:tcPr>
            <w:tcW w:w="4500" w:type="dxa"/>
          </w:tcPr>
          <w:p w14:paraId="004CD74A" w14:textId="77777777" w:rsidR="00AF62C1" w:rsidRPr="00527BF0" w:rsidRDefault="003A554D" w:rsidP="00A45A60">
            <w:pPr>
              <w:pStyle w:val="Tabellentext"/>
              <w:widowControl w:val="0"/>
              <w:spacing w:before="400" w:after="400"/>
              <w:jc w:val="left"/>
              <w:rPr>
                <w:sz w:val="28"/>
                <w:szCs w:val="28"/>
                <w:lang w:val="en-GB"/>
              </w:rPr>
            </w:pPr>
            <w:r>
              <w:rPr>
                <w:sz w:val="28"/>
                <w:szCs w:val="28"/>
                <w:lang w:val="en-GB"/>
              </w:rPr>
              <w:t>Finance</w:t>
            </w:r>
          </w:p>
        </w:tc>
      </w:tr>
    </w:tbl>
    <w:p w14:paraId="004CD74C" w14:textId="77777777" w:rsidR="00195D83" w:rsidRPr="00527BF0" w:rsidRDefault="00195D83" w:rsidP="00A45A60">
      <w:pPr>
        <w:pStyle w:val="Untertitel1"/>
        <w:widowControl w:val="0"/>
        <w:rPr>
          <w:lang w:val="en-GB"/>
        </w:rPr>
      </w:pPr>
    </w:p>
    <w:p w14:paraId="004CD74D" w14:textId="77777777" w:rsidR="00036649" w:rsidRPr="00527BF0" w:rsidRDefault="00036649" w:rsidP="00A45A60">
      <w:pPr>
        <w:widowControl w:val="0"/>
        <w:spacing w:line="360" w:lineRule="auto"/>
        <w:jc w:val="left"/>
        <w:rPr>
          <w:szCs w:val="22"/>
          <w:lang w:val="en-GB"/>
        </w:rPr>
      </w:pPr>
    </w:p>
    <w:p w14:paraId="004CD74E" w14:textId="77777777" w:rsidR="009B5686" w:rsidRPr="00527BF0" w:rsidRDefault="00FD65CE" w:rsidP="00A45A60">
      <w:pPr>
        <w:pStyle w:val="Heading1"/>
        <w:keepNext w:val="0"/>
        <w:widowControl w:val="0"/>
        <w:tabs>
          <w:tab w:val="clear" w:pos="432"/>
          <w:tab w:val="num" w:pos="464"/>
        </w:tabs>
        <w:ind w:left="573" w:hanging="573"/>
        <w:rPr>
          <w:lang w:val="en-GB"/>
        </w:rPr>
      </w:pPr>
      <w:bookmarkStart w:id="1" w:name="_Toc421089885"/>
      <w:r w:rsidRPr="00527BF0">
        <w:rPr>
          <w:lang w:val="en-GB"/>
        </w:rPr>
        <w:t xml:space="preserve">Table </w:t>
      </w:r>
      <w:r w:rsidR="00133438" w:rsidRPr="00527BF0">
        <w:rPr>
          <w:lang w:val="en-GB"/>
        </w:rPr>
        <w:t>of</w:t>
      </w:r>
      <w:r w:rsidRPr="00527BF0">
        <w:rPr>
          <w:lang w:val="en-GB"/>
        </w:rPr>
        <w:t xml:space="preserve"> Content</w:t>
      </w:r>
      <w:r w:rsidR="003C2014" w:rsidRPr="00527BF0">
        <w:rPr>
          <w:lang w:val="en-GB"/>
        </w:rPr>
        <w:t>s</w:t>
      </w:r>
      <w:bookmarkEnd w:id="1"/>
    </w:p>
    <w:p w14:paraId="004CD74F" w14:textId="77777777" w:rsidR="008F5BBA" w:rsidRDefault="00322FF8">
      <w:pPr>
        <w:pStyle w:val="TOC1"/>
        <w:rPr>
          <w:rFonts w:asciiTheme="minorHAnsi" w:eastAsiaTheme="minorEastAsia" w:hAnsiTheme="minorHAnsi" w:cstheme="minorBidi"/>
          <w:noProof/>
          <w:sz w:val="22"/>
          <w:szCs w:val="22"/>
          <w:lang w:val="en-GB" w:eastAsia="en-GB"/>
        </w:rPr>
      </w:pPr>
      <w:r w:rsidRPr="00527BF0">
        <w:rPr>
          <w:lang w:val="en-GB"/>
        </w:rPr>
        <w:fldChar w:fldCharType="begin"/>
      </w:r>
      <w:r w:rsidR="002F1F0C" w:rsidRPr="00527BF0">
        <w:rPr>
          <w:lang w:val="en-GB"/>
        </w:rPr>
        <w:instrText xml:space="preserve"> TOC \o "1-3" \h \z \u </w:instrText>
      </w:r>
      <w:r w:rsidRPr="00527BF0">
        <w:rPr>
          <w:lang w:val="en-GB"/>
        </w:rPr>
        <w:fldChar w:fldCharType="separate"/>
      </w:r>
      <w:hyperlink w:anchor="_Toc421089885" w:history="1">
        <w:r w:rsidR="008F5BBA" w:rsidRPr="003E09AF">
          <w:rPr>
            <w:rStyle w:val="Hyperlink"/>
            <w:noProof/>
            <w:lang w:val="en-GB"/>
          </w:rPr>
          <w:t>1</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Table of Contents</w:t>
        </w:r>
        <w:r w:rsidR="008F5BBA">
          <w:rPr>
            <w:noProof/>
            <w:webHidden/>
          </w:rPr>
          <w:tab/>
        </w:r>
        <w:r w:rsidR="008F5BBA">
          <w:rPr>
            <w:noProof/>
            <w:webHidden/>
          </w:rPr>
          <w:fldChar w:fldCharType="begin"/>
        </w:r>
        <w:r w:rsidR="008F5BBA">
          <w:rPr>
            <w:noProof/>
            <w:webHidden/>
          </w:rPr>
          <w:instrText xml:space="preserve"> PAGEREF _Toc421089885 \h </w:instrText>
        </w:r>
        <w:r w:rsidR="008F5BBA">
          <w:rPr>
            <w:noProof/>
            <w:webHidden/>
          </w:rPr>
        </w:r>
        <w:r w:rsidR="008F5BBA">
          <w:rPr>
            <w:noProof/>
            <w:webHidden/>
          </w:rPr>
          <w:fldChar w:fldCharType="separate"/>
        </w:r>
        <w:r w:rsidR="008F5BBA">
          <w:rPr>
            <w:noProof/>
            <w:webHidden/>
          </w:rPr>
          <w:t>2</w:t>
        </w:r>
        <w:r w:rsidR="008F5BBA">
          <w:rPr>
            <w:noProof/>
            <w:webHidden/>
          </w:rPr>
          <w:fldChar w:fldCharType="end"/>
        </w:r>
      </w:hyperlink>
    </w:p>
    <w:p w14:paraId="004CD750" w14:textId="77777777" w:rsidR="008F5BBA" w:rsidRDefault="00523BEC">
      <w:pPr>
        <w:pStyle w:val="TOC1"/>
        <w:rPr>
          <w:rFonts w:asciiTheme="minorHAnsi" w:eastAsiaTheme="minorEastAsia" w:hAnsiTheme="minorHAnsi" w:cstheme="minorBidi"/>
          <w:noProof/>
          <w:sz w:val="22"/>
          <w:szCs w:val="22"/>
          <w:lang w:val="en-GB" w:eastAsia="en-GB"/>
        </w:rPr>
      </w:pPr>
      <w:hyperlink w:anchor="_Toc421089886" w:history="1">
        <w:r w:rsidR="008F5BBA" w:rsidRPr="003E09AF">
          <w:rPr>
            <w:rStyle w:val="Hyperlink"/>
            <w:noProof/>
            <w:lang w:val="en-GB"/>
          </w:rPr>
          <w:t>2</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Document Control</w:t>
        </w:r>
        <w:r w:rsidR="008F5BBA">
          <w:rPr>
            <w:noProof/>
            <w:webHidden/>
          </w:rPr>
          <w:tab/>
        </w:r>
        <w:r w:rsidR="008F5BBA">
          <w:rPr>
            <w:noProof/>
            <w:webHidden/>
          </w:rPr>
          <w:fldChar w:fldCharType="begin"/>
        </w:r>
        <w:r w:rsidR="008F5BBA">
          <w:rPr>
            <w:noProof/>
            <w:webHidden/>
          </w:rPr>
          <w:instrText xml:space="preserve"> PAGEREF _Toc421089886 \h </w:instrText>
        </w:r>
        <w:r w:rsidR="008F5BBA">
          <w:rPr>
            <w:noProof/>
            <w:webHidden/>
          </w:rPr>
        </w:r>
        <w:r w:rsidR="008F5BBA">
          <w:rPr>
            <w:noProof/>
            <w:webHidden/>
          </w:rPr>
          <w:fldChar w:fldCharType="separate"/>
        </w:r>
        <w:r w:rsidR="008F5BBA">
          <w:rPr>
            <w:noProof/>
            <w:webHidden/>
          </w:rPr>
          <w:t>5</w:t>
        </w:r>
        <w:r w:rsidR="008F5BBA">
          <w:rPr>
            <w:noProof/>
            <w:webHidden/>
          </w:rPr>
          <w:fldChar w:fldCharType="end"/>
        </w:r>
      </w:hyperlink>
    </w:p>
    <w:p w14:paraId="004CD751"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887" w:history="1">
        <w:r w:rsidR="008F5BBA" w:rsidRPr="003E09AF">
          <w:rPr>
            <w:rStyle w:val="Hyperlink"/>
            <w:noProof/>
            <w:lang w:val="en-GB"/>
          </w:rPr>
          <w:t>2.1</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Revision History</w:t>
        </w:r>
        <w:r w:rsidR="008F5BBA">
          <w:rPr>
            <w:noProof/>
            <w:webHidden/>
          </w:rPr>
          <w:tab/>
        </w:r>
        <w:r w:rsidR="008F5BBA">
          <w:rPr>
            <w:noProof/>
            <w:webHidden/>
          </w:rPr>
          <w:fldChar w:fldCharType="begin"/>
        </w:r>
        <w:r w:rsidR="008F5BBA">
          <w:rPr>
            <w:noProof/>
            <w:webHidden/>
          </w:rPr>
          <w:instrText xml:space="preserve"> PAGEREF _Toc421089887 \h </w:instrText>
        </w:r>
        <w:r w:rsidR="008F5BBA">
          <w:rPr>
            <w:noProof/>
            <w:webHidden/>
          </w:rPr>
        </w:r>
        <w:r w:rsidR="008F5BBA">
          <w:rPr>
            <w:noProof/>
            <w:webHidden/>
          </w:rPr>
          <w:fldChar w:fldCharType="separate"/>
        </w:r>
        <w:r w:rsidR="008F5BBA">
          <w:rPr>
            <w:noProof/>
            <w:webHidden/>
          </w:rPr>
          <w:t>5</w:t>
        </w:r>
        <w:r w:rsidR="008F5BBA">
          <w:rPr>
            <w:noProof/>
            <w:webHidden/>
          </w:rPr>
          <w:fldChar w:fldCharType="end"/>
        </w:r>
      </w:hyperlink>
    </w:p>
    <w:p w14:paraId="004CD752"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888" w:history="1">
        <w:r w:rsidR="008F5BBA" w:rsidRPr="003E09AF">
          <w:rPr>
            <w:rStyle w:val="Hyperlink"/>
            <w:noProof/>
            <w:lang w:val="en-GB"/>
          </w:rPr>
          <w:t>2.2</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Reviewers</w:t>
        </w:r>
        <w:r w:rsidR="008F5BBA">
          <w:rPr>
            <w:noProof/>
            <w:webHidden/>
          </w:rPr>
          <w:tab/>
        </w:r>
        <w:r w:rsidR="008F5BBA">
          <w:rPr>
            <w:noProof/>
            <w:webHidden/>
          </w:rPr>
          <w:fldChar w:fldCharType="begin"/>
        </w:r>
        <w:r w:rsidR="008F5BBA">
          <w:rPr>
            <w:noProof/>
            <w:webHidden/>
          </w:rPr>
          <w:instrText xml:space="preserve"> PAGEREF _Toc421089888 \h </w:instrText>
        </w:r>
        <w:r w:rsidR="008F5BBA">
          <w:rPr>
            <w:noProof/>
            <w:webHidden/>
          </w:rPr>
        </w:r>
        <w:r w:rsidR="008F5BBA">
          <w:rPr>
            <w:noProof/>
            <w:webHidden/>
          </w:rPr>
          <w:fldChar w:fldCharType="separate"/>
        </w:r>
        <w:r w:rsidR="008F5BBA">
          <w:rPr>
            <w:noProof/>
            <w:webHidden/>
          </w:rPr>
          <w:t>5</w:t>
        </w:r>
        <w:r w:rsidR="008F5BBA">
          <w:rPr>
            <w:noProof/>
            <w:webHidden/>
          </w:rPr>
          <w:fldChar w:fldCharType="end"/>
        </w:r>
      </w:hyperlink>
    </w:p>
    <w:p w14:paraId="004CD753"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889" w:history="1">
        <w:r w:rsidR="008F5BBA" w:rsidRPr="003E09AF">
          <w:rPr>
            <w:rStyle w:val="Hyperlink"/>
            <w:noProof/>
            <w:lang w:val="en-GB"/>
          </w:rPr>
          <w:t>2.3</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Related Document</w:t>
        </w:r>
        <w:r w:rsidR="008F5BBA">
          <w:rPr>
            <w:noProof/>
            <w:webHidden/>
          </w:rPr>
          <w:tab/>
        </w:r>
        <w:r w:rsidR="008F5BBA">
          <w:rPr>
            <w:noProof/>
            <w:webHidden/>
          </w:rPr>
          <w:fldChar w:fldCharType="begin"/>
        </w:r>
        <w:r w:rsidR="008F5BBA">
          <w:rPr>
            <w:noProof/>
            <w:webHidden/>
          </w:rPr>
          <w:instrText xml:space="preserve"> PAGEREF _Toc421089889 \h </w:instrText>
        </w:r>
        <w:r w:rsidR="008F5BBA">
          <w:rPr>
            <w:noProof/>
            <w:webHidden/>
          </w:rPr>
        </w:r>
        <w:r w:rsidR="008F5BBA">
          <w:rPr>
            <w:noProof/>
            <w:webHidden/>
          </w:rPr>
          <w:fldChar w:fldCharType="separate"/>
        </w:r>
        <w:r w:rsidR="008F5BBA">
          <w:rPr>
            <w:noProof/>
            <w:webHidden/>
          </w:rPr>
          <w:t>5</w:t>
        </w:r>
        <w:r w:rsidR="008F5BBA">
          <w:rPr>
            <w:noProof/>
            <w:webHidden/>
          </w:rPr>
          <w:fldChar w:fldCharType="end"/>
        </w:r>
      </w:hyperlink>
    </w:p>
    <w:p w14:paraId="004CD754"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890" w:history="1">
        <w:r w:rsidR="008F5BBA" w:rsidRPr="003E09AF">
          <w:rPr>
            <w:rStyle w:val="Hyperlink"/>
            <w:noProof/>
            <w:lang w:val="en-GB"/>
          </w:rPr>
          <w:t>2.4</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Approval</w:t>
        </w:r>
        <w:r w:rsidR="008F5BBA">
          <w:rPr>
            <w:noProof/>
            <w:webHidden/>
          </w:rPr>
          <w:tab/>
        </w:r>
        <w:r w:rsidR="008F5BBA">
          <w:rPr>
            <w:noProof/>
            <w:webHidden/>
          </w:rPr>
          <w:fldChar w:fldCharType="begin"/>
        </w:r>
        <w:r w:rsidR="008F5BBA">
          <w:rPr>
            <w:noProof/>
            <w:webHidden/>
          </w:rPr>
          <w:instrText xml:space="preserve"> PAGEREF _Toc421089890 \h </w:instrText>
        </w:r>
        <w:r w:rsidR="008F5BBA">
          <w:rPr>
            <w:noProof/>
            <w:webHidden/>
          </w:rPr>
        </w:r>
        <w:r w:rsidR="008F5BBA">
          <w:rPr>
            <w:noProof/>
            <w:webHidden/>
          </w:rPr>
          <w:fldChar w:fldCharType="separate"/>
        </w:r>
        <w:r w:rsidR="008F5BBA">
          <w:rPr>
            <w:noProof/>
            <w:webHidden/>
          </w:rPr>
          <w:t>5</w:t>
        </w:r>
        <w:r w:rsidR="008F5BBA">
          <w:rPr>
            <w:noProof/>
            <w:webHidden/>
          </w:rPr>
          <w:fldChar w:fldCharType="end"/>
        </w:r>
      </w:hyperlink>
    </w:p>
    <w:p w14:paraId="004CD755" w14:textId="77777777" w:rsidR="008F5BBA" w:rsidRDefault="00523BEC">
      <w:pPr>
        <w:pStyle w:val="TOC1"/>
        <w:rPr>
          <w:rFonts w:asciiTheme="minorHAnsi" w:eastAsiaTheme="minorEastAsia" w:hAnsiTheme="minorHAnsi" w:cstheme="minorBidi"/>
          <w:noProof/>
          <w:sz w:val="22"/>
          <w:szCs w:val="22"/>
          <w:lang w:val="en-GB" w:eastAsia="en-GB"/>
        </w:rPr>
      </w:pPr>
      <w:hyperlink w:anchor="_Toc421089891" w:history="1">
        <w:r w:rsidR="008F5BBA" w:rsidRPr="003E09AF">
          <w:rPr>
            <w:rStyle w:val="Hyperlink"/>
            <w:noProof/>
            <w:lang w:val="en-GB"/>
          </w:rPr>
          <w:t>3</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Controlling General Introduction</w:t>
        </w:r>
        <w:r w:rsidR="008F5BBA">
          <w:rPr>
            <w:noProof/>
            <w:webHidden/>
          </w:rPr>
          <w:tab/>
        </w:r>
        <w:r w:rsidR="008F5BBA">
          <w:rPr>
            <w:noProof/>
            <w:webHidden/>
          </w:rPr>
          <w:fldChar w:fldCharType="begin"/>
        </w:r>
        <w:r w:rsidR="008F5BBA">
          <w:rPr>
            <w:noProof/>
            <w:webHidden/>
          </w:rPr>
          <w:instrText xml:space="preserve"> PAGEREF _Toc421089891 \h </w:instrText>
        </w:r>
        <w:r w:rsidR="008F5BBA">
          <w:rPr>
            <w:noProof/>
            <w:webHidden/>
          </w:rPr>
        </w:r>
        <w:r w:rsidR="008F5BBA">
          <w:rPr>
            <w:noProof/>
            <w:webHidden/>
          </w:rPr>
          <w:fldChar w:fldCharType="separate"/>
        </w:r>
        <w:r w:rsidR="008F5BBA">
          <w:rPr>
            <w:noProof/>
            <w:webHidden/>
          </w:rPr>
          <w:t>6</w:t>
        </w:r>
        <w:r w:rsidR="008F5BBA">
          <w:rPr>
            <w:noProof/>
            <w:webHidden/>
          </w:rPr>
          <w:fldChar w:fldCharType="end"/>
        </w:r>
      </w:hyperlink>
    </w:p>
    <w:p w14:paraId="004CD756" w14:textId="77777777" w:rsidR="008F5BBA" w:rsidRDefault="00523BEC">
      <w:pPr>
        <w:pStyle w:val="TOC1"/>
        <w:rPr>
          <w:rFonts w:asciiTheme="minorHAnsi" w:eastAsiaTheme="minorEastAsia" w:hAnsiTheme="minorHAnsi" w:cstheme="minorBidi"/>
          <w:noProof/>
          <w:sz w:val="22"/>
          <w:szCs w:val="22"/>
          <w:lang w:val="en-GB" w:eastAsia="en-GB"/>
        </w:rPr>
      </w:pPr>
      <w:hyperlink w:anchor="_Toc421089892" w:history="1">
        <w:r w:rsidR="008F5BBA" w:rsidRPr="003E09AF">
          <w:rPr>
            <w:rStyle w:val="Hyperlink"/>
            <w:noProof/>
            <w:lang w:val="en-GB"/>
          </w:rPr>
          <w:t>4</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Controlling Organisation Structure</w:t>
        </w:r>
        <w:r w:rsidR="008F5BBA">
          <w:rPr>
            <w:noProof/>
            <w:webHidden/>
          </w:rPr>
          <w:tab/>
        </w:r>
        <w:r w:rsidR="008F5BBA">
          <w:rPr>
            <w:noProof/>
            <w:webHidden/>
          </w:rPr>
          <w:fldChar w:fldCharType="begin"/>
        </w:r>
        <w:r w:rsidR="008F5BBA">
          <w:rPr>
            <w:noProof/>
            <w:webHidden/>
          </w:rPr>
          <w:instrText xml:space="preserve"> PAGEREF _Toc421089892 \h </w:instrText>
        </w:r>
        <w:r w:rsidR="008F5BBA">
          <w:rPr>
            <w:noProof/>
            <w:webHidden/>
          </w:rPr>
        </w:r>
        <w:r w:rsidR="008F5BBA">
          <w:rPr>
            <w:noProof/>
            <w:webHidden/>
          </w:rPr>
          <w:fldChar w:fldCharType="separate"/>
        </w:r>
        <w:r w:rsidR="008F5BBA">
          <w:rPr>
            <w:noProof/>
            <w:webHidden/>
          </w:rPr>
          <w:t>7</w:t>
        </w:r>
        <w:r w:rsidR="008F5BBA">
          <w:rPr>
            <w:noProof/>
            <w:webHidden/>
          </w:rPr>
          <w:fldChar w:fldCharType="end"/>
        </w:r>
      </w:hyperlink>
    </w:p>
    <w:p w14:paraId="004CD757"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893" w:history="1">
        <w:r w:rsidR="008F5BBA" w:rsidRPr="003E09AF">
          <w:rPr>
            <w:rStyle w:val="Hyperlink"/>
            <w:noProof/>
            <w:lang w:val="en-GB"/>
          </w:rPr>
          <w:t>4.1</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Controlling Module Organisation Settings</w:t>
        </w:r>
        <w:r w:rsidR="008F5BBA">
          <w:rPr>
            <w:noProof/>
            <w:webHidden/>
          </w:rPr>
          <w:tab/>
        </w:r>
        <w:r w:rsidR="008F5BBA">
          <w:rPr>
            <w:noProof/>
            <w:webHidden/>
          </w:rPr>
          <w:fldChar w:fldCharType="begin"/>
        </w:r>
        <w:r w:rsidR="008F5BBA">
          <w:rPr>
            <w:noProof/>
            <w:webHidden/>
          </w:rPr>
          <w:instrText xml:space="preserve"> PAGEREF _Toc421089893 \h </w:instrText>
        </w:r>
        <w:r w:rsidR="008F5BBA">
          <w:rPr>
            <w:noProof/>
            <w:webHidden/>
          </w:rPr>
        </w:r>
        <w:r w:rsidR="008F5BBA">
          <w:rPr>
            <w:noProof/>
            <w:webHidden/>
          </w:rPr>
          <w:fldChar w:fldCharType="separate"/>
        </w:r>
        <w:r w:rsidR="008F5BBA">
          <w:rPr>
            <w:noProof/>
            <w:webHidden/>
          </w:rPr>
          <w:t>7</w:t>
        </w:r>
        <w:r w:rsidR="008F5BBA">
          <w:rPr>
            <w:noProof/>
            <w:webHidden/>
          </w:rPr>
          <w:fldChar w:fldCharType="end"/>
        </w:r>
      </w:hyperlink>
    </w:p>
    <w:p w14:paraId="004CD758" w14:textId="77777777" w:rsidR="008F5BBA" w:rsidRDefault="00523BEC">
      <w:pPr>
        <w:pStyle w:val="TOC3"/>
        <w:rPr>
          <w:rFonts w:asciiTheme="minorHAnsi" w:eastAsiaTheme="minorEastAsia" w:hAnsiTheme="minorHAnsi" w:cstheme="minorBidi"/>
          <w:noProof/>
          <w:sz w:val="22"/>
          <w:szCs w:val="22"/>
          <w:lang w:val="en-GB" w:eastAsia="en-GB"/>
        </w:rPr>
      </w:pPr>
      <w:hyperlink w:anchor="_Toc421089894" w:history="1">
        <w:r w:rsidR="008F5BBA" w:rsidRPr="003E09AF">
          <w:rPr>
            <w:rStyle w:val="Hyperlink"/>
            <w:noProof/>
            <w:lang w:val="en-GB"/>
          </w:rPr>
          <w:t>4.1.1</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Controlling Area Settings (FIN-00.02)</w:t>
        </w:r>
        <w:r w:rsidR="008F5BBA">
          <w:rPr>
            <w:noProof/>
            <w:webHidden/>
          </w:rPr>
          <w:tab/>
        </w:r>
        <w:r w:rsidR="008F5BBA">
          <w:rPr>
            <w:noProof/>
            <w:webHidden/>
          </w:rPr>
          <w:fldChar w:fldCharType="begin"/>
        </w:r>
        <w:r w:rsidR="008F5BBA">
          <w:rPr>
            <w:noProof/>
            <w:webHidden/>
          </w:rPr>
          <w:instrText xml:space="preserve"> PAGEREF _Toc421089894 \h </w:instrText>
        </w:r>
        <w:r w:rsidR="008F5BBA">
          <w:rPr>
            <w:noProof/>
            <w:webHidden/>
          </w:rPr>
        </w:r>
        <w:r w:rsidR="008F5BBA">
          <w:rPr>
            <w:noProof/>
            <w:webHidden/>
          </w:rPr>
          <w:fldChar w:fldCharType="separate"/>
        </w:r>
        <w:r w:rsidR="008F5BBA">
          <w:rPr>
            <w:noProof/>
            <w:webHidden/>
          </w:rPr>
          <w:t>7</w:t>
        </w:r>
        <w:r w:rsidR="008F5BBA">
          <w:rPr>
            <w:noProof/>
            <w:webHidden/>
          </w:rPr>
          <w:fldChar w:fldCharType="end"/>
        </w:r>
      </w:hyperlink>
    </w:p>
    <w:p w14:paraId="004CD759" w14:textId="77777777" w:rsidR="008F5BBA" w:rsidRDefault="00523BEC">
      <w:pPr>
        <w:pStyle w:val="TOC3"/>
        <w:rPr>
          <w:rFonts w:asciiTheme="minorHAnsi" w:eastAsiaTheme="minorEastAsia" w:hAnsiTheme="minorHAnsi" w:cstheme="minorBidi"/>
          <w:noProof/>
          <w:sz w:val="22"/>
          <w:szCs w:val="22"/>
          <w:lang w:val="en-GB" w:eastAsia="en-GB"/>
        </w:rPr>
      </w:pPr>
      <w:hyperlink w:anchor="_Toc421089895" w:history="1">
        <w:r w:rsidR="008F5BBA" w:rsidRPr="003E09AF">
          <w:rPr>
            <w:rStyle w:val="Hyperlink"/>
            <w:noProof/>
            <w:lang w:val="en-GB"/>
          </w:rPr>
          <w:t>4.1.2</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Operating Concern Settings (FIN-00.01)</w:t>
        </w:r>
        <w:r w:rsidR="008F5BBA">
          <w:rPr>
            <w:noProof/>
            <w:webHidden/>
          </w:rPr>
          <w:tab/>
        </w:r>
        <w:r w:rsidR="008F5BBA">
          <w:rPr>
            <w:noProof/>
            <w:webHidden/>
          </w:rPr>
          <w:fldChar w:fldCharType="begin"/>
        </w:r>
        <w:r w:rsidR="008F5BBA">
          <w:rPr>
            <w:noProof/>
            <w:webHidden/>
          </w:rPr>
          <w:instrText xml:space="preserve"> PAGEREF _Toc421089895 \h </w:instrText>
        </w:r>
        <w:r w:rsidR="008F5BBA">
          <w:rPr>
            <w:noProof/>
            <w:webHidden/>
          </w:rPr>
        </w:r>
        <w:r w:rsidR="008F5BBA">
          <w:rPr>
            <w:noProof/>
            <w:webHidden/>
          </w:rPr>
          <w:fldChar w:fldCharType="separate"/>
        </w:r>
        <w:r w:rsidR="008F5BBA">
          <w:rPr>
            <w:noProof/>
            <w:webHidden/>
          </w:rPr>
          <w:t>7</w:t>
        </w:r>
        <w:r w:rsidR="008F5BBA">
          <w:rPr>
            <w:noProof/>
            <w:webHidden/>
          </w:rPr>
          <w:fldChar w:fldCharType="end"/>
        </w:r>
      </w:hyperlink>
    </w:p>
    <w:p w14:paraId="004CD75A"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896" w:history="1">
        <w:r w:rsidR="008F5BBA" w:rsidRPr="003E09AF">
          <w:rPr>
            <w:rStyle w:val="Hyperlink"/>
            <w:noProof/>
            <w:lang w:val="en-GB"/>
          </w:rPr>
          <w:t>4.2</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Other Controlling Organisation Structures</w:t>
        </w:r>
        <w:r w:rsidR="008F5BBA">
          <w:rPr>
            <w:noProof/>
            <w:webHidden/>
          </w:rPr>
          <w:tab/>
        </w:r>
        <w:r w:rsidR="008F5BBA">
          <w:rPr>
            <w:noProof/>
            <w:webHidden/>
          </w:rPr>
          <w:fldChar w:fldCharType="begin"/>
        </w:r>
        <w:r w:rsidR="008F5BBA">
          <w:rPr>
            <w:noProof/>
            <w:webHidden/>
          </w:rPr>
          <w:instrText xml:space="preserve"> PAGEREF _Toc421089896 \h </w:instrText>
        </w:r>
        <w:r w:rsidR="008F5BBA">
          <w:rPr>
            <w:noProof/>
            <w:webHidden/>
          </w:rPr>
        </w:r>
        <w:r w:rsidR="008F5BBA">
          <w:rPr>
            <w:noProof/>
            <w:webHidden/>
          </w:rPr>
          <w:fldChar w:fldCharType="separate"/>
        </w:r>
        <w:r w:rsidR="008F5BBA">
          <w:rPr>
            <w:noProof/>
            <w:webHidden/>
          </w:rPr>
          <w:t>8</w:t>
        </w:r>
        <w:r w:rsidR="008F5BBA">
          <w:rPr>
            <w:noProof/>
            <w:webHidden/>
          </w:rPr>
          <w:fldChar w:fldCharType="end"/>
        </w:r>
      </w:hyperlink>
    </w:p>
    <w:p w14:paraId="004CD75B" w14:textId="77777777" w:rsidR="008F5BBA" w:rsidRDefault="00523BEC">
      <w:pPr>
        <w:pStyle w:val="TOC3"/>
        <w:rPr>
          <w:rFonts w:asciiTheme="minorHAnsi" w:eastAsiaTheme="minorEastAsia" w:hAnsiTheme="minorHAnsi" w:cstheme="minorBidi"/>
          <w:noProof/>
          <w:sz w:val="22"/>
          <w:szCs w:val="22"/>
          <w:lang w:val="en-GB" w:eastAsia="en-GB"/>
        </w:rPr>
      </w:pPr>
      <w:hyperlink w:anchor="_Toc421089897" w:history="1">
        <w:r w:rsidR="008F5BBA" w:rsidRPr="003E09AF">
          <w:rPr>
            <w:rStyle w:val="Hyperlink"/>
            <w:noProof/>
            <w:lang w:val="en-GB"/>
          </w:rPr>
          <w:t>4.2.1</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Profit Centres</w:t>
        </w:r>
        <w:r w:rsidR="008F5BBA">
          <w:rPr>
            <w:noProof/>
            <w:webHidden/>
          </w:rPr>
          <w:tab/>
        </w:r>
        <w:r w:rsidR="008F5BBA">
          <w:rPr>
            <w:noProof/>
            <w:webHidden/>
          </w:rPr>
          <w:fldChar w:fldCharType="begin"/>
        </w:r>
        <w:r w:rsidR="008F5BBA">
          <w:rPr>
            <w:noProof/>
            <w:webHidden/>
          </w:rPr>
          <w:instrText xml:space="preserve"> PAGEREF _Toc421089897 \h </w:instrText>
        </w:r>
        <w:r w:rsidR="008F5BBA">
          <w:rPr>
            <w:noProof/>
            <w:webHidden/>
          </w:rPr>
        </w:r>
        <w:r w:rsidR="008F5BBA">
          <w:rPr>
            <w:noProof/>
            <w:webHidden/>
          </w:rPr>
          <w:fldChar w:fldCharType="separate"/>
        </w:r>
        <w:r w:rsidR="008F5BBA">
          <w:rPr>
            <w:noProof/>
            <w:webHidden/>
          </w:rPr>
          <w:t>8</w:t>
        </w:r>
        <w:r w:rsidR="008F5BBA">
          <w:rPr>
            <w:noProof/>
            <w:webHidden/>
          </w:rPr>
          <w:fldChar w:fldCharType="end"/>
        </w:r>
      </w:hyperlink>
    </w:p>
    <w:p w14:paraId="004CD75C" w14:textId="77777777" w:rsidR="008F5BBA" w:rsidRDefault="00523BEC">
      <w:pPr>
        <w:pStyle w:val="TOC3"/>
        <w:rPr>
          <w:rFonts w:asciiTheme="minorHAnsi" w:eastAsiaTheme="minorEastAsia" w:hAnsiTheme="minorHAnsi" w:cstheme="minorBidi"/>
          <w:noProof/>
          <w:sz w:val="22"/>
          <w:szCs w:val="22"/>
          <w:lang w:val="en-GB" w:eastAsia="en-GB"/>
        </w:rPr>
      </w:pPr>
      <w:hyperlink w:anchor="_Toc421089898" w:history="1">
        <w:r w:rsidR="008F5BBA" w:rsidRPr="003E09AF">
          <w:rPr>
            <w:rStyle w:val="Hyperlink"/>
            <w:noProof/>
            <w:lang w:val="en-GB"/>
          </w:rPr>
          <w:t>4.2.2</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Cost Centres</w:t>
        </w:r>
        <w:r w:rsidR="008F5BBA">
          <w:rPr>
            <w:noProof/>
            <w:webHidden/>
          </w:rPr>
          <w:tab/>
        </w:r>
        <w:r w:rsidR="008F5BBA">
          <w:rPr>
            <w:noProof/>
            <w:webHidden/>
          </w:rPr>
          <w:fldChar w:fldCharType="begin"/>
        </w:r>
        <w:r w:rsidR="008F5BBA">
          <w:rPr>
            <w:noProof/>
            <w:webHidden/>
          </w:rPr>
          <w:instrText xml:space="preserve"> PAGEREF _Toc421089898 \h </w:instrText>
        </w:r>
        <w:r w:rsidR="008F5BBA">
          <w:rPr>
            <w:noProof/>
            <w:webHidden/>
          </w:rPr>
        </w:r>
        <w:r w:rsidR="008F5BBA">
          <w:rPr>
            <w:noProof/>
            <w:webHidden/>
          </w:rPr>
          <w:fldChar w:fldCharType="separate"/>
        </w:r>
        <w:r w:rsidR="008F5BBA">
          <w:rPr>
            <w:noProof/>
            <w:webHidden/>
          </w:rPr>
          <w:t>8</w:t>
        </w:r>
        <w:r w:rsidR="008F5BBA">
          <w:rPr>
            <w:noProof/>
            <w:webHidden/>
          </w:rPr>
          <w:fldChar w:fldCharType="end"/>
        </w:r>
      </w:hyperlink>
    </w:p>
    <w:p w14:paraId="004CD75D"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899" w:history="1">
        <w:r w:rsidR="008F5BBA" w:rsidRPr="003E09AF">
          <w:rPr>
            <w:rStyle w:val="Hyperlink"/>
            <w:noProof/>
            <w:lang w:val="en-GB"/>
          </w:rPr>
          <w:t>4.3</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Finance Organisation Structure Object Catalogue</w:t>
        </w:r>
        <w:r w:rsidR="008F5BBA">
          <w:rPr>
            <w:noProof/>
            <w:webHidden/>
          </w:rPr>
          <w:tab/>
        </w:r>
        <w:r w:rsidR="008F5BBA">
          <w:rPr>
            <w:noProof/>
            <w:webHidden/>
          </w:rPr>
          <w:fldChar w:fldCharType="begin"/>
        </w:r>
        <w:r w:rsidR="008F5BBA">
          <w:rPr>
            <w:noProof/>
            <w:webHidden/>
          </w:rPr>
          <w:instrText xml:space="preserve"> PAGEREF _Toc421089899 \h </w:instrText>
        </w:r>
        <w:r w:rsidR="008F5BBA">
          <w:rPr>
            <w:noProof/>
            <w:webHidden/>
          </w:rPr>
        </w:r>
        <w:r w:rsidR="008F5BBA">
          <w:rPr>
            <w:noProof/>
            <w:webHidden/>
          </w:rPr>
          <w:fldChar w:fldCharType="separate"/>
        </w:r>
        <w:r w:rsidR="008F5BBA">
          <w:rPr>
            <w:noProof/>
            <w:webHidden/>
          </w:rPr>
          <w:t>9</w:t>
        </w:r>
        <w:r w:rsidR="008F5BBA">
          <w:rPr>
            <w:noProof/>
            <w:webHidden/>
          </w:rPr>
          <w:fldChar w:fldCharType="end"/>
        </w:r>
      </w:hyperlink>
    </w:p>
    <w:p w14:paraId="004CD75E" w14:textId="77777777" w:rsidR="008F5BBA" w:rsidRDefault="00523BEC">
      <w:pPr>
        <w:pStyle w:val="TOC1"/>
        <w:rPr>
          <w:rFonts w:asciiTheme="minorHAnsi" w:eastAsiaTheme="minorEastAsia" w:hAnsiTheme="minorHAnsi" w:cstheme="minorBidi"/>
          <w:noProof/>
          <w:sz w:val="22"/>
          <w:szCs w:val="22"/>
          <w:lang w:val="en-GB" w:eastAsia="en-GB"/>
        </w:rPr>
      </w:pPr>
      <w:hyperlink w:anchor="_Toc421089900" w:history="1">
        <w:r w:rsidR="008F5BBA" w:rsidRPr="003E09AF">
          <w:rPr>
            <w:rStyle w:val="Hyperlink"/>
            <w:noProof/>
            <w:lang w:val="en-GB"/>
          </w:rPr>
          <w:t>5</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Controlling Master Data</w:t>
        </w:r>
        <w:r w:rsidR="008F5BBA">
          <w:rPr>
            <w:noProof/>
            <w:webHidden/>
          </w:rPr>
          <w:tab/>
        </w:r>
        <w:r w:rsidR="008F5BBA">
          <w:rPr>
            <w:noProof/>
            <w:webHidden/>
          </w:rPr>
          <w:fldChar w:fldCharType="begin"/>
        </w:r>
        <w:r w:rsidR="008F5BBA">
          <w:rPr>
            <w:noProof/>
            <w:webHidden/>
          </w:rPr>
          <w:instrText xml:space="preserve"> PAGEREF _Toc421089900 \h </w:instrText>
        </w:r>
        <w:r w:rsidR="008F5BBA">
          <w:rPr>
            <w:noProof/>
            <w:webHidden/>
          </w:rPr>
        </w:r>
        <w:r w:rsidR="008F5BBA">
          <w:rPr>
            <w:noProof/>
            <w:webHidden/>
          </w:rPr>
          <w:fldChar w:fldCharType="separate"/>
        </w:r>
        <w:r w:rsidR="008F5BBA">
          <w:rPr>
            <w:noProof/>
            <w:webHidden/>
          </w:rPr>
          <w:t>12</w:t>
        </w:r>
        <w:r w:rsidR="008F5BBA">
          <w:rPr>
            <w:noProof/>
            <w:webHidden/>
          </w:rPr>
          <w:fldChar w:fldCharType="end"/>
        </w:r>
      </w:hyperlink>
    </w:p>
    <w:p w14:paraId="004CD75F"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01" w:history="1">
        <w:r w:rsidR="008F5BBA" w:rsidRPr="003E09AF">
          <w:rPr>
            <w:rStyle w:val="Hyperlink"/>
            <w:noProof/>
            <w:lang w:val="en-GB"/>
          </w:rPr>
          <w:t>5.1</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Profit Centres</w:t>
        </w:r>
        <w:r w:rsidR="008F5BBA">
          <w:rPr>
            <w:noProof/>
            <w:webHidden/>
          </w:rPr>
          <w:tab/>
        </w:r>
        <w:r w:rsidR="008F5BBA">
          <w:rPr>
            <w:noProof/>
            <w:webHidden/>
          </w:rPr>
          <w:fldChar w:fldCharType="begin"/>
        </w:r>
        <w:r w:rsidR="008F5BBA">
          <w:rPr>
            <w:noProof/>
            <w:webHidden/>
          </w:rPr>
          <w:instrText xml:space="preserve"> PAGEREF _Toc421089901 \h </w:instrText>
        </w:r>
        <w:r w:rsidR="008F5BBA">
          <w:rPr>
            <w:noProof/>
            <w:webHidden/>
          </w:rPr>
        </w:r>
        <w:r w:rsidR="008F5BBA">
          <w:rPr>
            <w:noProof/>
            <w:webHidden/>
          </w:rPr>
          <w:fldChar w:fldCharType="separate"/>
        </w:r>
        <w:r w:rsidR="008F5BBA">
          <w:rPr>
            <w:noProof/>
            <w:webHidden/>
          </w:rPr>
          <w:t>12</w:t>
        </w:r>
        <w:r w:rsidR="008F5BBA">
          <w:rPr>
            <w:noProof/>
            <w:webHidden/>
          </w:rPr>
          <w:fldChar w:fldCharType="end"/>
        </w:r>
      </w:hyperlink>
    </w:p>
    <w:p w14:paraId="004CD760" w14:textId="77777777" w:rsidR="008F5BBA" w:rsidRDefault="00523BEC">
      <w:pPr>
        <w:pStyle w:val="TOC3"/>
        <w:rPr>
          <w:rFonts w:asciiTheme="minorHAnsi" w:eastAsiaTheme="minorEastAsia" w:hAnsiTheme="minorHAnsi" w:cstheme="minorBidi"/>
          <w:noProof/>
          <w:sz w:val="22"/>
          <w:szCs w:val="22"/>
          <w:lang w:val="en-GB" w:eastAsia="en-GB"/>
        </w:rPr>
      </w:pPr>
      <w:hyperlink w:anchor="_Toc421089902" w:history="1">
        <w:r w:rsidR="008F5BBA" w:rsidRPr="003E09AF">
          <w:rPr>
            <w:rStyle w:val="Hyperlink"/>
            <w:noProof/>
          </w:rPr>
          <w:t>5.1.1</w:t>
        </w:r>
        <w:r w:rsidR="008F5BBA">
          <w:rPr>
            <w:rFonts w:asciiTheme="minorHAnsi" w:eastAsiaTheme="minorEastAsia" w:hAnsiTheme="minorHAnsi" w:cstheme="minorBidi"/>
            <w:noProof/>
            <w:sz w:val="22"/>
            <w:szCs w:val="22"/>
            <w:lang w:val="en-GB" w:eastAsia="en-GB"/>
          </w:rPr>
          <w:tab/>
        </w:r>
        <w:r w:rsidR="008F5BBA" w:rsidRPr="003E09AF">
          <w:rPr>
            <w:rStyle w:val="Hyperlink"/>
            <w:noProof/>
          </w:rPr>
          <w:t>Profit Centre Creation Process (FIN-01.04)</w:t>
        </w:r>
        <w:r w:rsidR="008F5BBA">
          <w:rPr>
            <w:noProof/>
            <w:webHidden/>
          </w:rPr>
          <w:tab/>
        </w:r>
        <w:r w:rsidR="008F5BBA">
          <w:rPr>
            <w:noProof/>
            <w:webHidden/>
          </w:rPr>
          <w:fldChar w:fldCharType="begin"/>
        </w:r>
        <w:r w:rsidR="008F5BBA">
          <w:rPr>
            <w:noProof/>
            <w:webHidden/>
          </w:rPr>
          <w:instrText xml:space="preserve"> PAGEREF _Toc421089902 \h </w:instrText>
        </w:r>
        <w:r w:rsidR="008F5BBA">
          <w:rPr>
            <w:noProof/>
            <w:webHidden/>
          </w:rPr>
        </w:r>
        <w:r w:rsidR="008F5BBA">
          <w:rPr>
            <w:noProof/>
            <w:webHidden/>
          </w:rPr>
          <w:fldChar w:fldCharType="separate"/>
        </w:r>
        <w:r w:rsidR="008F5BBA">
          <w:rPr>
            <w:noProof/>
            <w:webHidden/>
          </w:rPr>
          <w:t>13</w:t>
        </w:r>
        <w:r w:rsidR="008F5BBA">
          <w:rPr>
            <w:noProof/>
            <w:webHidden/>
          </w:rPr>
          <w:fldChar w:fldCharType="end"/>
        </w:r>
      </w:hyperlink>
    </w:p>
    <w:p w14:paraId="004CD761" w14:textId="77777777" w:rsidR="008F5BBA" w:rsidRDefault="00523BEC">
      <w:pPr>
        <w:pStyle w:val="TOC3"/>
        <w:rPr>
          <w:rFonts w:asciiTheme="minorHAnsi" w:eastAsiaTheme="minorEastAsia" w:hAnsiTheme="minorHAnsi" w:cstheme="minorBidi"/>
          <w:noProof/>
          <w:sz w:val="22"/>
          <w:szCs w:val="22"/>
          <w:lang w:val="en-GB" w:eastAsia="en-GB"/>
        </w:rPr>
      </w:pPr>
      <w:hyperlink w:anchor="_Toc421089903" w:history="1">
        <w:r w:rsidR="008F5BBA" w:rsidRPr="003E09AF">
          <w:rPr>
            <w:rStyle w:val="Hyperlink"/>
            <w:noProof/>
          </w:rPr>
          <w:t>5.1.2</w:t>
        </w:r>
        <w:r w:rsidR="008F5BBA">
          <w:rPr>
            <w:rFonts w:asciiTheme="minorHAnsi" w:eastAsiaTheme="minorEastAsia" w:hAnsiTheme="minorHAnsi" w:cstheme="minorBidi"/>
            <w:noProof/>
            <w:sz w:val="22"/>
            <w:szCs w:val="22"/>
            <w:lang w:val="en-GB" w:eastAsia="en-GB"/>
          </w:rPr>
          <w:tab/>
        </w:r>
        <w:r w:rsidR="008F5BBA" w:rsidRPr="003E09AF">
          <w:rPr>
            <w:rStyle w:val="Hyperlink"/>
            <w:noProof/>
          </w:rPr>
          <w:t>Profit Centre Naming and Number Convention</w:t>
        </w:r>
        <w:r w:rsidR="008F5BBA">
          <w:rPr>
            <w:noProof/>
            <w:webHidden/>
          </w:rPr>
          <w:tab/>
        </w:r>
        <w:r w:rsidR="008F5BBA">
          <w:rPr>
            <w:noProof/>
            <w:webHidden/>
          </w:rPr>
          <w:fldChar w:fldCharType="begin"/>
        </w:r>
        <w:r w:rsidR="008F5BBA">
          <w:rPr>
            <w:noProof/>
            <w:webHidden/>
          </w:rPr>
          <w:instrText xml:space="preserve"> PAGEREF _Toc421089903 \h </w:instrText>
        </w:r>
        <w:r w:rsidR="008F5BBA">
          <w:rPr>
            <w:noProof/>
            <w:webHidden/>
          </w:rPr>
        </w:r>
        <w:r w:rsidR="008F5BBA">
          <w:rPr>
            <w:noProof/>
            <w:webHidden/>
          </w:rPr>
          <w:fldChar w:fldCharType="separate"/>
        </w:r>
        <w:r w:rsidR="008F5BBA">
          <w:rPr>
            <w:noProof/>
            <w:webHidden/>
          </w:rPr>
          <w:t>15</w:t>
        </w:r>
        <w:r w:rsidR="008F5BBA">
          <w:rPr>
            <w:noProof/>
            <w:webHidden/>
          </w:rPr>
          <w:fldChar w:fldCharType="end"/>
        </w:r>
      </w:hyperlink>
    </w:p>
    <w:p w14:paraId="004CD762"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04" w:history="1">
        <w:r w:rsidR="008F5BBA" w:rsidRPr="003E09AF">
          <w:rPr>
            <w:rStyle w:val="Hyperlink"/>
            <w:noProof/>
            <w:lang w:val="en-GB"/>
          </w:rPr>
          <w:t>5.2</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Cost Centres</w:t>
        </w:r>
        <w:r w:rsidR="008F5BBA">
          <w:rPr>
            <w:noProof/>
            <w:webHidden/>
          </w:rPr>
          <w:tab/>
        </w:r>
        <w:r w:rsidR="008F5BBA">
          <w:rPr>
            <w:noProof/>
            <w:webHidden/>
          </w:rPr>
          <w:fldChar w:fldCharType="begin"/>
        </w:r>
        <w:r w:rsidR="008F5BBA">
          <w:rPr>
            <w:noProof/>
            <w:webHidden/>
          </w:rPr>
          <w:instrText xml:space="preserve"> PAGEREF _Toc421089904 \h </w:instrText>
        </w:r>
        <w:r w:rsidR="008F5BBA">
          <w:rPr>
            <w:noProof/>
            <w:webHidden/>
          </w:rPr>
        </w:r>
        <w:r w:rsidR="008F5BBA">
          <w:rPr>
            <w:noProof/>
            <w:webHidden/>
          </w:rPr>
          <w:fldChar w:fldCharType="separate"/>
        </w:r>
        <w:r w:rsidR="008F5BBA">
          <w:rPr>
            <w:noProof/>
            <w:webHidden/>
          </w:rPr>
          <w:t>19</w:t>
        </w:r>
        <w:r w:rsidR="008F5BBA">
          <w:rPr>
            <w:noProof/>
            <w:webHidden/>
          </w:rPr>
          <w:fldChar w:fldCharType="end"/>
        </w:r>
      </w:hyperlink>
    </w:p>
    <w:p w14:paraId="004CD763" w14:textId="77777777" w:rsidR="008F5BBA" w:rsidRDefault="00523BEC">
      <w:pPr>
        <w:pStyle w:val="TOC3"/>
        <w:rPr>
          <w:rFonts w:asciiTheme="minorHAnsi" w:eastAsiaTheme="minorEastAsia" w:hAnsiTheme="minorHAnsi" w:cstheme="minorBidi"/>
          <w:noProof/>
          <w:sz w:val="22"/>
          <w:szCs w:val="22"/>
          <w:lang w:val="en-GB" w:eastAsia="en-GB"/>
        </w:rPr>
      </w:pPr>
      <w:hyperlink w:anchor="_Toc421089905" w:history="1">
        <w:r w:rsidR="008F5BBA" w:rsidRPr="003E09AF">
          <w:rPr>
            <w:rStyle w:val="Hyperlink"/>
            <w:noProof/>
          </w:rPr>
          <w:t>5.2.1</w:t>
        </w:r>
        <w:r w:rsidR="008F5BBA">
          <w:rPr>
            <w:rFonts w:asciiTheme="minorHAnsi" w:eastAsiaTheme="minorEastAsia" w:hAnsiTheme="minorHAnsi" w:cstheme="minorBidi"/>
            <w:noProof/>
            <w:sz w:val="22"/>
            <w:szCs w:val="22"/>
            <w:lang w:val="en-GB" w:eastAsia="en-GB"/>
          </w:rPr>
          <w:tab/>
        </w:r>
        <w:r w:rsidR="008F5BBA" w:rsidRPr="003E09AF">
          <w:rPr>
            <w:rStyle w:val="Hyperlink"/>
            <w:noProof/>
          </w:rPr>
          <w:t>Cost Centre Creation Process (FIN-01.05)</w:t>
        </w:r>
        <w:r w:rsidR="008F5BBA">
          <w:rPr>
            <w:noProof/>
            <w:webHidden/>
          </w:rPr>
          <w:tab/>
        </w:r>
        <w:r w:rsidR="008F5BBA">
          <w:rPr>
            <w:noProof/>
            <w:webHidden/>
          </w:rPr>
          <w:fldChar w:fldCharType="begin"/>
        </w:r>
        <w:r w:rsidR="008F5BBA">
          <w:rPr>
            <w:noProof/>
            <w:webHidden/>
          </w:rPr>
          <w:instrText xml:space="preserve"> PAGEREF _Toc421089905 \h </w:instrText>
        </w:r>
        <w:r w:rsidR="008F5BBA">
          <w:rPr>
            <w:noProof/>
            <w:webHidden/>
          </w:rPr>
        </w:r>
        <w:r w:rsidR="008F5BBA">
          <w:rPr>
            <w:noProof/>
            <w:webHidden/>
          </w:rPr>
          <w:fldChar w:fldCharType="separate"/>
        </w:r>
        <w:r w:rsidR="008F5BBA">
          <w:rPr>
            <w:noProof/>
            <w:webHidden/>
          </w:rPr>
          <w:t>20</w:t>
        </w:r>
        <w:r w:rsidR="008F5BBA">
          <w:rPr>
            <w:noProof/>
            <w:webHidden/>
          </w:rPr>
          <w:fldChar w:fldCharType="end"/>
        </w:r>
      </w:hyperlink>
    </w:p>
    <w:p w14:paraId="004CD764" w14:textId="77777777" w:rsidR="008F5BBA" w:rsidRDefault="00523BEC">
      <w:pPr>
        <w:pStyle w:val="TOC3"/>
        <w:rPr>
          <w:rFonts w:asciiTheme="minorHAnsi" w:eastAsiaTheme="minorEastAsia" w:hAnsiTheme="minorHAnsi" w:cstheme="minorBidi"/>
          <w:noProof/>
          <w:sz w:val="22"/>
          <w:szCs w:val="22"/>
          <w:lang w:val="en-GB" w:eastAsia="en-GB"/>
        </w:rPr>
      </w:pPr>
      <w:hyperlink w:anchor="_Toc421089906" w:history="1">
        <w:r w:rsidR="008F5BBA" w:rsidRPr="003E09AF">
          <w:rPr>
            <w:rStyle w:val="Hyperlink"/>
            <w:noProof/>
          </w:rPr>
          <w:t>5.2.2</w:t>
        </w:r>
        <w:r w:rsidR="008F5BBA">
          <w:rPr>
            <w:rFonts w:asciiTheme="minorHAnsi" w:eastAsiaTheme="minorEastAsia" w:hAnsiTheme="minorHAnsi" w:cstheme="minorBidi"/>
            <w:noProof/>
            <w:sz w:val="22"/>
            <w:szCs w:val="22"/>
            <w:lang w:val="en-GB" w:eastAsia="en-GB"/>
          </w:rPr>
          <w:tab/>
        </w:r>
        <w:r w:rsidR="008F5BBA" w:rsidRPr="003E09AF">
          <w:rPr>
            <w:rStyle w:val="Hyperlink"/>
            <w:noProof/>
          </w:rPr>
          <w:t>Cost Centre Naming and Number Convention</w:t>
        </w:r>
        <w:r w:rsidR="008F5BBA">
          <w:rPr>
            <w:noProof/>
            <w:webHidden/>
          </w:rPr>
          <w:tab/>
        </w:r>
        <w:r w:rsidR="008F5BBA">
          <w:rPr>
            <w:noProof/>
            <w:webHidden/>
          </w:rPr>
          <w:fldChar w:fldCharType="begin"/>
        </w:r>
        <w:r w:rsidR="008F5BBA">
          <w:rPr>
            <w:noProof/>
            <w:webHidden/>
          </w:rPr>
          <w:instrText xml:space="preserve"> PAGEREF _Toc421089906 \h </w:instrText>
        </w:r>
        <w:r w:rsidR="008F5BBA">
          <w:rPr>
            <w:noProof/>
            <w:webHidden/>
          </w:rPr>
        </w:r>
        <w:r w:rsidR="008F5BBA">
          <w:rPr>
            <w:noProof/>
            <w:webHidden/>
          </w:rPr>
          <w:fldChar w:fldCharType="separate"/>
        </w:r>
        <w:r w:rsidR="008F5BBA">
          <w:rPr>
            <w:noProof/>
            <w:webHidden/>
          </w:rPr>
          <w:t>22</w:t>
        </w:r>
        <w:r w:rsidR="008F5BBA">
          <w:rPr>
            <w:noProof/>
            <w:webHidden/>
          </w:rPr>
          <w:fldChar w:fldCharType="end"/>
        </w:r>
      </w:hyperlink>
    </w:p>
    <w:p w14:paraId="004CD765"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07" w:history="1">
        <w:r w:rsidR="008F5BBA" w:rsidRPr="003E09AF">
          <w:rPr>
            <w:rStyle w:val="Hyperlink"/>
            <w:noProof/>
            <w:lang w:val="en-GB"/>
          </w:rPr>
          <w:t>5.3</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Profit and Cost Centre Hierarchies</w:t>
        </w:r>
        <w:r w:rsidR="008F5BBA">
          <w:rPr>
            <w:noProof/>
            <w:webHidden/>
          </w:rPr>
          <w:tab/>
        </w:r>
        <w:r w:rsidR="008F5BBA">
          <w:rPr>
            <w:noProof/>
            <w:webHidden/>
          </w:rPr>
          <w:fldChar w:fldCharType="begin"/>
        </w:r>
        <w:r w:rsidR="008F5BBA">
          <w:rPr>
            <w:noProof/>
            <w:webHidden/>
          </w:rPr>
          <w:instrText xml:space="preserve"> PAGEREF _Toc421089907 \h </w:instrText>
        </w:r>
        <w:r w:rsidR="008F5BBA">
          <w:rPr>
            <w:noProof/>
            <w:webHidden/>
          </w:rPr>
        </w:r>
        <w:r w:rsidR="008F5BBA">
          <w:rPr>
            <w:noProof/>
            <w:webHidden/>
          </w:rPr>
          <w:fldChar w:fldCharType="separate"/>
        </w:r>
        <w:r w:rsidR="008F5BBA">
          <w:rPr>
            <w:noProof/>
            <w:webHidden/>
          </w:rPr>
          <w:t>27</w:t>
        </w:r>
        <w:r w:rsidR="008F5BBA">
          <w:rPr>
            <w:noProof/>
            <w:webHidden/>
          </w:rPr>
          <w:fldChar w:fldCharType="end"/>
        </w:r>
      </w:hyperlink>
    </w:p>
    <w:p w14:paraId="004CD766"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08" w:history="1">
        <w:r w:rsidR="008F5BBA" w:rsidRPr="003E09AF">
          <w:rPr>
            <w:rStyle w:val="Hyperlink"/>
            <w:noProof/>
            <w:lang w:val="en-GB"/>
          </w:rPr>
          <w:t>5.4</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Internal Orders</w:t>
        </w:r>
        <w:r w:rsidR="008F5BBA">
          <w:rPr>
            <w:noProof/>
            <w:webHidden/>
          </w:rPr>
          <w:tab/>
        </w:r>
        <w:r w:rsidR="008F5BBA">
          <w:rPr>
            <w:noProof/>
            <w:webHidden/>
          </w:rPr>
          <w:fldChar w:fldCharType="begin"/>
        </w:r>
        <w:r w:rsidR="008F5BBA">
          <w:rPr>
            <w:noProof/>
            <w:webHidden/>
          </w:rPr>
          <w:instrText xml:space="preserve"> PAGEREF _Toc421089908 \h </w:instrText>
        </w:r>
        <w:r w:rsidR="008F5BBA">
          <w:rPr>
            <w:noProof/>
            <w:webHidden/>
          </w:rPr>
        </w:r>
        <w:r w:rsidR="008F5BBA">
          <w:rPr>
            <w:noProof/>
            <w:webHidden/>
          </w:rPr>
          <w:fldChar w:fldCharType="separate"/>
        </w:r>
        <w:r w:rsidR="008F5BBA">
          <w:rPr>
            <w:noProof/>
            <w:webHidden/>
          </w:rPr>
          <w:t>30</w:t>
        </w:r>
        <w:r w:rsidR="008F5BBA">
          <w:rPr>
            <w:noProof/>
            <w:webHidden/>
          </w:rPr>
          <w:fldChar w:fldCharType="end"/>
        </w:r>
      </w:hyperlink>
    </w:p>
    <w:p w14:paraId="004CD767"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09" w:history="1">
        <w:r w:rsidR="008F5BBA" w:rsidRPr="003E09AF">
          <w:rPr>
            <w:rStyle w:val="Hyperlink"/>
            <w:noProof/>
            <w:lang w:bidi="en-US"/>
          </w:rPr>
          <w:t>5.5</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bidi="en-US"/>
          </w:rPr>
          <w:t>Projects (FIN-01.06)</w:t>
        </w:r>
        <w:r w:rsidR="008F5BBA">
          <w:rPr>
            <w:noProof/>
            <w:webHidden/>
          </w:rPr>
          <w:tab/>
        </w:r>
        <w:r w:rsidR="008F5BBA">
          <w:rPr>
            <w:noProof/>
            <w:webHidden/>
          </w:rPr>
          <w:fldChar w:fldCharType="begin"/>
        </w:r>
        <w:r w:rsidR="008F5BBA">
          <w:rPr>
            <w:noProof/>
            <w:webHidden/>
          </w:rPr>
          <w:instrText xml:space="preserve"> PAGEREF _Toc421089909 \h </w:instrText>
        </w:r>
        <w:r w:rsidR="008F5BBA">
          <w:rPr>
            <w:noProof/>
            <w:webHidden/>
          </w:rPr>
        </w:r>
        <w:r w:rsidR="008F5BBA">
          <w:rPr>
            <w:noProof/>
            <w:webHidden/>
          </w:rPr>
          <w:fldChar w:fldCharType="separate"/>
        </w:r>
        <w:r w:rsidR="008F5BBA">
          <w:rPr>
            <w:noProof/>
            <w:webHidden/>
          </w:rPr>
          <w:t>31</w:t>
        </w:r>
        <w:r w:rsidR="008F5BBA">
          <w:rPr>
            <w:noProof/>
            <w:webHidden/>
          </w:rPr>
          <w:fldChar w:fldCharType="end"/>
        </w:r>
      </w:hyperlink>
    </w:p>
    <w:p w14:paraId="004CD768"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10" w:history="1">
        <w:r w:rsidR="008F5BBA" w:rsidRPr="003E09AF">
          <w:rPr>
            <w:rStyle w:val="Hyperlink"/>
            <w:noProof/>
            <w:lang w:bidi="en-US"/>
          </w:rPr>
          <w:t>5.6</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bidi="en-US"/>
          </w:rPr>
          <w:t>Work Breakdown Structures (WBS) (FIN-01.07)</w:t>
        </w:r>
        <w:r w:rsidR="008F5BBA">
          <w:rPr>
            <w:noProof/>
            <w:webHidden/>
          </w:rPr>
          <w:tab/>
        </w:r>
        <w:r w:rsidR="008F5BBA">
          <w:rPr>
            <w:noProof/>
            <w:webHidden/>
          </w:rPr>
          <w:fldChar w:fldCharType="begin"/>
        </w:r>
        <w:r w:rsidR="008F5BBA">
          <w:rPr>
            <w:noProof/>
            <w:webHidden/>
          </w:rPr>
          <w:instrText xml:space="preserve"> PAGEREF _Toc421089910 \h </w:instrText>
        </w:r>
        <w:r w:rsidR="008F5BBA">
          <w:rPr>
            <w:noProof/>
            <w:webHidden/>
          </w:rPr>
        </w:r>
        <w:r w:rsidR="008F5BBA">
          <w:rPr>
            <w:noProof/>
            <w:webHidden/>
          </w:rPr>
          <w:fldChar w:fldCharType="separate"/>
        </w:r>
        <w:r w:rsidR="008F5BBA">
          <w:rPr>
            <w:noProof/>
            <w:webHidden/>
          </w:rPr>
          <w:t>33</w:t>
        </w:r>
        <w:r w:rsidR="008F5BBA">
          <w:rPr>
            <w:noProof/>
            <w:webHidden/>
          </w:rPr>
          <w:fldChar w:fldCharType="end"/>
        </w:r>
      </w:hyperlink>
    </w:p>
    <w:p w14:paraId="004CD769"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11" w:history="1">
        <w:r w:rsidR="008F5BBA" w:rsidRPr="003E09AF">
          <w:rPr>
            <w:rStyle w:val="Hyperlink"/>
            <w:noProof/>
            <w:lang w:bidi="en-US"/>
          </w:rPr>
          <w:t>5.7</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bidi="en-US"/>
          </w:rPr>
          <w:t>Statistical Key Figures</w:t>
        </w:r>
        <w:r w:rsidR="008F5BBA">
          <w:rPr>
            <w:noProof/>
            <w:webHidden/>
          </w:rPr>
          <w:tab/>
        </w:r>
        <w:r w:rsidR="008F5BBA">
          <w:rPr>
            <w:noProof/>
            <w:webHidden/>
          </w:rPr>
          <w:fldChar w:fldCharType="begin"/>
        </w:r>
        <w:r w:rsidR="008F5BBA">
          <w:rPr>
            <w:noProof/>
            <w:webHidden/>
          </w:rPr>
          <w:instrText xml:space="preserve"> PAGEREF _Toc421089911 \h </w:instrText>
        </w:r>
        <w:r w:rsidR="008F5BBA">
          <w:rPr>
            <w:noProof/>
            <w:webHidden/>
          </w:rPr>
        </w:r>
        <w:r w:rsidR="008F5BBA">
          <w:rPr>
            <w:noProof/>
            <w:webHidden/>
          </w:rPr>
          <w:fldChar w:fldCharType="separate"/>
        </w:r>
        <w:r w:rsidR="008F5BBA">
          <w:rPr>
            <w:noProof/>
            <w:webHidden/>
          </w:rPr>
          <w:t>37</w:t>
        </w:r>
        <w:r w:rsidR="008F5BBA">
          <w:rPr>
            <w:noProof/>
            <w:webHidden/>
          </w:rPr>
          <w:fldChar w:fldCharType="end"/>
        </w:r>
      </w:hyperlink>
    </w:p>
    <w:p w14:paraId="004CD76A"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12" w:history="1">
        <w:r w:rsidR="008F5BBA" w:rsidRPr="003E09AF">
          <w:rPr>
            <w:rStyle w:val="Hyperlink"/>
            <w:noProof/>
            <w:lang w:val="en-GB"/>
          </w:rPr>
          <w:t>5.8</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Cost Elements (FIN-01.01)</w:t>
        </w:r>
        <w:r w:rsidR="008F5BBA">
          <w:rPr>
            <w:noProof/>
            <w:webHidden/>
          </w:rPr>
          <w:tab/>
        </w:r>
        <w:r w:rsidR="008F5BBA">
          <w:rPr>
            <w:noProof/>
            <w:webHidden/>
          </w:rPr>
          <w:fldChar w:fldCharType="begin"/>
        </w:r>
        <w:r w:rsidR="008F5BBA">
          <w:rPr>
            <w:noProof/>
            <w:webHidden/>
          </w:rPr>
          <w:instrText xml:space="preserve"> PAGEREF _Toc421089912 \h </w:instrText>
        </w:r>
        <w:r w:rsidR="008F5BBA">
          <w:rPr>
            <w:noProof/>
            <w:webHidden/>
          </w:rPr>
        </w:r>
        <w:r w:rsidR="008F5BBA">
          <w:rPr>
            <w:noProof/>
            <w:webHidden/>
          </w:rPr>
          <w:fldChar w:fldCharType="separate"/>
        </w:r>
        <w:r w:rsidR="008F5BBA">
          <w:rPr>
            <w:noProof/>
            <w:webHidden/>
          </w:rPr>
          <w:t>37</w:t>
        </w:r>
        <w:r w:rsidR="008F5BBA">
          <w:rPr>
            <w:noProof/>
            <w:webHidden/>
          </w:rPr>
          <w:fldChar w:fldCharType="end"/>
        </w:r>
      </w:hyperlink>
    </w:p>
    <w:p w14:paraId="004CD76B"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13" w:history="1">
        <w:r w:rsidR="008F5BBA" w:rsidRPr="003E09AF">
          <w:rPr>
            <w:rStyle w:val="Hyperlink"/>
            <w:noProof/>
            <w:lang w:val="en-GB"/>
          </w:rPr>
          <w:t>5.9</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Controlling Master Data Catalogue</w:t>
        </w:r>
        <w:r w:rsidR="008F5BBA">
          <w:rPr>
            <w:noProof/>
            <w:webHidden/>
          </w:rPr>
          <w:tab/>
        </w:r>
        <w:r w:rsidR="008F5BBA">
          <w:rPr>
            <w:noProof/>
            <w:webHidden/>
          </w:rPr>
          <w:fldChar w:fldCharType="begin"/>
        </w:r>
        <w:r w:rsidR="008F5BBA">
          <w:rPr>
            <w:noProof/>
            <w:webHidden/>
          </w:rPr>
          <w:instrText xml:space="preserve"> PAGEREF _Toc421089913 \h </w:instrText>
        </w:r>
        <w:r w:rsidR="008F5BBA">
          <w:rPr>
            <w:noProof/>
            <w:webHidden/>
          </w:rPr>
        </w:r>
        <w:r w:rsidR="008F5BBA">
          <w:rPr>
            <w:noProof/>
            <w:webHidden/>
          </w:rPr>
          <w:fldChar w:fldCharType="separate"/>
        </w:r>
        <w:r w:rsidR="008F5BBA">
          <w:rPr>
            <w:noProof/>
            <w:webHidden/>
          </w:rPr>
          <w:t>40</w:t>
        </w:r>
        <w:r w:rsidR="008F5BBA">
          <w:rPr>
            <w:noProof/>
            <w:webHidden/>
          </w:rPr>
          <w:fldChar w:fldCharType="end"/>
        </w:r>
      </w:hyperlink>
    </w:p>
    <w:p w14:paraId="004CD76C" w14:textId="77777777" w:rsidR="008F5BBA" w:rsidRDefault="00523BEC">
      <w:pPr>
        <w:pStyle w:val="TOC1"/>
        <w:rPr>
          <w:rFonts w:asciiTheme="minorHAnsi" w:eastAsiaTheme="minorEastAsia" w:hAnsiTheme="minorHAnsi" w:cstheme="minorBidi"/>
          <w:noProof/>
          <w:sz w:val="22"/>
          <w:szCs w:val="22"/>
          <w:lang w:val="en-GB" w:eastAsia="en-GB"/>
        </w:rPr>
      </w:pPr>
      <w:hyperlink w:anchor="_Toc421089914" w:history="1">
        <w:r w:rsidR="008F5BBA" w:rsidRPr="003E09AF">
          <w:rPr>
            <w:rStyle w:val="Hyperlink"/>
            <w:noProof/>
            <w:lang w:val="en-GB"/>
          </w:rPr>
          <w:t>6</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Controlling Process Overview</w:t>
        </w:r>
        <w:r w:rsidR="008F5BBA">
          <w:rPr>
            <w:noProof/>
            <w:webHidden/>
          </w:rPr>
          <w:tab/>
        </w:r>
        <w:r w:rsidR="008F5BBA">
          <w:rPr>
            <w:noProof/>
            <w:webHidden/>
          </w:rPr>
          <w:fldChar w:fldCharType="begin"/>
        </w:r>
        <w:r w:rsidR="008F5BBA">
          <w:rPr>
            <w:noProof/>
            <w:webHidden/>
          </w:rPr>
          <w:instrText xml:space="preserve"> PAGEREF _Toc421089914 \h </w:instrText>
        </w:r>
        <w:r w:rsidR="008F5BBA">
          <w:rPr>
            <w:noProof/>
            <w:webHidden/>
          </w:rPr>
        </w:r>
        <w:r w:rsidR="008F5BBA">
          <w:rPr>
            <w:noProof/>
            <w:webHidden/>
          </w:rPr>
          <w:fldChar w:fldCharType="separate"/>
        </w:r>
        <w:r w:rsidR="008F5BBA">
          <w:rPr>
            <w:noProof/>
            <w:webHidden/>
          </w:rPr>
          <w:t>44</w:t>
        </w:r>
        <w:r w:rsidR="008F5BBA">
          <w:rPr>
            <w:noProof/>
            <w:webHidden/>
          </w:rPr>
          <w:fldChar w:fldCharType="end"/>
        </w:r>
      </w:hyperlink>
    </w:p>
    <w:p w14:paraId="004CD76D"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15" w:history="1">
        <w:r w:rsidR="008F5BBA" w:rsidRPr="003E09AF">
          <w:rPr>
            <w:rStyle w:val="Hyperlink"/>
            <w:noProof/>
            <w:lang w:val="en-GB"/>
          </w:rPr>
          <w:t>6.1</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Profit Centre Accounting (FIN-06.02)</w:t>
        </w:r>
        <w:r w:rsidR="008F5BBA">
          <w:rPr>
            <w:noProof/>
            <w:webHidden/>
          </w:rPr>
          <w:tab/>
        </w:r>
        <w:r w:rsidR="008F5BBA">
          <w:rPr>
            <w:noProof/>
            <w:webHidden/>
          </w:rPr>
          <w:fldChar w:fldCharType="begin"/>
        </w:r>
        <w:r w:rsidR="008F5BBA">
          <w:rPr>
            <w:noProof/>
            <w:webHidden/>
          </w:rPr>
          <w:instrText xml:space="preserve"> PAGEREF _Toc421089915 \h </w:instrText>
        </w:r>
        <w:r w:rsidR="008F5BBA">
          <w:rPr>
            <w:noProof/>
            <w:webHidden/>
          </w:rPr>
        </w:r>
        <w:r w:rsidR="008F5BBA">
          <w:rPr>
            <w:noProof/>
            <w:webHidden/>
          </w:rPr>
          <w:fldChar w:fldCharType="separate"/>
        </w:r>
        <w:r w:rsidR="008F5BBA">
          <w:rPr>
            <w:noProof/>
            <w:webHidden/>
          </w:rPr>
          <w:t>44</w:t>
        </w:r>
        <w:r w:rsidR="008F5BBA">
          <w:rPr>
            <w:noProof/>
            <w:webHidden/>
          </w:rPr>
          <w:fldChar w:fldCharType="end"/>
        </w:r>
      </w:hyperlink>
    </w:p>
    <w:p w14:paraId="004CD76E"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16" w:history="1">
        <w:r w:rsidR="008F5BBA" w:rsidRPr="003E09AF">
          <w:rPr>
            <w:rStyle w:val="Hyperlink"/>
            <w:noProof/>
            <w:lang w:val="en-GB"/>
          </w:rPr>
          <w:t>6.2</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Cost Centre Accounting (FIN-06.01)</w:t>
        </w:r>
        <w:r w:rsidR="008F5BBA">
          <w:rPr>
            <w:noProof/>
            <w:webHidden/>
          </w:rPr>
          <w:tab/>
        </w:r>
        <w:r w:rsidR="008F5BBA">
          <w:rPr>
            <w:noProof/>
            <w:webHidden/>
          </w:rPr>
          <w:fldChar w:fldCharType="begin"/>
        </w:r>
        <w:r w:rsidR="008F5BBA">
          <w:rPr>
            <w:noProof/>
            <w:webHidden/>
          </w:rPr>
          <w:instrText xml:space="preserve"> PAGEREF _Toc421089916 \h </w:instrText>
        </w:r>
        <w:r w:rsidR="008F5BBA">
          <w:rPr>
            <w:noProof/>
            <w:webHidden/>
          </w:rPr>
        </w:r>
        <w:r w:rsidR="008F5BBA">
          <w:rPr>
            <w:noProof/>
            <w:webHidden/>
          </w:rPr>
          <w:fldChar w:fldCharType="separate"/>
        </w:r>
        <w:r w:rsidR="008F5BBA">
          <w:rPr>
            <w:noProof/>
            <w:webHidden/>
          </w:rPr>
          <w:t>47</w:t>
        </w:r>
        <w:r w:rsidR="008F5BBA">
          <w:rPr>
            <w:noProof/>
            <w:webHidden/>
          </w:rPr>
          <w:fldChar w:fldCharType="end"/>
        </w:r>
      </w:hyperlink>
    </w:p>
    <w:p w14:paraId="004CD76F"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17" w:history="1">
        <w:r w:rsidR="008F5BBA" w:rsidRPr="003E09AF">
          <w:rPr>
            <w:rStyle w:val="Hyperlink"/>
            <w:noProof/>
            <w:lang w:val="en-GB"/>
          </w:rPr>
          <w:t>6.3</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Internal Order Management (FIN-06.05)</w:t>
        </w:r>
        <w:r w:rsidR="008F5BBA">
          <w:rPr>
            <w:noProof/>
            <w:webHidden/>
          </w:rPr>
          <w:tab/>
        </w:r>
        <w:r w:rsidR="008F5BBA">
          <w:rPr>
            <w:noProof/>
            <w:webHidden/>
          </w:rPr>
          <w:fldChar w:fldCharType="begin"/>
        </w:r>
        <w:r w:rsidR="008F5BBA">
          <w:rPr>
            <w:noProof/>
            <w:webHidden/>
          </w:rPr>
          <w:instrText xml:space="preserve"> PAGEREF _Toc421089917 \h </w:instrText>
        </w:r>
        <w:r w:rsidR="008F5BBA">
          <w:rPr>
            <w:noProof/>
            <w:webHidden/>
          </w:rPr>
        </w:r>
        <w:r w:rsidR="008F5BBA">
          <w:rPr>
            <w:noProof/>
            <w:webHidden/>
          </w:rPr>
          <w:fldChar w:fldCharType="separate"/>
        </w:r>
        <w:r w:rsidR="008F5BBA">
          <w:rPr>
            <w:noProof/>
            <w:webHidden/>
          </w:rPr>
          <w:t>50</w:t>
        </w:r>
        <w:r w:rsidR="008F5BBA">
          <w:rPr>
            <w:noProof/>
            <w:webHidden/>
          </w:rPr>
          <w:fldChar w:fldCharType="end"/>
        </w:r>
      </w:hyperlink>
    </w:p>
    <w:p w14:paraId="004CD770"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18" w:history="1">
        <w:r w:rsidR="008F5BBA" w:rsidRPr="003E09AF">
          <w:rPr>
            <w:rStyle w:val="Hyperlink"/>
            <w:noProof/>
            <w:lang w:val="en-GB"/>
          </w:rPr>
          <w:t>6.4</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Project Systems (FIN-06.06)</w:t>
        </w:r>
        <w:r w:rsidR="008F5BBA">
          <w:rPr>
            <w:noProof/>
            <w:webHidden/>
          </w:rPr>
          <w:tab/>
        </w:r>
        <w:r w:rsidR="008F5BBA">
          <w:rPr>
            <w:noProof/>
            <w:webHidden/>
          </w:rPr>
          <w:fldChar w:fldCharType="begin"/>
        </w:r>
        <w:r w:rsidR="008F5BBA">
          <w:rPr>
            <w:noProof/>
            <w:webHidden/>
          </w:rPr>
          <w:instrText xml:space="preserve"> PAGEREF _Toc421089918 \h </w:instrText>
        </w:r>
        <w:r w:rsidR="008F5BBA">
          <w:rPr>
            <w:noProof/>
            <w:webHidden/>
          </w:rPr>
        </w:r>
        <w:r w:rsidR="008F5BBA">
          <w:rPr>
            <w:noProof/>
            <w:webHidden/>
          </w:rPr>
          <w:fldChar w:fldCharType="separate"/>
        </w:r>
        <w:r w:rsidR="008F5BBA">
          <w:rPr>
            <w:noProof/>
            <w:webHidden/>
          </w:rPr>
          <w:t>53</w:t>
        </w:r>
        <w:r w:rsidR="008F5BBA">
          <w:rPr>
            <w:noProof/>
            <w:webHidden/>
          </w:rPr>
          <w:fldChar w:fldCharType="end"/>
        </w:r>
      </w:hyperlink>
    </w:p>
    <w:p w14:paraId="004CD771"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19" w:history="1">
        <w:r w:rsidR="008F5BBA" w:rsidRPr="003E09AF">
          <w:rPr>
            <w:rStyle w:val="Hyperlink"/>
            <w:noProof/>
            <w:lang w:val="en-GB"/>
          </w:rPr>
          <w:t>6.5</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Profitability Analysis (COPA) (FIN-06.03)</w:t>
        </w:r>
        <w:r w:rsidR="008F5BBA">
          <w:rPr>
            <w:noProof/>
            <w:webHidden/>
          </w:rPr>
          <w:tab/>
        </w:r>
        <w:r w:rsidR="008F5BBA">
          <w:rPr>
            <w:noProof/>
            <w:webHidden/>
          </w:rPr>
          <w:fldChar w:fldCharType="begin"/>
        </w:r>
        <w:r w:rsidR="008F5BBA">
          <w:rPr>
            <w:noProof/>
            <w:webHidden/>
          </w:rPr>
          <w:instrText xml:space="preserve"> PAGEREF _Toc421089919 \h </w:instrText>
        </w:r>
        <w:r w:rsidR="008F5BBA">
          <w:rPr>
            <w:noProof/>
            <w:webHidden/>
          </w:rPr>
        </w:r>
        <w:r w:rsidR="008F5BBA">
          <w:rPr>
            <w:noProof/>
            <w:webHidden/>
          </w:rPr>
          <w:fldChar w:fldCharType="separate"/>
        </w:r>
        <w:r w:rsidR="008F5BBA">
          <w:rPr>
            <w:noProof/>
            <w:webHidden/>
          </w:rPr>
          <w:t>56</w:t>
        </w:r>
        <w:r w:rsidR="008F5BBA">
          <w:rPr>
            <w:noProof/>
            <w:webHidden/>
          </w:rPr>
          <w:fldChar w:fldCharType="end"/>
        </w:r>
      </w:hyperlink>
    </w:p>
    <w:p w14:paraId="004CD772"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20" w:history="1">
        <w:r w:rsidR="008F5BBA" w:rsidRPr="003E09AF">
          <w:rPr>
            <w:rStyle w:val="Hyperlink"/>
            <w:noProof/>
            <w:lang w:val="en-GB"/>
          </w:rPr>
          <w:t>6.6</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Product Costing (FIN-06.04)</w:t>
        </w:r>
        <w:r w:rsidR="008F5BBA">
          <w:rPr>
            <w:noProof/>
            <w:webHidden/>
          </w:rPr>
          <w:tab/>
        </w:r>
        <w:r w:rsidR="008F5BBA">
          <w:rPr>
            <w:noProof/>
            <w:webHidden/>
          </w:rPr>
          <w:fldChar w:fldCharType="begin"/>
        </w:r>
        <w:r w:rsidR="008F5BBA">
          <w:rPr>
            <w:noProof/>
            <w:webHidden/>
          </w:rPr>
          <w:instrText xml:space="preserve"> PAGEREF _Toc421089920 \h </w:instrText>
        </w:r>
        <w:r w:rsidR="008F5BBA">
          <w:rPr>
            <w:noProof/>
            <w:webHidden/>
          </w:rPr>
        </w:r>
        <w:r w:rsidR="008F5BBA">
          <w:rPr>
            <w:noProof/>
            <w:webHidden/>
          </w:rPr>
          <w:fldChar w:fldCharType="separate"/>
        </w:r>
        <w:r w:rsidR="008F5BBA">
          <w:rPr>
            <w:noProof/>
            <w:webHidden/>
          </w:rPr>
          <w:t>59</w:t>
        </w:r>
        <w:r w:rsidR="008F5BBA">
          <w:rPr>
            <w:noProof/>
            <w:webHidden/>
          </w:rPr>
          <w:fldChar w:fldCharType="end"/>
        </w:r>
      </w:hyperlink>
    </w:p>
    <w:p w14:paraId="004CD773"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21" w:history="1">
        <w:r w:rsidR="008F5BBA" w:rsidRPr="003E09AF">
          <w:rPr>
            <w:rStyle w:val="Hyperlink"/>
            <w:noProof/>
            <w:lang w:val="en-GB"/>
          </w:rPr>
          <w:t>6.7</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Budgeting, Planning and Forecasting</w:t>
        </w:r>
        <w:r w:rsidR="008F5BBA">
          <w:rPr>
            <w:noProof/>
            <w:webHidden/>
          </w:rPr>
          <w:tab/>
        </w:r>
        <w:r w:rsidR="008F5BBA">
          <w:rPr>
            <w:noProof/>
            <w:webHidden/>
          </w:rPr>
          <w:fldChar w:fldCharType="begin"/>
        </w:r>
        <w:r w:rsidR="008F5BBA">
          <w:rPr>
            <w:noProof/>
            <w:webHidden/>
          </w:rPr>
          <w:instrText xml:space="preserve"> PAGEREF _Toc421089921 \h </w:instrText>
        </w:r>
        <w:r w:rsidR="008F5BBA">
          <w:rPr>
            <w:noProof/>
            <w:webHidden/>
          </w:rPr>
        </w:r>
        <w:r w:rsidR="008F5BBA">
          <w:rPr>
            <w:noProof/>
            <w:webHidden/>
          </w:rPr>
          <w:fldChar w:fldCharType="separate"/>
        </w:r>
        <w:r w:rsidR="008F5BBA">
          <w:rPr>
            <w:noProof/>
            <w:webHidden/>
          </w:rPr>
          <w:t>63</w:t>
        </w:r>
        <w:r w:rsidR="008F5BBA">
          <w:rPr>
            <w:noProof/>
            <w:webHidden/>
          </w:rPr>
          <w:fldChar w:fldCharType="end"/>
        </w:r>
      </w:hyperlink>
    </w:p>
    <w:p w14:paraId="004CD774" w14:textId="77777777" w:rsidR="008F5BBA" w:rsidRDefault="00523BEC">
      <w:pPr>
        <w:pStyle w:val="TOC1"/>
        <w:rPr>
          <w:rFonts w:asciiTheme="minorHAnsi" w:eastAsiaTheme="minorEastAsia" w:hAnsiTheme="minorHAnsi" w:cstheme="minorBidi"/>
          <w:noProof/>
          <w:sz w:val="22"/>
          <w:szCs w:val="22"/>
          <w:lang w:val="en-GB" w:eastAsia="en-GB"/>
        </w:rPr>
      </w:pPr>
      <w:hyperlink w:anchor="_Toc421089922" w:history="1">
        <w:r w:rsidR="008F5BBA" w:rsidRPr="003E09AF">
          <w:rPr>
            <w:rStyle w:val="Hyperlink"/>
            <w:noProof/>
            <w:lang w:val="en-GB"/>
          </w:rPr>
          <w:t>7</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Controlling Solutions</w:t>
        </w:r>
        <w:r w:rsidR="008F5BBA">
          <w:rPr>
            <w:noProof/>
            <w:webHidden/>
          </w:rPr>
          <w:tab/>
        </w:r>
        <w:r w:rsidR="008F5BBA">
          <w:rPr>
            <w:noProof/>
            <w:webHidden/>
          </w:rPr>
          <w:fldChar w:fldCharType="begin"/>
        </w:r>
        <w:r w:rsidR="008F5BBA">
          <w:rPr>
            <w:noProof/>
            <w:webHidden/>
          </w:rPr>
          <w:instrText xml:space="preserve"> PAGEREF _Toc421089922 \h </w:instrText>
        </w:r>
        <w:r w:rsidR="008F5BBA">
          <w:rPr>
            <w:noProof/>
            <w:webHidden/>
          </w:rPr>
        </w:r>
        <w:r w:rsidR="008F5BBA">
          <w:rPr>
            <w:noProof/>
            <w:webHidden/>
          </w:rPr>
          <w:fldChar w:fldCharType="separate"/>
        </w:r>
        <w:r w:rsidR="008F5BBA">
          <w:rPr>
            <w:noProof/>
            <w:webHidden/>
          </w:rPr>
          <w:t>64</w:t>
        </w:r>
        <w:r w:rsidR="008F5BBA">
          <w:rPr>
            <w:noProof/>
            <w:webHidden/>
          </w:rPr>
          <w:fldChar w:fldCharType="end"/>
        </w:r>
      </w:hyperlink>
    </w:p>
    <w:p w14:paraId="004CD775"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23" w:history="1">
        <w:r w:rsidR="008F5BBA" w:rsidRPr="003E09AF">
          <w:rPr>
            <w:rStyle w:val="Hyperlink"/>
            <w:noProof/>
            <w:lang w:val="en-GB"/>
          </w:rPr>
          <w:t>7.1</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Profit Centre Accounting</w:t>
        </w:r>
        <w:r w:rsidR="008F5BBA">
          <w:rPr>
            <w:noProof/>
            <w:webHidden/>
          </w:rPr>
          <w:tab/>
        </w:r>
        <w:r w:rsidR="008F5BBA">
          <w:rPr>
            <w:noProof/>
            <w:webHidden/>
          </w:rPr>
          <w:fldChar w:fldCharType="begin"/>
        </w:r>
        <w:r w:rsidR="008F5BBA">
          <w:rPr>
            <w:noProof/>
            <w:webHidden/>
          </w:rPr>
          <w:instrText xml:space="preserve"> PAGEREF _Toc421089923 \h </w:instrText>
        </w:r>
        <w:r w:rsidR="008F5BBA">
          <w:rPr>
            <w:noProof/>
            <w:webHidden/>
          </w:rPr>
        </w:r>
        <w:r w:rsidR="008F5BBA">
          <w:rPr>
            <w:noProof/>
            <w:webHidden/>
          </w:rPr>
          <w:fldChar w:fldCharType="separate"/>
        </w:r>
        <w:r w:rsidR="008F5BBA">
          <w:rPr>
            <w:noProof/>
            <w:webHidden/>
          </w:rPr>
          <w:t>64</w:t>
        </w:r>
        <w:r w:rsidR="008F5BBA">
          <w:rPr>
            <w:noProof/>
            <w:webHidden/>
          </w:rPr>
          <w:fldChar w:fldCharType="end"/>
        </w:r>
      </w:hyperlink>
    </w:p>
    <w:p w14:paraId="004CD776"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24" w:history="1">
        <w:r w:rsidR="008F5BBA" w:rsidRPr="003E09AF">
          <w:rPr>
            <w:rStyle w:val="Hyperlink"/>
            <w:noProof/>
            <w:lang w:val="en-GB"/>
          </w:rPr>
          <w:t>7.2</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Cost Centre Accounting</w:t>
        </w:r>
        <w:r w:rsidR="008F5BBA">
          <w:rPr>
            <w:noProof/>
            <w:webHidden/>
          </w:rPr>
          <w:tab/>
        </w:r>
        <w:r w:rsidR="008F5BBA">
          <w:rPr>
            <w:noProof/>
            <w:webHidden/>
          </w:rPr>
          <w:fldChar w:fldCharType="begin"/>
        </w:r>
        <w:r w:rsidR="008F5BBA">
          <w:rPr>
            <w:noProof/>
            <w:webHidden/>
          </w:rPr>
          <w:instrText xml:space="preserve"> PAGEREF _Toc421089924 \h </w:instrText>
        </w:r>
        <w:r w:rsidR="008F5BBA">
          <w:rPr>
            <w:noProof/>
            <w:webHidden/>
          </w:rPr>
        </w:r>
        <w:r w:rsidR="008F5BBA">
          <w:rPr>
            <w:noProof/>
            <w:webHidden/>
          </w:rPr>
          <w:fldChar w:fldCharType="separate"/>
        </w:r>
        <w:r w:rsidR="008F5BBA">
          <w:rPr>
            <w:noProof/>
            <w:webHidden/>
          </w:rPr>
          <w:t>68</w:t>
        </w:r>
        <w:r w:rsidR="008F5BBA">
          <w:rPr>
            <w:noProof/>
            <w:webHidden/>
          </w:rPr>
          <w:fldChar w:fldCharType="end"/>
        </w:r>
      </w:hyperlink>
    </w:p>
    <w:p w14:paraId="004CD777" w14:textId="77777777" w:rsidR="008F5BBA" w:rsidRDefault="00523BEC">
      <w:pPr>
        <w:pStyle w:val="TOC3"/>
        <w:rPr>
          <w:rFonts w:asciiTheme="minorHAnsi" w:eastAsiaTheme="minorEastAsia" w:hAnsiTheme="minorHAnsi" w:cstheme="minorBidi"/>
          <w:noProof/>
          <w:sz w:val="22"/>
          <w:szCs w:val="22"/>
          <w:lang w:val="en-GB" w:eastAsia="en-GB"/>
        </w:rPr>
      </w:pPr>
      <w:hyperlink w:anchor="_Toc421089925" w:history="1">
        <w:r w:rsidR="008F5BBA" w:rsidRPr="003E09AF">
          <w:rPr>
            <w:rStyle w:val="Hyperlink"/>
            <w:noProof/>
            <w:lang w:val="en-GB"/>
          </w:rPr>
          <w:t>7.2.1</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Account Assignment</w:t>
        </w:r>
        <w:r w:rsidR="008F5BBA">
          <w:rPr>
            <w:noProof/>
            <w:webHidden/>
          </w:rPr>
          <w:tab/>
        </w:r>
        <w:r w:rsidR="008F5BBA">
          <w:rPr>
            <w:noProof/>
            <w:webHidden/>
          </w:rPr>
          <w:fldChar w:fldCharType="begin"/>
        </w:r>
        <w:r w:rsidR="008F5BBA">
          <w:rPr>
            <w:noProof/>
            <w:webHidden/>
          </w:rPr>
          <w:instrText xml:space="preserve"> PAGEREF _Toc421089925 \h </w:instrText>
        </w:r>
        <w:r w:rsidR="008F5BBA">
          <w:rPr>
            <w:noProof/>
            <w:webHidden/>
          </w:rPr>
        </w:r>
        <w:r w:rsidR="008F5BBA">
          <w:rPr>
            <w:noProof/>
            <w:webHidden/>
          </w:rPr>
          <w:fldChar w:fldCharType="separate"/>
        </w:r>
        <w:r w:rsidR="008F5BBA">
          <w:rPr>
            <w:noProof/>
            <w:webHidden/>
          </w:rPr>
          <w:t>69</w:t>
        </w:r>
        <w:r w:rsidR="008F5BBA">
          <w:rPr>
            <w:noProof/>
            <w:webHidden/>
          </w:rPr>
          <w:fldChar w:fldCharType="end"/>
        </w:r>
      </w:hyperlink>
    </w:p>
    <w:p w14:paraId="004CD778" w14:textId="77777777" w:rsidR="008F5BBA" w:rsidRDefault="00523BEC">
      <w:pPr>
        <w:pStyle w:val="TOC3"/>
        <w:rPr>
          <w:rFonts w:asciiTheme="minorHAnsi" w:eastAsiaTheme="minorEastAsia" w:hAnsiTheme="minorHAnsi" w:cstheme="minorBidi"/>
          <w:noProof/>
          <w:sz w:val="22"/>
          <w:szCs w:val="22"/>
          <w:lang w:val="en-GB" w:eastAsia="en-GB"/>
        </w:rPr>
      </w:pPr>
      <w:hyperlink w:anchor="_Toc421089926" w:history="1">
        <w:r w:rsidR="008F5BBA" w:rsidRPr="003E09AF">
          <w:rPr>
            <w:rStyle w:val="Hyperlink"/>
            <w:noProof/>
            <w:lang w:val="en-GB"/>
          </w:rPr>
          <w:t>7.2.2</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Overhead Reallocations</w:t>
        </w:r>
        <w:r w:rsidR="008F5BBA">
          <w:rPr>
            <w:noProof/>
            <w:webHidden/>
          </w:rPr>
          <w:tab/>
        </w:r>
        <w:r w:rsidR="008F5BBA">
          <w:rPr>
            <w:noProof/>
            <w:webHidden/>
          </w:rPr>
          <w:fldChar w:fldCharType="begin"/>
        </w:r>
        <w:r w:rsidR="008F5BBA">
          <w:rPr>
            <w:noProof/>
            <w:webHidden/>
          </w:rPr>
          <w:instrText xml:space="preserve"> PAGEREF _Toc421089926 \h </w:instrText>
        </w:r>
        <w:r w:rsidR="008F5BBA">
          <w:rPr>
            <w:noProof/>
            <w:webHidden/>
          </w:rPr>
        </w:r>
        <w:r w:rsidR="008F5BBA">
          <w:rPr>
            <w:noProof/>
            <w:webHidden/>
          </w:rPr>
          <w:fldChar w:fldCharType="separate"/>
        </w:r>
        <w:r w:rsidR="008F5BBA">
          <w:rPr>
            <w:noProof/>
            <w:webHidden/>
          </w:rPr>
          <w:t>70</w:t>
        </w:r>
        <w:r w:rsidR="008F5BBA">
          <w:rPr>
            <w:noProof/>
            <w:webHidden/>
          </w:rPr>
          <w:fldChar w:fldCharType="end"/>
        </w:r>
      </w:hyperlink>
    </w:p>
    <w:p w14:paraId="004CD779"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27" w:history="1">
        <w:r w:rsidR="008F5BBA" w:rsidRPr="003E09AF">
          <w:rPr>
            <w:rStyle w:val="Hyperlink"/>
            <w:noProof/>
            <w:lang w:val="en-GB"/>
          </w:rPr>
          <w:t>7.3</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Internal Order Management</w:t>
        </w:r>
        <w:r w:rsidR="008F5BBA">
          <w:rPr>
            <w:noProof/>
            <w:webHidden/>
          </w:rPr>
          <w:tab/>
        </w:r>
        <w:r w:rsidR="008F5BBA">
          <w:rPr>
            <w:noProof/>
            <w:webHidden/>
          </w:rPr>
          <w:fldChar w:fldCharType="begin"/>
        </w:r>
        <w:r w:rsidR="008F5BBA">
          <w:rPr>
            <w:noProof/>
            <w:webHidden/>
          </w:rPr>
          <w:instrText xml:space="preserve"> PAGEREF _Toc421089927 \h </w:instrText>
        </w:r>
        <w:r w:rsidR="008F5BBA">
          <w:rPr>
            <w:noProof/>
            <w:webHidden/>
          </w:rPr>
        </w:r>
        <w:r w:rsidR="008F5BBA">
          <w:rPr>
            <w:noProof/>
            <w:webHidden/>
          </w:rPr>
          <w:fldChar w:fldCharType="separate"/>
        </w:r>
        <w:r w:rsidR="008F5BBA">
          <w:rPr>
            <w:noProof/>
            <w:webHidden/>
          </w:rPr>
          <w:t>71</w:t>
        </w:r>
        <w:r w:rsidR="008F5BBA">
          <w:rPr>
            <w:noProof/>
            <w:webHidden/>
          </w:rPr>
          <w:fldChar w:fldCharType="end"/>
        </w:r>
      </w:hyperlink>
    </w:p>
    <w:p w14:paraId="004CD77A"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28" w:history="1">
        <w:r w:rsidR="008F5BBA" w:rsidRPr="003E09AF">
          <w:rPr>
            <w:rStyle w:val="Hyperlink"/>
            <w:noProof/>
            <w:lang w:val="en-GB"/>
          </w:rPr>
          <w:t>7.4</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Project Systems</w:t>
        </w:r>
        <w:r w:rsidR="008F5BBA">
          <w:rPr>
            <w:noProof/>
            <w:webHidden/>
          </w:rPr>
          <w:tab/>
        </w:r>
        <w:r w:rsidR="008F5BBA">
          <w:rPr>
            <w:noProof/>
            <w:webHidden/>
          </w:rPr>
          <w:fldChar w:fldCharType="begin"/>
        </w:r>
        <w:r w:rsidR="008F5BBA">
          <w:rPr>
            <w:noProof/>
            <w:webHidden/>
          </w:rPr>
          <w:instrText xml:space="preserve"> PAGEREF _Toc421089928 \h </w:instrText>
        </w:r>
        <w:r w:rsidR="008F5BBA">
          <w:rPr>
            <w:noProof/>
            <w:webHidden/>
          </w:rPr>
        </w:r>
        <w:r w:rsidR="008F5BBA">
          <w:rPr>
            <w:noProof/>
            <w:webHidden/>
          </w:rPr>
          <w:fldChar w:fldCharType="separate"/>
        </w:r>
        <w:r w:rsidR="008F5BBA">
          <w:rPr>
            <w:noProof/>
            <w:webHidden/>
          </w:rPr>
          <w:t>72</w:t>
        </w:r>
        <w:r w:rsidR="008F5BBA">
          <w:rPr>
            <w:noProof/>
            <w:webHidden/>
          </w:rPr>
          <w:fldChar w:fldCharType="end"/>
        </w:r>
      </w:hyperlink>
    </w:p>
    <w:p w14:paraId="004CD77B"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29" w:history="1">
        <w:r w:rsidR="008F5BBA" w:rsidRPr="003E09AF">
          <w:rPr>
            <w:rStyle w:val="Hyperlink"/>
            <w:noProof/>
            <w:lang w:val="en-GB"/>
          </w:rPr>
          <w:t>7.5</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Profitability Analysis</w:t>
        </w:r>
        <w:r w:rsidR="008F5BBA">
          <w:rPr>
            <w:noProof/>
            <w:webHidden/>
          </w:rPr>
          <w:tab/>
        </w:r>
        <w:r w:rsidR="008F5BBA">
          <w:rPr>
            <w:noProof/>
            <w:webHidden/>
          </w:rPr>
          <w:fldChar w:fldCharType="begin"/>
        </w:r>
        <w:r w:rsidR="008F5BBA">
          <w:rPr>
            <w:noProof/>
            <w:webHidden/>
          </w:rPr>
          <w:instrText xml:space="preserve"> PAGEREF _Toc421089929 \h </w:instrText>
        </w:r>
        <w:r w:rsidR="008F5BBA">
          <w:rPr>
            <w:noProof/>
            <w:webHidden/>
          </w:rPr>
        </w:r>
        <w:r w:rsidR="008F5BBA">
          <w:rPr>
            <w:noProof/>
            <w:webHidden/>
          </w:rPr>
          <w:fldChar w:fldCharType="separate"/>
        </w:r>
        <w:r w:rsidR="008F5BBA">
          <w:rPr>
            <w:noProof/>
            <w:webHidden/>
          </w:rPr>
          <w:t>74</w:t>
        </w:r>
        <w:r w:rsidR="008F5BBA">
          <w:rPr>
            <w:noProof/>
            <w:webHidden/>
          </w:rPr>
          <w:fldChar w:fldCharType="end"/>
        </w:r>
      </w:hyperlink>
    </w:p>
    <w:p w14:paraId="004CD77C" w14:textId="77777777" w:rsidR="008F5BBA" w:rsidRDefault="00523BEC">
      <w:pPr>
        <w:pStyle w:val="TOC3"/>
        <w:rPr>
          <w:rFonts w:asciiTheme="minorHAnsi" w:eastAsiaTheme="minorEastAsia" w:hAnsiTheme="minorHAnsi" w:cstheme="minorBidi"/>
          <w:noProof/>
          <w:sz w:val="22"/>
          <w:szCs w:val="22"/>
          <w:lang w:val="en-GB" w:eastAsia="en-GB"/>
        </w:rPr>
      </w:pPr>
      <w:hyperlink w:anchor="_Toc421089930" w:history="1">
        <w:r w:rsidR="008F5BBA" w:rsidRPr="003E09AF">
          <w:rPr>
            <w:rStyle w:val="Hyperlink"/>
            <w:noProof/>
          </w:rPr>
          <w:t>7.5.1</w:t>
        </w:r>
        <w:r w:rsidR="008F5BBA">
          <w:rPr>
            <w:rFonts w:asciiTheme="minorHAnsi" w:eastAsiaTheme="minorEastAsia" w:hAnsiTheme="minorHAnsi" w:cstheme="minorBidi"/>
            <w:noProof/>
            <w:sz w:val="22"/>
            <w:szCs w:val="22"/>
            <w:lang w:val="en-GB" w:eastAsia="en-GB"/>
          </w:rPr>
          <w:tab/>
        </w:r>
        <w:r w:rsidR="008F5BBA" w:rsidRPr="003E09AF">
          <w:rPr>
            <w:rStyle w:val="Hyperlink"/>
            <w:noProof/>
          </w:rPr>
          <w:t>COPA Characteristics and Value Fields</w:t>
        </w:r>
        <w:r w:rsidR="008F5BBA">
          <w:rPr>
            <w:noProof/>
            <w:webHidden/>
          </w:rPr>
          <w:tab/>
        </w:r>
        <w:r w:rsidR="008F5BBA">
          <w:rPr>
            <w:noProof/>
            <w:webHidden/>
          </w:rPr>
          <w:fldChar w:fldCharType="begin"/>
        </w:r>
        <w:r w:rsidR="008F5BBA">
          <w:rPr>
            <w:noProof/>
            <w:webHidden/>
          </w:rPr>
          <w:instrText xml:space="preserve"> PAGEREF _Toc421089930 \h </w:instrText>
        </w:r>
        <w:r w:rsidR="008F5BBA">
          <w:rPr>
            <w:noProof/>
            <w:webHidden/>
          </w:rPr>
        </w:r>
        <w:r w:rsidR="008F5BBA">
          <w:rPr>
            <w:noProof/>
            <w:webHidden/>
          </w:rPr>
          <w:fldChar w:fldCharType="separate"/>
        </w:r>
        <w:r w:rsidR="008F5BBA">
          <w:rPr>
            <w:noProof/>
            <w:webHidden/>
          </w:rPr>
          <w:t>74</w:t>
        </w:r>
        <w:r w:rsidR="008F5BBA">
          <w:rPr>
            <w:noProof/>
            <w:webHidden/>
          </w:rPr>
          <w:fldChar w:fldCharType="end"/>
        </w:r>
      </w:hyperlink>
    </w:p>
    <w:p w14:paraId="004CD77D"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31" w:history="1">
        <w:r w:rsidR="008F5BBA" w:rsidRPr="003E09AF">
          <w:rPr>
            <w:rStyle w:val="Hyperlink"/>
            <w:noProof/>
            <w:lang w:val="en-GB"/>
          </w:rPr>
          <w:t>7.6</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Product Costing</w:t>
        </w:r>
        <w:r w:rsidR="008F5BBA">
          <w:rPr>
            <w:noProof/>
            <w:webHidden/>
          </w:rPr>
          <w:tab/>
        </w:r>
        <w:r w:rsidR="008F5BBA">
          <w:rPr>
            <w:noProof/>
            <w:webHidden/>
          </w:rPr>
          <w:fldChar w:fldCharType="begin"/>
        </w:r>
        <w:r w:rsidR="008F5BBA">
          <w:rPr>
            <w:noProof/>
            <w:webHidden/>
          </w:rPr>
          <w:instrText xml:space="preserve"> PAGEREF _Toc421089931 \h </w:instrText>
        </w:r>
        <w:r w:rsidR="008F5BBA">
          <w:rPr>
            <w:noProof/>
            <w:webHidden/>
          </w:rPr>
        </w:r>
        <w:r w:rsidR="008F5BBA">
          <w:rPr>
            <w:noProof/>
            <w:webHidden/>
          </w:rPr>
          <w:fldChar w:fldCharType="separate"/>
        </w:r>
        <w:r w:rsidR="008F5BBA">
          <w:rPr>
            <w:noProof/>
            <w:webHidden/>
          </w:rPr>
          <w:t>81</w:t>
        </w:r>
        <w:r w:rsidR="008F5BBA">
          <w:rPr>
            <w:noProof/>
            <w:webHidden/>
          </w:rPr>
          <w:fldChar w:fldCharType="end"/>
        </w:r>
      </w:hyperlink>
    </w:p>
    <w:p w14:paraId="004CD77E"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32" w:history="1">
        <w:r w:rsidR="008F5BBA" w:rsidRPr="003E09AF">
          <w:rPr>
            <w:rStyle w:val="Hyperlink"/>
            <w:noProof/>
            <w:lang w:val="en-GB"/>
          </w:rPr>
          <w:t>7.7</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Budget Planning and Forecasting</w:t>
        </w:r>
        <w:r w:rsidR="008F5BBA">
          <w:rPr>
            <w:noProof/>
            <w:webHidden/>
          </w:rPr>
          <w:tab/>
        </w:r>
        <w:r w:rsidR="008F5BBA">
          <w:rPr>
            <w:noProof/>
            <w:webHidden/>
          </w:rPr>
          <w:fldChar w:fldCharType="begin"/>
        </w:r>
        <w:r w:rsidR="008F5BBA">
          <w:rPr>
            <w:noProof/>
            <w:webHidden/>
          </w:rPr>
          <w:instrText xml:space="preserve"> PAGEREF _Toc421089932 \h </w:instrText>
        </w:r>
        <w:r w:rsidR="008F5BBA">
          <w:rPr>
            <w:noProof/>
            <w:webHidden/>
          </w:rPr>
        </w:r>
        <w:r w:rsidR="008F5BBA">
          <w:rPr>
            <w:noProof/>
            <w:webHidden/>
          </w:rPr>
          <w:fldChar w:fldCharType="separate"/>
        </w:r>
        <w:r w:rsidR="008F5BBA">
          <w:rPr>
            <w:noProof/>
            <w:webHidden/>
          </w:rPr>
          <w:t>83</w:t>
        </w:r>
        <w:r w:rsidR="008F5BBA">
          <w:rPr>
            <w:noProof/>
            <w:webHidden/>
          </w:rPr>
          <w:fldChar w:fldCharType="end"/>
        </w:r>
      </w:hyperlink>
    </w:p>
    <w:p w14:paraId="004CD77F"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33" w:history="1">
        <w:r w:rsidR="008F5BBA" w:rsidRPr="003E09AF">
          <w:rPr>
            <w:rStyle w:val="Hyperlink"/>
            <w:noProof/>
            <w:lang w:val="en-GB"/>
          </w:rPr>
          <w:t>7.8</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Margin Analysis and Inventory Valuation</w:t>
        </w:r>
        <w:r w:rsidR="008F5BBA">
          <w:rPr>
            <w:noProof/>
            <w:webHidden/>
          </w:rPr>
          <w:tab/>
        </w:r>
        <w:r w:rsidR="008F5BBA">
          <w:rPr>
            <w:noProof/>
            <w:webHidden/>
          </w:rPr>
          <w:fldChar w:fldCharType="begin"/>
        </w:r>
        <w:r w:rsidR="008F5BBA">
          <w:rPr>
            <w:noProof/>
            <w:webHidden/>
          </w:rPr>
          <w:instrText xml:space="preserve"> PAGEREF _Toc421089933 \h </w:instrText>
        </w:r>
        <w:r w:rsidR="008F5BBA">
          <w:rPr>
            <w:noProof/>
            <w:webHidden/>
          </w:rPr>
        </w:r>
        <w:r w:rsidR="008F5BBA">
          <w:rPr>
            <w:noProof/>
            <w:webHidden/>
          </w:rPr>
          <w:fldChar w:fldCharType="separate"/>
        </w:r>
        <w:r w:rsidR="008F5BBA">
          <w:rPr>
            <w:noProof/>
            <w:webHidden/>
          </w:rPr>
          <w:t>83</w:t>
        </w:r>
        <w:r w:rsidR="008F5BBA">
          <w:rPr>
            <w:noProof/>
            <w:webHidden/>
          </w:rPr>
          <w:fldChar w:fldCharType="end"/>
        </w:r>
      </w:hyperlink>
    </w:p>
    <w:p w14:paraId="004CD780" w14:textId="77777777" w:rsidR="008F5BBA" w:rsidRDefault="00523BEC">
      <w:pPr>
        <w:pStyle w:val="TOC1"/>
        <w:rPr>
          <w:rFonts w:asciiTheme="minorHAnsi" w:eastAsiaTheme="minorEastAsia" w:hAnsiTheme="minorHAnsi" w:cstheme="minorBidi"/>
          <w:noProof/>
          <w:sz w:val="22"/>
          <w:szCs w:val="22"/>
          <w:lang w:val="en-GB" w:eastAsia="en-GB"/>
        </w:rPr>
      </w:pPr>
      <w:hyperlink w:anchor="_Toc421089934" w:history="1">
        <w:r w:rsidR="008F5BBA" w:rsidRPr="003E09AF">
          <w:rPr>
            <w:rStyle w:val="Hyperlink"/>
            <w:noProof/>
            <w:lang w:val="en-GB"/>
          </w:rPr>
          <w:t>8</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Operational Reporting</w:t>
        </w:r>
        <w:r w:rsidR="008F5BBA">
          <w:rPr>
            <w:noProof/>
            <w:webHidden/>
          </w:rPr>
          <w:tab/>
        </w:r>
        <w:r w:rsidR="008F5BBA">
          <w:rPr>
            <w:noProof/>
            <w:webHidden/>
          </w:rPr>
          <w:fldChar w:fldCharType="begin"/>
        </w:r>
        <w:r w:rsidR="008F5BBA">
          <w:rPr>
            <w:noProof/>
            <w:webHidden/>
          </w:rPr>
          <w:instrText xml:space="preserve"> PAGEREF _Toc421089934 \h </w:instrText>
        </w:r>
        <w:r w:rsidR="008F5BBA">
          <w:rPr>
            <w:noProof/>
            <w:webHidden/>
          </w:rPr>
        </w:r>
        <w:r w:rsidR="008F5BBA">
          <w:rPr>
            <w:noProof/>
            <w:webHidden/>
          </w:rPr>
          <w:fldChar w:fldCharType="separate"/>
        </w:r>
        <w:r w:rsidR="008F5BBA">
          <w:rPr>
            <w:noProof/>
            <w:webHidden/>
          </w:rPr>
          <w:t>87</w:t>
        </w:r>
        <w:r w:rsidR="008F5BBA">
          <w:rPr>
            <w:noProof/>
            <w:webHidden/>
          </w:rPr>
          <w:fldChar w:fldCharType="end"/>
        </w:r>
      </w:hyperlink>
    </w:p>
    <w:p w14:paraId="004CD781" w14:textId="77777777" w:rsidR="008F5BBA" w:rsidRDefault="00523BEC">
      <w:pPr>
        <w:pStyle w:val="TOC3"/>
        <w:rPr>
          <w:rFonts w:asciiTheme="minorHAnsi" w:eastAsiaTheme="minorEastAsia" w:hAnsiTheme="minorHAnsi" w:cstheme="minorBidi"/>
          <w:noProof/>
          <w:sz w:val="22"/>
          <w:szCs w:val="22"/>
          <w:lang w:val="en-GB" w:eastAsia="en-GB"/>
        </w:rPr>
      </w:pPr>
      <w:hyperlink w:anchor="_Toc421089935" w:history="1">
        <w:r w:rsidR="008F5BBA" w:rsidRPr="003E09AF">
          <w:rPr>
            <w:rStyle w:val="Hyperlink"/>
            <w:noProof/>
            <w:lang w:val="en-GB"/>
          </w:rPr>
          <w:t>8.1.1</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Profit Centre and Cost Centre Reports</w:t>
        </w:r>
        <w:r w:rsidR="008F5BBA">
          <w:rPr>
            <w:noProof/>
            <w:webHidden/>
          </w:rPr>
          <w:tab/>
        </w:r>
        <w:r w:rsidR="008F5BBA">
          <w:rPr>
            <w:noProof/>
            <w:webHidden/>
          </w:rPr>
          <w:fldChar w:fldCharType="begin"/>
        </w:r>
        <w:r w:rsidR="008F5BBA">
          <w:rPr>
            <w:noProof/>
            <w:webHidden/>
          </w:rPr>
          <w:instrText xml:space="preserve"> PAGEREF _Toc421089935 \h </w:instrText>
        </w:r>
        <w:r w:rsidR="008F5BBA">
          <w:rPr>
            <w:noProof/>
            <w:webHidden/>
          </w:rPr>
        </w:r>
        <w:r w:rsidR="008F5BBA">
          <w:rPr>
            <w:noProof/>
            <w:webHidden/>
          </w:rPr>
          <w:fldChar w:fldCharType="separate"/>
        </w:r>
        <w:r w:rsidR="008F5BBA">
          <w:rPr>
            <w:noProof/>
            <w:webHidden/>
          </w:rPr>
          <w:t>87</w:t>
        </w:r>
        <w:r w:rsidR="008F5BBA">
          <w:rPr>
            <w:noProof/>
            <w:webHidden/>
          </w:rPr>
          <w:fldChar w:fldCharType="end"/>
        </w:r>
      </w:hyperlink>
    </w:p>
    <w:p w14:paraId="004CD782" w14:textId="77777777" w:rsidR="008F5BBA" w:rsidRDefault="00523BEC">
      <w:pPr>
        <w:pStyle w:val="TOC3"/>
        <w:rPr>
          <w:rFonts w:asciiTheme="minorHAnsi" w:eastAsiaTheme="minorEastAsia" w:hAnsiTheme="minorHAnsi" w:cstheme="minorBidi"/>
          <w:noProof/>
          <w:sz w:val="22"/>
          <w:szCs w:val="22"/>
          <w:lang w:val="en-GB" w:eastAsia="en-GB"/>
        </w:rPr>
      </w:pPr>
      <w:hyperlink w:anchor="_Toc421089936" w:history="1">
        <w:r w:rsidR="008F5BBA" w:rsidRPr="003E09AF">
          <w:rPr>
            <w:rStyle w:val="Hyperlink"/>
            <w:noProof/>
            <w:lang w:val="en-GB"/>
          </w:rPr>
          <w:t>8.1.2</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Profitability Analysis Reports</w:t>
        </w:r>
        <w:r w:rsidR="008F5BBA">
          <w:rPr>
            <w:noProof/>
            <w:webHidden/>
          </w:rPr>
          <w:tab/>
        </w:r>
        <w:r w:rsidR="008F5BBA">
          <w:rPr>
            <w:noProof/>
            <w:webHidden/>
          </w:rPr>
          <w:fldChar w:fldCharType="begin"/>
        </w:r>
        <w:r w:rsidR="008F5BBA">
          <w:rPr>
            <w:noProof/>
            <w:webHidden/>
          </w:rPr>
          <w:instrText xml:space="preserve"> PAGEREF _Toc421089936 \h </w:instrText>
        </w:r>
        <w:r w:rsidR="008F5BBA">
          <w:rPr>
            <w:noProof/>
            <w:webHidden/>
          </w:rPr>
        </w:r>
        <w:r w:rsidR="008F5BBA">
          <w:rPr>
            <w:noProof/>
            <w:webHidden/>
          </w:rPr>
          <w:fldChar w:fldCharType="separate"/>
        </w:r>
        <w:r w:rsidR="008F5BBA">
          <w:rPr>
            <w:noProof/>
            <w:webHidden/>
          </w:rPr>
          <w:t>87</w:t>
        </w:r>
        <w:r w:rsidR="008F5BBA">
          <w:rPr>
            <w:noProof/>
            <w:webHidden/>
          </w:rPr>
          <w:fldChar w:fldCharType="end"/>
        </w:r>
      </w:hyperlink>
    </w:p>
    <w:p w14:paraId="004CD783" w14:textId="77777777" w:rsidR="008F5BBA" w:rsidRDefault="00523BEC">
      <w:pPr>
        <w:pStyle w:val="TOC3"/>
        <w:rPr>
          <w:rFonts w:asciiTheme="minorHAnsi" w:eastAsiaTheme="minorEastAsia" w:hAnsiTheme="minorHAnsi" w:cstheme="minorBidi"/>
          <w:noProof/>
          <w:sz w:val="22"/>
          <w:szCs w:val="22"/>
          <w:lang w:val="en-GB" w:eastAsia="en-GB"/>
        </w:rPr>
      </w:pPr>
      <w:hyperlink w:anchor="_Toc421089937" w:history="1">
        <w:r w:rsidR="008F5BBA" w:rsidRPr="003E09AF">
          <w:rPr>
            <w:rStyle w:val="Hyperlink"/>
            <w:noProof/>
            <w:lang w:val="en-GB"/>
          </w:rPr>
          <w:t>8.1.3</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Internal Order Reports</w:t>
        </w:r>
        <w:r w:rsidR="008F5BBA">
          <w:rPr>
            <w:noProof/>
            <w:webHidden/>
          </w:rPr>
          <w:tab/>
        </w:r>
        <w:r w:rsidR="008F5BBA">
          <w:rPr>
            <w:noProof/>
            <w:webHidden/>
          </w:rPr>
          <w:fldChar w:fldCharType="begin"/>
        </w:r>
        <w:r w:rsidR="008F5BBA">
          <w:rPr>
            <w:noProof/>
            <w:webHidden/>
          </w:rPr>
          <w:instrText xml:space="preserve"> PAGEREF _Toc421089937 \h </w:instrText>
        </w:r>
        <w:r w:rsidR="008F5BBA">
          <w:rPr>
            <w:noProof/>
            <w:webHidden/>
          </w:rPr>
        </w:r>
        <w:r w:rsidR="008F5BBA">
          <w:rPr>
            <w:noProof/>
            <w:webHidden/>
          </w:rPr>
          <w:fldChar w:fldCharType="separate"/>
        </w:r>
        <w:r w:rsidR="008F5BBA">
          <w:rPr>
            <w:noProof/>
            <w:webHidden/>
          </w:rPr>
          <w:t>87</w:t>
        </w:r>
        <w:r w:rsidR="008F5BBA">
          <w:rPr>
            <w:noProof/>
            <w:webHidden/>
          </w:rPr>
          <w:fldChar w:fldCharType="end"/>
        </w:r>
      </w:hyperlink>
    </w:p>
    <w:p w14:paraId="004CD784" w14:textId="77777777" w:rsidR="008F5BBA" w:rsidRDefault="00523BEC">
      <w:pPr>
        <w:pStyle w:val="TOC3"/>
        <w:rPr>
          <w:rFonts w:asciiTheme="minorHAnsi" w:eastAsiaTheme="minorEastAsia" w:hAnsiTheme="minorHAnsi" w:cstheme="minorBidi"/>
          <w:noProof/>
          <w:sz w:val="22"/>
          <w:szCs w:val="22"/>
          <w:lang w:val="en-GB" w:eastAsia="en-GB"/>
        </w:rPr>
      </w:pPr>
      <w:hyperlink w:anchor="_Toc421089938" w:history="1">
        <w:r w:rsidR="008F5BBA" w:rsidRPr="003E09AF">
          <w:rPr>
            <w:rStyle w:val="Hyperlink"/>
            <w:noProof/>
            <w:lang w:val="en-GB"/>
          </w:rPr>
          <w:t>8.1.4</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Project Systems Reports</w:t>
        </w:r>
        <w:r w:rsidR="008F5BBA">
          <w:rPr>
            <w:noProof/>
            <w:webHidden/>
          </w:rPr>
          <w:tab/>
        </w:r>
        <w:r w:rsidR="008F5BBA">
          <w:rPr>
            <w:noProof/>
            <w:webHidden/>
          </w:rPr>
          <w:fldChar w:fldCharType="begin"/>
        </w:r>
        <w:r w:rsidR="008F5BBA">
          <w:rPr>
            <w:noProof/>
            <w:webHidden/>
          </w:rPr>
          <w:instrText xml:space="preserve"> PAGEREF _Toc421089938 \h </w:instrText>
        </w:r>
        <w:r w:rsidR="008F5BBA">
          <w:rPr>
            <w:noProof/>
            <w:webHidden/>
          </w:rPr>
        </w:r>
        <w:r w:rsidR="008F5BBA">
          <w:rPr>
            <w:noProof/>
            <w:webHidden/>
          </w:rPr>
          <w:fldChar w:fldCharType="separate"/>
        </w:r>
        <w:r w:rsidR="008F5BBA">
          <w:rPr>
            <w:noProof/>
            <w:webHidden/>
          </w:rPr>
          <w:t>88</w:t>
        </w:r>
        <w:r w:rsidR="008F5BBA">
          <w:rPr>
            <w:noProof/>
            <w:webHidden/>
          </w:rPr>
          <w:fldChar w:fldCharType="end"/>
        </w:r>
      </w:hyperlink>
    </w:p>
    <w:p w14:paraId="004CD785" w14:textId="77777777" w:rsidR="008F5BBA" w:rsidRDefault="00523BEC">
      <w:pPr>
        <w:pStyle w:val="TOC1"/>
        <w:rPr>
          <w:rFonts w:asciiTheme="minorHAnsi" w:eastAsiaTheme="minorEastAsia" w:hAnsiTheme="minorHAnsi" w:cstheme="minorBidi"/>
          <w:noProof/>
          <w:sz w:val="22"/>
          <w:szCs w:val="22"/>
          <w:lang w:val="en-GB" w:eastAsia="en-GB"/>
        </w:rPr>
      </w:pPr>
      <w:hyperlink w:anchor="_Toc421089939" w:history="1">
        <w:r w:rsidR="008F5BBA" w:rsidRPr="003E09AF">
          <w:rPr>
            <w:rStyle w:val="Hyperlink"/>
            <w:noProof/>
            <w:lang w:val="en-GB"/>
          </w:rPr>
          <w:t>9</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WRICEF Requirements</w:t>
        </w:r>
        <w:r w:rsidR="008F5BBA">
          <w:rPr>
            <w:noProof/>
            <w:webHidden/>
          </w:rPr>
          <w:tab/>
        </w:r>
        <w:r w:rsidR="008F5BBA">
          <w:rPr>
            <w:noProof/>
            <w:webHidden/>
          </w:rPr>
          <w:fldChar w:fldCharType="begin"/>
        </w:r>
        <w:r w:rsidR="008F5BBA">
          <w:rPr>
            <w:noProof/>
            <w:webHidden/>
          </w:rPr>
          <w:instrText xml:space="preserve"> PAGEREF _Toc421089939 \h </w:instrText>
        </w:r>
        <w:r w:rsidR="008F5BBA">
          <w:rPr>
            <w:noProof/>
            <w:webHidden/>
          </w:rPr>
        </w:r>
        <w:r w:rsidR="008F5BBA">
          <w:rPr>
            <w:noProof/>
            <w:webHidden/>
          </w:rPr>
          <w:fldChar w:fldCharType="separate"/>
        </w:r>
        <w:r w:rsidR="008F5BBA">
          <w:rPr>
            <w:noProof/>
            <w:webHidden/>
          </w:rPr>
          <w:t>89</w:t>
        </w:r>
        <w:r w:rsidR="008F5BBA">
          <w:rPr>
            <w:noProof/>
            <w:webHidden/>
          </w:rPr>
          <w:fldChar w:fldCharType="end"/>
        </w:r>
      </w:hyperlink>
    </w:p>
    <w:p w14:paraId="004CD786"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40" w:history="1">
        <w:r w:rsidR="008F5BBA" w:rsidRPr="003E09AF">
          <w:rPr>
            <w:rStyle w:val="Hyperlink"/>
            <w:noProof/>
            <w:lang w:val="en-GB"/>
          </w:rPr>
          <w:t>9.1</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Workflow Requirements</w:t>
        </w:r>
        <w:r w:rsidR="008F5BBA">
          <w:rPr>
            <w:noProof/>
            <w:webHidden/>
          </w:rPr>
          <w:tab/>
        </w:r>
        <w:r w:rsidR="008F5BBA">
          <w:rPr>
            <w:noProof/>
            <w:webHidden/>
          </w:rPr>
          <w:fldChar w:fldCharType="begin"/>
        </w:r>
        <w:r w:rsidR="008F5BBA">
          <w:rPr>
            <w:noProof/>
            <w:webHidden/>
          </w:rPr>
          <w:instrText xml:space="preserve"> PAGEREF _Toc421089940 \h </w:instrText>
        </w:r>
        <w:r w:rsidR="008F5BBA">
          <w:rPr>
            <w:noProof/>
            <w:webHidden/>
          </w:rPr>
        </w:r>
        <w:r w:rsidR="008F5BBA">
          <w:rPr>
            <w:noProof/>
            <w:webHidden/>
          </w:rPr>
          <w:fldChar w:fldCharType="separate"/>
        </w:r>
        <w:r w:rsidR="008F5BBA">
          <w:rPr>
            <w:noProof/>
            <w:webHidden/>
          </w:rPr>
          <w:t>89</w:t>
        </w:r>
        <w:r w:rsidR="008F5BBA">
          <w:rPr>
            <w:noProof/>
            <w:webHidden/>
          </w:rPr>
          <w:fldChar w:fldCharType="end"/>
        </w:r>
      </w:hyperlink>
    </w:p>
    <w:p w14:paraId="004CD787"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41" w:history="1">
        <w:r w:rsidR="008F5BBA" w:rsidRPr="003E09AF">
          <w:rPr>
            <w:rStyle w:val="Hyperlink"/>
            <w:noProof/>
            <w:lang w:val="en-GB"/>
          </w:rPr>
          <w:t>9.2</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Report Requirements</w:t>
        </w:r>
        <w:r w:rsidR="008F5BBA">
          <w:rPr>
            <w:noProof/>
            <w:webHidden/>
          </w:rPr>
          <w:tab/>
        </w:r>
        <w:r w:rsidR="008F5BBA">
          <w:rPr>
            <w:noProof/>
            <w:webHidden/>
          </w:rPr>
          <w:fldChar w:fldCharType="begin"/>
        </w:r>
        <w:r w:rsidR="008F5BBA">
          <w:rPr>
            <w:noProof/>
            <w:webHidden/>
          </w:rPr>
          <w:instrText xml:space="preserve"> PAGEREF _Toc421089941 \h </w:instrText>
        </w:r>
        <w:r w:rsidR="008F5BBA">
          <w:rPr>
            <w:noProof/>
            <w:webHidden/>
          </w:rPr>
        </w:r>
        <w:r w:rsidR="008F5BBA">
          <w:rPr>
            <w:noProof/>
            <w:webHidden/>
          </w:rPr>
          <w:fldChar w:fldCharType="separate"/>
        </w:r>
        <w:r w:rsidR="008F5BBA">
          <w:rPr>
            <w:noProof/>
            <w:webHidden/>
          </w:rPr>
          <w:t>89</w:t>
        </w:r>
        <w:r w:rsidR="008F5BBA">
          <w:rPr>
            <w:noProof/>
            <w:webHidden/>
          </w:rPr>
          <w:fldChar w:fldCharType="end"/>
        </w:r>
      </w:hyperlink>
    </w:p>
    <w:p w14:paraId="004CD788"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42" w:history="1">
        <w:r w:rsidR="008F5BBA" w:rsidRPr="003E09AF">
          <w:rPr>
            <w:rStyle w:val="Hyperlink"/>
            <w:noProof/>
            <w:lang w:val="en-GB"/>
          </w:rPr>
          <w:t>9.3</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Interfaces Requirements</w:t>
        </w:r>
        <w:r w:rsidR="008F5BBA">
          <w:rPr>
            <w:noProof/>
            <w:webHidden/>
          </w:rPr>
          <w:tab/>
        </w:r>
        <w:r w:rsidR="008F5BBA">
          <w:rPr>
            <w:noProof/>
            <w:webHidden/>
          </w:rPr>
          <w:fldChar w:fldCharType="begin"/>
        </w:r>
        <w:r w:rsidR="008F5BBA">
          <w:rPr>
            <w:noProof/>
            <w:webHidden/>
          </w:rPr>
          <w:instrText xml:space="preserve"> PAGEREF _Toc421089942 \h </w:instrText>
        </w:r>
        <w:r w:rsidR="008F5BBA">
          <w:rPr>
            <w:noProof/>
            <w:webHidden/>
          </w:rPr>
        </w:r>
        <w:r w:rsidR="008F5BBA">
          <w:rPr>
            <w:noProof/>
            <w:webHidden/>
          </w:rPr>
          <w:fldChar w:fldCharType="separate"/>
        </w:r>
        <w:r w:rsidR="008F5BBA">
          <w:rPr>
            <w:noProof/>
            <w:webHidden/>
          </w:rPr>
          <w:t>89</w:t>
        </w:r>
        <w:r w:rsidR="008F5BBA">
          <w:rPr>
            <w:noProof/>
            <w:webHidden/>
          </w:rPr>
          <w:fldChar w:fldCharType="end"/>
        </w:r>
      </w:hyperlink>
    </w:p>
    <w:p w14:paraId="004CD789"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43" w:history="1">
        <w:r w:rsidR="008F5BBA" w:rsidRPr="003E09AF">
          <w:rPr>
            <w:rStyle w:val="Hyperlink"/>
            <w:noProof/>
            <w:lang w:val="en-GB"/>
          </w:rPr>
          <w:t>9.4</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Data Conversions Requirements</w:t>
        </w:r>
        <w:r w:rsidR="008F5BBA">
          <w:rPr>
            <w:noProof/>
            <w:webHidden/>
          </w:rPr>
          <w:tab/>
        </w:r>
        <w:r w:rsidR="008F5BBA">
          <w:rPr>
            <w:noProof/>
            <w:webHidden/>
          </w:rPr>
          <w:fldChar w:fldCharType="begin"/>
        </w:r>
        <w:r w:rsidR="008F5BBA">
          <w:rPr>
            <w:noProof/>
            <w:webHidden/>
          </w:rPr>
          <w:instrText xml:space="preserve"> PAGEREF _Toc421089943 \h </w:instrText>
        </w:r>
        <w:r w:rsidR="008F5BBA">
          <w:rPr>
            <w:noProof/>
            <w:webHidden/>
          </w:rPr>
        </w:r>
        <w:r w:rsidR="008F5BBA">
          <w:rPr>
            <w:noProof/>
            <w:webHidden/>
          </w:rPr>
          <w:fldChar w:fldCharType="separate"/>
        </w:r>
        <w:r w:rsidR="008F5BBA">
          <w:rPr>
            <w:noProof/>
            <w:webHidden/>
          </w:rPr>
          <w:t>89</w:t>
        </w:r>
        <w:r w:rsidR="008F5BBA">
          <w:rPr>
            <w:noProof/>
            <w:webHidden/>
          </w:rPr>
          <w:fldChar w:fldCharType="end"/>
        </w:r>
      </w:hyperlink>
    </w:p>
    <w:p w14:paraId="004CD78A"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44" w:history="1">
        <w:r w:rsidR="008F5BBA" w:rsidRPr="003E09AF">
          <w:rPr>
            <w:rStyle w:val="Hyperlink"/>
            <w:noProof/>
            <w:lang w:val="en-GB"/>
          </w:rPr>
          <w:t>9.5</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Enhancements Requirements</w:t>
        </w:r>
        <w:r w:rsidR="008F5BBA">
          <w:rPr>
            <w:noProof/>
            <w:webHidden/>
          </w:rPr>
          <w:tab/>
        </w:r>
        <w:r w:rsidR="008F5BBA">
          <w:rPr>
            <w:noProof/>
            <w:webHidden/>
          </w:rPr>
          <w:fldChar w:fldCharType="begin"/>
        </w:r>
        <w:r w:rsidR="008F5BBA">
          <w:rPr>
            <w:noProof/>
            <w:webHidden/>
          </w:rPr>
          <w:instrText xml:space="preserve"> PAGEREF _Toc421089944 \h </w:instrText>
        </w:r>
        <w:r w:rsidR="008F5BBA">
          <w:rPr>
            <w:noProof/>
            <w:webHidden/>
          </w:rPr>
        </w:r>
        <w:r w:rsidR="008F5BBA">
          <w:rPr>
            <w:noProof/>
            <w:webHidden/>
          </w:rPr>
          <w:fldChar w:fldCharType="separate"/>
        </w:r>
        <w:r w:rsidR="008F5BBA">
          <w:rPr>
            <w:noProof/>
            <w:webHidden/>
          </w:rPr>
          <w:t>89</w:t>
        </w:r>
        <w:r w:rsidR="008F5BBA">
          <w:rPr>
            <w:noProof/>
            <w:webHidden/>
          </w:rPr>
          <w:fldChar w:fldCharType="end"/>
        </w:r>
      </w:hyperlink>
    </w:p>
    <w:p w14:paraId="004CD78B"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45" w:history="1">
        <w:r w:rsidR="008F5BBA" w:rsidRPr="003E09AF">
          <w:rPr>
            <w:rStyle w:val="Hyperlink"/>
            <w:noProof/>
            <w:lang w:val="en-GB"/>
          </w:rPr>
          <w:t>9.6</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Forms Requirements</w:t>
        </w:r>
        <w:r w:rsidR="008F5BBA">
          <w:rPr>
            <w:noProof/>
            <w:webHidden/>
          </w:rPr>
          <w:tab/>
        </w:r>
        <w:r w:rsidR="008F5BBA">
          <w:rPr>
            <w:noProof/>
            <w:webHidden/>
          </w:rPr>
          <w:fldChar w:fldCharType="begin"/>
        </w:r>
        <w:r w:rsidR="008F5BBA">
          <w:rPr>
            <w:noProof/>
            <w:webHidden/>
          </w:rPr>
          <w:instrText xml:space="preserve"> PAGEREF _Toc421089945 \h </w:instrText>
        </w:r>
        <w:r w:rsidR="008F5BBA">
          <w:rPr>
            <w:noProof/>
            <w:webHidden/>
          </w:rPr>
        </w:r>
        <w:r w:rsidR="008F5BBA">
          <w:rPr>
            <w:noProof/>
            <w:webHidden/>
          </w:rPr>
          <w:fldChar w:fldCharType="separate"/>
        </w:r>
        <w:r w:rsidR="008F5BBA">
          <w:rPr>
            <w:noProof/>
            <w:webHidden/>
          </w:rPr>
          <w:t>90</w:t>
        </w:r>
        <w:r w:rsidR="008F5BBA">
          <w:rPr>
            <w:noProof/>
            <w:webHidden/>
          </w:rPr>
          <w:fldChar w:fldCharType="end"/>
        </w:r>
      </w:hyperlink>
    </w:p>
    <w:p w14:paraId="004CD78C" w14:textId="77777777" w:rsidR="008F5BBA" w:rsidRDefault="00523BEC">
      <w:pPr>
        <w:pStyle w:val="TOC1"/>
        <w:rPr>
          <w:rFonts w:asciiTheme="minorHAnsi" w:eastAsiaTheme="minorEastAsia" w:hAnsiTheme="minorHAnsi" w:cstheme="minorBidi"/>
          <w:noProof/>
          <w:sz w:val="22"/>
          <w:szCs w:val="22"/>
          <w:lang w:val="en-GB" w:eastAsia="en-GB"/>
        </w:rPr>
      </w:pPr>
      <w:hyperlink w:anchor="_Toc421089946" w:history="1">
        <w:r w:rsidR="008F5BBA" w:rsidRPr="003E09AF">
          <w:rPr>
            <w:rStyle w:val="Hyperlink"/>
            <w:noProof/>
            <w:lang w:val="en-GB"/>
          </w:rPr>
          <w:t>10</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Gaps</w:t>
        </w:r>
        <w:r w:rsidR="008F5BBA">
          <w:rPr>
            <w:noProof/>
            <w:webHidden/>
          </w:rPr>
          <w:tab/>
        </w:r>
        <w:r w:rsidR="008F5BBA">
          <w:rPr>
            <w:noProof/>
            <w:webHidden/>
          </w:rPr>
          <w:fldChar w:fldCharType="begin"/>
        </w:r>
        <w:r w:rsidR="008F5BBA">
          <w:rPr>
            <w:noProof/>
            <w:webHidden/>
          </w:rPr>
          <w:instrText xml:space="preserve"> PAGEREF _Toc421089946 \h </w:instrText>
        </w:r>
        <w:r w:rsidR="008F5BBA">
          <w:rPr>
            <w:noProof/>
            <w:webHidden/>
          </w:rPr>
        </w:r>
        <w:r w:rsidR="008F5BBA">
          <w:rPr>
            <w:noProof/>
            <w:webHidden/>
          </w:rPr>
          <w:fldChar w:fldCharType="separate"/>
        </w:r>
        <w:r w:rsidR="008F5BBA">
          <w:rPr>
            <w:noProof/>
            <w:webHidden/>
          </w:rPr>
          <w:t>91</w:t>
        </w:r>
        <w:r w:rsidR="008F5BBA">
          <w:rPr>
            <w:noProof/>
            <w:webHidden/>
          </w:rPr>
          <w:fldChar w:fldCharType="end"/>
        </w:r>
      </w:hyperlink>
    </w:p>
    <w:p w14:paraId="004CD78D"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47" w:history="1">
        <w:r w:rsidR="008F5BBA" w:rsidRPr="003E09AF">
          <w:rPr>
            <w:rStyle w:val="Hyperlink"/>
            <w:noProof/>
            <w:lang w:val="en-GB"/>
          </w:rPr>
          <w:t>10.1</w:t>
        </w:r>
        <w:r w:rsidR="008F5BBA">
          <w:rPr>
            <w:noProof/>
            <w:webHidden/>
          </w:rPr>
          <w:tab/>
        </w:r>
        <w:r w:rsidR="008F5BBA">
          <w:rPr>
            <w:noProof/>
            <w:webHidden/>
          </w:rPr>
          <w:fldChar w:fldCharType="begin"/>
        </w:r>
        <w:r w:rsidR="008F5BBA">
          <w:rPr>
            <w:noProof/>
            <w:webHidden/>
          </w:rPr>
          <w:instrText xml:space="preserve"> PAGEREF _Toc421089947 \h </w:instrText>
        </w:r>
        <w:r w:rsidR="008F5BBA">
          <w:rPr>
            <w:noProof/>
            <w:webHidden/>
          </w:rPr>
        </w:r>
        <w:r w:rsidR="008F5BBA">
          <w:rPr>
            <w:noProof/>
            <w:webHidden/>
          </w:rPr>
          <w:fldChar w:fldCharType="separate"/>
        </w:r>
        <w:r w:rsidR="008F5BBA">
          <w:rPr>
            <w:noProof/>
            <w:webHidden/>
          </w:rPr>
          <w:t>91</w:t>
        </w:r>
        <w:r w:rsidR="008F5BBA">
          <w:rPr>
            <w:noProof/>
            <w:webHidden/>
          </w:rPr>
          <w:fldChar w:fldCharType="end"/>
        </w:r>
      </w:hyperlink>
    </w:p>
    <w:p w14:paraId="004CD78E" w14:textId="77777777" w:rsidR="008F5BBA" w:rsidRDefault="00523BEC">
      <w:pPr>
        <w:pStyle w:val="TOC1"/>
        <w:rPr>
          <w:rFonts w:asciiTheme="minorHAnsi" w:eastAsiaTheme="minorEastAsia" w:hAnsiTheme="minorHAnsi" w:cstheme="minorBidi"/>
          <w:noProof/>
          <w:sz w:val="22"/>
          <w:szCs w:val="22"/>
          <w:lang w:val="en-GB" w:eastAsia="en-GB"/>
        </w:rPr>
      </w:pPr>
      <w:hyperlink w:anchor="_Toc421089948" w:history="1">
        <w:r w:rsidR="008F5BBA" w:rsidRPr="003E09AF">
          <w:rPr>
            <w:rStyle w:val="Hyperlink"/>
            <w:noProof/>
            <w:lang w:val="en-GB"/>
          </w:rPr>
          <w:t>11</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Roles &amp; Authorisations</w:t>
        </w:r>
        <w:r w:rsidR="008F5BBA">
          <w:rPr>
            <w:noProof/>
            <w:webHidden/>
          </w:rPr>
          <w:tab/>
        </w:r>
        <w:r w:rsidR="008F5BBA">
          <w:rPr>
            <w:noProof/>
            <w:webHidden/>
          </w:rPr>
          <w:fldChar w:fldCharType="begin"/>
        </w:r>
        <w:r w:rsidR="008F5BBA">
          <w:rPr>
            <w:noProof/>
            <w:webHidden/>
          </w:rPr>
          <w:instrText xml:space="preserve"> PAGEREF _Toc421089948 \h </w:instrText>
        </w:r>
        <w:r w:rsidR="008F5BBA">
          <w:rPr>
            <w:noProof/>
            <w:webHidden/>
          </w:rPr>
        </w:r>
        <w:r w:rsidR="008F5BBA">
          <w:rPr>
            <w:noProof/>
            <w:webHidden/>
          </w:rPr>
          <w:fldChar w:fldCharType="separate"/>
        </w:r>
        <w:r w:rsidR="008F5BBA">
          <w:rPr>
            <w:noProof/>
            <w:webHidden/>
          </w:rPr>
          <w:t>92</w:t>
        </w:r>
        <w:r w:rsidR="008F5BBA">
          <w:rPr>
            <w:noProof/>
            <w:webHidden/>
          </w:rPr>
          <w:fldChar w:fldCharType="end"/>
        </w:r>
      </w:hyperlink>
    </w:p>
    <w:p w14:paraId="004CD78F" w14:textId="77777777" w:rsidR="008F5BBA" w:rsidRDefault="00523BEC">
      <w:pPr>
        <w:pStyle w:val="TOC2"/>
        <w:rPr>
          <w:rFonts w:asciiTheme="minorHAnsi" w:eastAsiaTheme="minorEastAsia" w:hAnsiTheme="minorHAnsi" w:cstheme="minorBidi"/>
          <w:noProof/>
          <w:sz w:val="22"/>
          <w:szCs w:val="22"/>
          <w:lang w:val="en-GB" w:eastAsia="en-GB"/>
        </w:rPr>
      </w:pPr>
      <w:hyperlink w:anchor="_Toc421089949" w:history="1">
        <w:r w:rsidR="008F5BBA" w:rsidRPr="003E09AF">
          <w:rPr>
            <w:rStyle w:val="Hyperlink"/>
            <w:noProof/>
            <w:lang w:val="en-GB"/>
          </w:rPr>
          <w:t>11.1</w:t>
        </w:r>
        <w:r w:rsidR="008F5BBA">
          <w:rPr>
            <w:noProof/>
            <w:webHidden/>
          </w:rPr>
          <w:tab/>
        </w:r>
        <w:r w:rsidR="008F5BBA">
          <w:rPr>
            <w:noProof/>
            <w:webHidden/>
          </w:rPr>
          <w:fldChar w:fldCharType="begin"/>
        </w:r>
        <w:r w:rsidR="008F5BBA">
          <w:rPr>
            <w:noProof/>
            <w:webHidden/>
          </w:rPr>
          <w:instrText xml:space="preserve"> PAGEREF _Toc421089949 \h </w:instrText>
        </w:r>
        <w:r w:rsidR="008F5BBA">
          <w:rPr>
            <w:noProof/>
            <w:webHidden/>
          </w:rPr>
        </w:r>
        <w:r w:rsidR="008F5BBA">
          <w:rPr>
            <w:noProof/>
            <w:webHidden/>
          </w:rPr>
          <w:fldChar w:fldCharType="separate"/>
        </w:r>
        <w:r w:rsidR="008F5BBA">
          <w:rPr>
            <w:noProof/>
            <w:webHidden/>
          </w:rPr>
          <w:t>92</w:t>
        </w:r>
        <w:r w:rsidR="008F5BBA">
          <w:rPr>
            <w:noProof/>
            <w:webHidden/>
          </w:rPr>
          <w:fldChar w:fldCharType="end"/>
        </w:r>
      </w:hyperlink>
    </w:p>
    <w:p w14:paraId="004CD790" w14:textId="77777777" w:rsidR="008F5BBA" w:rsidRDefault="00523BEC">
      <w:pPr>
        <w:pStyle w:val="TOC1"/>
        <w:rPr>
          <w:rFonts w:asciiTheme="minorHAnsi" w:eastAsiaTheme="minorEastAsia" w:hAnsiTheme="minorHAnsi" w:cstheme="minorBidi"/>
          <w:noProof/>
          <w:sz w:val="22"/>
          <w:szCs w:val="22"/>
          <w:lang w:val="en-GB" w:eastAsia="en-GB"/>
        </w:rPr>
      </w:pPr>
      <w:hyperlink w:anchor="_Toc421089950" w:history="1">
        <w:r w:rsidR="008F5BBA" w:rsidRPr="003E09AF">
          <w:rPr>
            <w:rStyle w:val="Hyperlink"/>
            <w:noProof/>
            <w:lang w:val="en-US"/>
          </w:rPr>
          <w:t>12</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US"/>
          </w:rPr>
          <w:t>Change Impact Summary</w:t>
        </w:r>
        <w:r w:rsidR="008F5BBA">
          <w:rPr>
            <w:noProof/>
            <w:webHidden/>
          </w:rPr>
          <w:tab/>
        </w:r>
        <w:r w:rsidR="008F5BBA">
          <w:rPr>
            <w:noProof/>
            <w:webHidden/>
          </w:rPr>
          <w:fldChar w:fldCharType="begin"/>
        </w:r>
        <w:r w:rsidR="008F5BBA">
          <w:rPr>
            <w:noProof/>
            <w:webHidden/>
          </w:rPr>
          <w:instrText xml:space="preserve"> PAGEREF _Toc421089950 \h </w:instrText>
        </w:r>
        <w:r w:rsidR="008F5BBA">
          <w:rPr>
            <w:noProof/>
            <w:webHidden/>
          </w:rPr>
        </w:r>
        <w:r w:rsidR="008F5BBA">
          <w:rPr>
            <w:noProof/>
            <w:webHidden/>
          </w:rPr>
          <w:fldChar w:fldCharType="separate"/>
        </w:r>
        <w:r w:rsidR="008F5BBA">
          <w:rPr>
            <w:noProof/>
            <w:webHidden/>
          </w:rPr>
          <w:t>94</w:t>
        </w:r>
        <w:r w:rsidR="008F5BBA">
          <w:rPr>
            <w:noProof/>
            <w:webHidden/>
          </w:rPr>
          <w:fldChar w:fldCharType="end"/>
        </w:r>
      </w:hyperlink>
    </w:p>
    <w:p w14:paraId="004CD791" w14:textId="77777777" w:rsidR="008F5BBA" w:rsidRDefault="00523BEC">
      <w:pPr>
        <w:pStyle w:val="TOC1"/>
        <w:rPr>
          <w:rFonts w:asciiTheme="minorHAnsi" w:eastAsiaTheme="minorEastAsia" w:hAnsiTheme="minorHAnsi" w:cstheme="minorBidi"/>
          <w:noProof/>
          <w:sz w:val="22"/>
          <w:szCs w:val="22"/>
          <w:lang w:val="en-GB" w:eastAsia="en-GB"/>
        </w:rPr>
      </w:pPr>
      <w:hyperlink w:anchor="_Toc421089951" w:history="1">
        <w:r w:rsidR="008F5BBA" w:rsidRPr="003E09AF">
          <w:rPr>
            <w:rStyle w:val="Hyperlink"/>
            <w:noProof/>
            <w:lang w:val="en-GB"/>
          </w:rPr>
          <w:t>13</w:t>
        </w:r>
        <w:r w:rsidR="008F5BBA">
          <w:rPr>
            <w:rFonts w:asciiTheme="minorHAnsi" w:eastAsiaTheme="minorEastAsia" w:hAnsiTheme="minorHAnsi" w:cstheme="minorBidi"/>
            <w:noProof/>
            <w:sz w:val="22"/>
            <w:szCs w:val="22"/>
            <w:lang w:val="en-GB" w:eastAsia="en-GB"/>
          </w:rPr>
          <w:tab/>
        </w:r>
        <w:r w:rsidR="008F5BBA" w:rsidRPr="003E09AF">
          <w:rPr>
            <w:rStyle w:val="Hyperlink"/>
            <w:noProof/>
            <w:lang w:val="en-GB"/>
          </w:rPr>
          <w:t>Reviewer notes</w:t>
        </w:r>
        <w:r w:rsidR="008F5BBA">
          <w:rPr>
            <w:noProof/>
            <w:webHidden/>
          </w:rPr>
          <w:tab/>
        </w:r>
        <w:r w:rsidR="008F5BBA">
          <w:rPr>
            <w:noProof/>
            <w:webHidden/>
          </w:rPr>
          <w:fldChar w:fldCharType="begin"/>
        </w:r>
        <w:r w:rsidR="008F5BBA">
          <w:rPr>
            <w:noProof/>
            <w:webHidden/>
          </w:rPr>
          <w:instrText xml:space="preserve"> PAGEREF _Toc421089951 \h </w:instrText>
        </w:r>
        <w:r w:rsidR="008F5BBA">
          <w:rPr>
            <w:noProof/>
            <w:webHidden/>
          </w:rPr>
        </w:r>
        <w:r w:rsidR="008F5BBA">
          <w:rPr>
            <w:noProof/>
            <w:webHidden/>
          </w:rPr>
          <w:fldChar w:fldCharType="separate"/>
        </w:r>
        <w:r w:rsidR="008F5BBA">
          <w:rPr>
            <w:noProof/>
            <w:webHidden/>
          </w:rPr>
          <w:t>95</w:t>
        </w:r>
        <w:r w:rsidR="008F5BBA">
          <w:rPr>
            <w:noProof/>
            <w:webHidden/>
          </w:rPr>
          <w:fldChar w:fldCharType="end"/>
        </w:r>
      </w:hyperlink>
    </w:p>
    <w:p w14:paraId="004CD792" w14:textId="77777777" w:rsidR="00B0558F" w:rsidRPr="00527BF0" w:rsidRDefault="00322FF8" w:rsidP="00A45A60">
      <w:pPr>
        <w:pStyle w:val="Heading1"/>
        <w:keepNext w:val="0"/>
        <w:widowControl w:val="0"/>
        <w:numPr>
          <w:ilvl w:val="0"/>
          <w:numId w:val="0"/>
        </w:numPr>
        <w:tabs>
          <w:tab w:val="clear" w:pos="567"/>
        </w:tabs>
        <w:ind w:left="714"/>
        <w:rPr>
          <w:lang w:val="en-GB"/>
        </w:rPr>
      </w:pPr>
      <w:r w:rsidRPr="00527BF0">
        <w:rPr>
          <w:lang w:val="en-GB"/>
        </w:rPr>
        <w:fldChar w:fldCharType="end"/>
      </w:r>
      <w:bookmarkStart w:id="2" w:name="_Toc148234063"/>
      <w:bookmarkStart w:id="3" w:name="_Toc288151693"/>
      <w:bookmarkStart w:id="4" w:name="_Toc347414185"/>
      <w:bookmarkStart w:id="5" w:name="_Toc489429042"/>
      <w:bookmarkStart w:id="6" w:name="_Toc489690030"/>
    </w:p>
    <w:p w14:paraId="004CD793" w14:textId="77777777" w:rsidR="00B0558F" w:rsidRPr="00527BF0" w:rsidRDefault="00B0558F" w:rsidP="00A45A60">
      <w:pPr>
        <w:widowControl w:val="0"/>
        <w:jc w:val="left"/>
        <w:rPr>
          <w:b/>
          <w:kern w:val="28"/>
          <w:sz w:val="32"/>
          <w:lang w:val="en-GB"/>
        </w:rPr>
      </w:pPr>
      <w:r w:rsidRPr="00527BF0">
        <w:rPr>
          <w:lang w:val="en-GB"/>
        </w:rPr>
        <w:br w:type="page"/>
      </w:r>
    </w:p>
    <w:p w14:paraId="004CD794" w14:textId="77777777" w:rsidR="00B0558F" w:rsidRPr="00527BF0" w:rsidRDefault="00B0558F" w:rsidP="00A45A60">
      <w:pPr>
        <w:pStyle w:val="Heading1"/>
        <w:keepNext w:val="0"/>
        <w:widowControl w:val="0"/>
        <w:tabs>
          <w:tab w:val="clear" w:pos="432"/>
          <w:tab w:val="num" w:pos="464"/>
        </w:tabs>
        <w:ind w:left="573" w:hanging="573"/>
        <w:rPr>
          <w:lang w:val="en-GB"/>
        </w:rPr>
      </w:pPr>
      <w:r w:rsidRPr="00527BF0">
        <w:rPr>
          <w:lang w:val="en-GB"/>
        </w:rPr>
        <w:lastRenderedPageBreak/>
        <w:t xml:space="preserve"> </w:t>
      </w:r>
      <w:bookmarkStart w:id="7" w:name="_Toc421089886"/>
      <w:r w:rsidRPr="00527BF0">
        <w:rPr>
          <w:lang w:val="en-GB"/>
        </w:rPr>
        <w:t>Document Control</w:t>
      </w:r>
      <w:bookmarkEnd w:id="2"/>
      <w:bookmarkEnd w:id="3"/>
      <w:bookmarkEnd w:id="4"/>
      <w:bookmarkEnd w:id="7"/>
    </w:p>
    <w:p w14:paraId="004CD795" w14:textId="77777777" w:rsidR="00B0558F" w:rsidRPr="00527BF0" w:rsidRDefault="00B0558F" w:rsidP="00A45A60">
      <w:pPr>
        <w:pStyle w:val="Heading2"/>
        <w:widowControl w:val="0"/>
        <w:spacing w:before="480"/>
        <w:jc w:val="both"/>
        <w:rPr>
          <w:lang w:val="en-GB"/>
        </w:rPr>
      </w:pPr>
      <w:bookmarkStart w:id="8" w:name="_Toc148234064"/>
      <w:bookmarkStart w:id="9" w:name="_Toc288151694"/>
      <w:bookmarkStart w:id="10" w:name="_Toc347414186"/>
      <w:bookmarkStart w:id="11" w:name="_Toc421089887"/>
      <w:r w:rsidRPr="00527BF0">
        <w:rPr>
          <w:lang w:val="en-GB"/>
        </w:rPr>
        <w:t>Revision History</w:t>
      </w:r>
      <w:bookmarkEnd w:id="5"/>
      <w:bookmarkEnd w:id="6"/>
      <w:bookmarkEnd w:id="8"/>
      <w:bookmarkEnd w:id="9"/>
      <w:bookmarkEnd w:id="10"/>
      <w:bookmarkEnd w:id="11"/>
    </w:p>
    <w:tbl>
      <w:tblPr>
        <w:tblW w:w="9218"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20" w:firstRow="1" w:lastRow="0" w:firstColumn="0" w:lastColumn="0" w:noHBand="0" w:noVBand="0"/>
      </w:tblPr>
      <w:tblGrid>
        <w:gridCol w:w="1080"/>
        <w:gridCol w:w="1394"/>
        <w:gridCol w:w="2410"/>
        <w:gridCol w:w="2268"/>
        <w:gridCol w:w="2066"/>
      </w:tblGrid>
      <w:tr w:rsidR="00B0558F" w:rsidRPr="00527BF0" w14:paraId="004CD79B" w14:textId="77777777" w:rsidTr="00A77367">
        <w:trPr>
          <w:tblHeader/>
        </w:trPr>
        <w:tc>
          <w:tcPr>
            <w:tcW w:w="1080" w:type="dxa"/>
            <w:shd w:val="clear" w:color="auto" w:fill="D9D9D9" w:themeFill="background1" w:themeFillShade="D9"/>
          </w:tcPr>
          <w:p w14:paraId="004CD796" w14:textId="77777777" w:rsidR="00B0558F" w:rsidRPr="00A77367" w:rsidRDefault="00B0558F" w:rsidP="00A45A60">
            <w:pPr>
              <w:pStyle w:val="Tabellentext"/>
              <w:widowControl w:val="0"/>
              <w:rPr>
                <w:b/>
                <w:bCs/>
                <w:sz w:val="20"/>
                <w:lang w:val="en-GB"/>
              </w:rPr>
            </w:pPr>
            <w:r w:rsidRPr="00A77367">
              <w:rPr>
                <w:b/>
                <w:bCs/>
                <w:sz w:val="20"/>
                <w:lang w:val="en-GB"/>
              </w:rPr>
              <w:t>Version</w:t>
            </w:r>
          </w:p>
        </w:tc>
        <w:tc>
          <w:tcPr>
            <w:tcW w:w="1394" w:type="dxa"/>
            <w:shd w:val="clear" w:color="auto" w:fill="D9D9D9" w:themeFill="background1" w:themeFillShade="D9"/>
          </w:tcPr>
          <w:p w14:paraId="004CD797" w14:textId="77777777" w:rsidR="00B0558F" w:rsidRPr="00A77367" w:rsidRDefault="00B0558F" w:rsidP="00A45A60">
            <w:pPr>
              <w:pStyle w:val="Tabellentext"/>
              <w:widowControl w:val="0"/>
              <w:rPr>
                <w:b/>
                <w:bCs/>
                <w:sz w:val="20"/>
                <w:lang w:val="en-GB"/>
              </w:rPr>
            </w:pPr>
            <w:r w:rsidRPr="00A77367">
              <w:rPr>
                <w:b/>
                <w:bCs/>
                <w:sz w:val="20"/>
                <w:lang w:val="en-GB"/>
              </w:rPr>
              <w:t>Date</w:t>
            </w:r>
          </w:p>
        </w:tc>
        <w:tc>
          <w:tcPr>
            <w:tcW w:w="2410" w:type="dxa"/>
            <w:shd w:val="clear" w:color="auto" w:fill="D9D9D9" w:themeFill="background1" w:themeFillShade="D9"/>
          </w:tcPr>
          <w:p w14:paraId="004CD798" w14:textId="77777777" w:rsidR="00B0558F" w:rsidRPr="00A77367" w:rsidRDefault="00B0558F" w:rsidP="00A45A60">
            <w:pPr>
              <w:pStyle w:val="Tabellentext"/>
              <w:widowControl w:val="0"/>
              <w:rPr>
                <w:b/>
                <w:bCs/>
                <w:sz w:val="20"/>
                <w:lang w:val="en-GB"/>
              </w:rPr>
            </w:pPr>
            <w:r w:rsidRPr="00A77367">
              <w:rPr>
                <w:b/>
                <w:bCs/>
                <w:sz w:val="20"/>
                <w:lang w:val="en-GB"/>
              </w:rPr>
              <w:t>Change description</w:t>
            </w:r>
          </w:p>
        </w:tc>
        <w:tc>
          <w:tcPr>
            <w:tcW w:w="2268" w:type="dxa"/>
            <w:shd w:val="clear" w:color="auto" w:fill="D9D9D9" w:themeFill="background1" w:themeFillShade="D9"/>
          </w:tcPr>
          <w:p w14:paraId="004CD799" w14:textId="77777777" w:rsidR="00B0558F" w:rsidRPr="00A77367" w:rsidRDefault="00B0558F" w:rsidP="00A45A60">
            <w:pPr>
              <w:pStyle w:val="Tabellentext"/>
              <w:widowControl w:val="0"/>
              <w:rPr>
                <w:b/>
                <w:bCs/>
                <w:sz w:val="20"/>
                <w:lang w:val="en-GB"/>
              </w:rPr>
            </w:pPr>
            <w:r w:rsidRPr="00A77367">
              <w:rPr>
                <w:b/>
                <w:bCs/>
                <w:sz w:val="20"/>
                <w:lang w:val="en-GB"/>
              </w:rPr>
              <w:t>Author</w:t>
            </w:r>
          </w:p>
        </w:tc>
        <w:tc>
          <w:tcPr>
            <w:tcW w:w="2066" w:type="dxa"/>
            <w:shd w:val="clear" w:color="auto" w:fill="D9D9D9" w:themeFill="background1" w:themeFillShade="D9"/>
          </w:tcPr>
          <w:p w14:paraId="004CD79A" w14:textId="77777777" w:rsidR="00B0558F" w:rsidRPr="00A77367" w:rsidRDefault="00A77367" w:rsidP="00A45A60">
            <w:pPr>
              <w:pStyle w:val="Tabellentext"/>
              <w:widowControl w:val="0"/>
              <w:jc w:val="left"/>
              <w:rPr>
                <w:b/>
                <w:bCs/>
                <w:sz w:val="20"/>
                <w:lang w:val="en-GB"/>
              </w:rPr>
            </w:pPr>
            <w:r>
              <w:rPr>
                <w:b/>
                <w:bCs/>
                <w:sz w:val="20"/>
                <w:lang w:val="en-GB"/>
              </w:rPr>
              <w:t xml:space="preserve">Approver (if </w:t>
            </w:r>
            <w:r w:rsidR="00B0558F" w:rsidRPr="00A77367">
              <w:rPr>
                <w:b/>
                <w:bCs/>
                <w:sz w:val="20"/>
                <w:lang w:val="en-GB"/>
              </w:rPr>
              <w:t>issued)</w:t>
            </w:r>
          </w:p>
        </w:tc>
      </w:tr>
      <w:tr w:rsidR="00B0558F" w:rsidRPr="00527BF0" w14:paraId="004CD7A1" w14:textId="77777777" w:rsidTr="00A77367">
        <w:trPr>
          <w:cantSplit/>
        </w:trPr>
        <w:tc>
          <w:tcPr>
            <w:tcW w:w="1080" w:type="dxa"/>
          </w:tcPr>
          <w:p w14:paraId="004CD79C" w14:textId="77777777" w:rsidR="00B0558F" w:rsidRPr="00A77367" w:rsidRDefault="00D40A1E" w:rsidP="00A45A60">
            <w:pPr>
              <w:pStyle w:val="Tabellentext"/>
              <w:widowControl w:val="0"/>
              <w:rPr>
                <w:sz w:val="20"/>
                <w:lang w:val="en-GB"/>
              </w:rPr>
            </w:pPr>
            <w:r w:rsidRPr="00A77367">
              <w:rPr>
                <w:sz w:val="20"/>
                <w:lang w:val="en-GB"/>
              </w:rPr>
              <w:t>0.1</w:t>
            </w:r>
          </w:p>
        </w:tc>
        <w:tc>
          <w:tcPr>
            <w:tcW w:w="1394" w:type="dxa"/>
          </w:tcPr>
          <w:p w14:paraId="004CD79D" w14:textId="77777777" w:rsidR="00B0558F" w:rsidRPr="00A77367" w:rsidRDefault="002563D2" w:rsidP="00A45A60">
            <w:pPr>
              <w:pStyle w:val="Tabellentext"/>
              <w:widowControl w:val="0"/>
              <w:rPr>
                <w:sz w:val="20"/>
                <w:lang w:val="en-GB"/>
              </w:rPr>
            </w:pPr>
            <w:r w:rsidRPr="00A77367">
              <w:rPr>
                <w:sz w:val="20"/>
                <w:lang w:val="en-GB"/>
              </w:rPr>
              <w:t>30/03</w:t>
            </w:r>
            <w:r w:rsidR="00D40A1E" w:rsidRPr="00A77367">
              <w:rPr>
                <w:sz w:val="20"/>
                <w:lang w:val="en-GB"/>
              </w:rPr>
              <w:t>/201</w:t>
            </w:r>
            <w:r w:rsidRPr="00A77367">
              <w:rPr>
                <w:sz w:val="20"/>
                <w:lang w:val="en-GB"/>
              </w:rPr>
              <w:t>5</w:t>
            </w:r>
          </w:p>
        </w:tc>
        <w:tc>
          <w:tcPr>
            <w:tcW w:w="2410" w:type="dxa"/>
          </w:tcPr>
          <w:p w14:paraId="004CD79E" w14:textId="77777777" w:rsidR="00B0558F" w:rsidRPr="00A77367" w:rsidRDefault="00D40A1E" w:rsidP="00A45A60">
            <w:pPr>
              <w:pStyle w:val="Tabellentext"/>
              <w:widowControl w:val="0"/>
              <w:rPr>
                <w:sz w:val="20"/>
                <w:lang w:val="en-GB"/>
              </w:rPr>
            </w:pPr>
            <w:r w:rsidRPr="00A77367">
              <w:rPr>
                <w:sz w:val="20"/>
                <w:lang w:val="en-GB"/>
              </w:rPr>
              <w:t>Initial Draft</w:t>
            </w:r>
          </w:p>
        </w:tc>
        <w:tc>
          <w:tcPr>
            <w:tcW w:w="2268" w:type="dxa"/>
          </w:tcPr>
          <w:p w14:paraId="004CD79F" w14:textId="77777777" w:rsidR="00B0558F" w:rsidRPr="00A77367" w:rsidRDefault="00A77367" w:rsidP="00A45A60">
            <w:pPr>
              <w:pStyle w:val="Tabellentext"/>
              <w:widowControl w:val="0"/>
              <w:rPr>
                <w:sz w:val="20"/>
                <w:lang w:val="en-GB"/>
              </w:rPr>
            </w:pPr>
            <w:r>
              <w:rPr>
                <w:sz w:val="20"/>
                <w:lang w:val="en-GB"/>
              </w:rPr>
              <w:t>Chris Varma</w:t>
            </w:r>
          </w:p>
        </w:tc>
        <w:tc>
          <w:tcPr>
            <w:tcW w:w="2066" w:type="dxa"/>
          </w:tcPr>
          <w:p w14:paraId="004CD7A0" w14:textId="77777777" w:rsidR="00B0558F" w:rsidRPr="00A77367" w:rsidRDefault="00B0558F" w:rsidP="00A45A60">
            <w:pPr>
              <w:pStyle w:val="Tabellentext"/>
              <w:widowControl w:val="0"/>
              <w:rPr>
                <w:sz w:val="20"/>
                <w:lang w:val="en-GB"/>
              </w:rPr>
            </w:pPr>
          </w:p>
        </w:tc>
      </w:tr>
      <w:tr w:rsidR="00B0558F" w:rsidRPr="00527BF0" w14:paraId="004CD7A7" w14:textId="77777777" w:rsidTr="00A77367">
        <w:trPr>
          <w:cantSplit/>
        </w:trPr>
        <w:tc>
          <w:tcPr>
            <w:tcW w:w="1080" w:type="dxa"/>
          </w:tcPr>
          <w:p w14:paraId="004CD7A2" w14:textId="77777777" w:rsidR="00B0558F" w:rsidRPr="00A77367" w:rsidRDefault="004A7193" w:rsidP="00A45A60">
            <w:pPr>
              <w:pStyle w:val="Tabellentext"/>
              <w:widowControl w:val="0"/>
              <w:rPr>
                <w:sz w:val="20"/>
                <w:lang w:val="en-GB"/>
              </w:rPr>
            </w:pPr>
            <w:r>
              <w:rPr>
                <w:sz w:val="20"/>
                <w:lang w:val="en-GB"/>
              </w:rPr>
              <w:t>0.11</w:t>
            </w:r>
          </w:p>
        </w:tc>
        <w:tc>
          <w:tcPr>
            <w:tcW w:w="1394" w:type="dxa"/>
          </w:tcPr>
          <w:p w14:paraId="004CD7A3" w14:textId="77777777" w:rsidR="00B0558F" w:rsidRPr="00A77367" w:rsidRDefault="004A7193" w:rsidP="00A45A60">
            <w:pPr>
              <w:pStyle w:val="Tabellentext"/>
              <w:widowControl w:val="0"/>
              <w:rPr>
                <w:sz w:val="20"/>
                <w:lang w:val="en-GB"/>
              </w:rPr>
            </w:pPr>
            <w:r>
              <w:rPr>
                <w:sz w:val="20"/>
                <w:lang w:val="en-GB"/>
              </w:rPr>
              <w:t>29/06/15</w:t>
            </w:r>
          </w:p>
        </w:tc>
        <w:tc>
          <w:tcPr>
            <w:tcW w:w="2410" w:type="dxa"/>
          </w:tcPr>
          <w:p w14:paraId="004CD7A4" w14:textId="77777777" w:rsidR="00B0558F" w:rsidRPr="00A77367" w:rsidRDefault="004A7193" w:rsidP="00A45A60">
            <w:pPr>
              <w:pStyle w:val="Tabellentext"/>
              <w:widowControl w:val="0"/>
              <w:rPr>
                <w:sz w:val="20"/>
                <w:lang w:val="en-GB"/>
              </w:rPr>
            </w:pPr>
            <w:r>
              <w:rPr>
                <w:sz w:val="20"/>
                <w:lang w:val="en-GB"/>
              </w:rPr>
              <w:t>WRICEF Table Updated</w:t>
            </w:r>
          </w:p>
        </w:tc>
        <w:tc>
          <w:tcPr>
            <w:tcW w:w="2268" w:type="dxa"/>
          </w:tcPr>
          <w:p w14:paraId="004CD7A5" w14:textId="77777777" w:rsidR="00B0558F" w:rsidRPr="00A77367" w:rsidRDefault="004A7193" w:rsidP="00A45A60">
            <w:pPr>
              <w:pStyle w:val="Tabellentext"/>
              <w:widowControl w:val="0"/>
              <w:rPr>
                <w:sz w:val="20"/>
                <w:lang w:val="en-GB"/>
              </w:rPr>
            </w:pPr>
            <w:r>
              <w:rPr>
                <w:sz w:val="20"/>
                <w:lang w:val="en-GB"/>
              </w:rPr>
              <w:t>Chris Varma</w:t>
            </w:r>
          </w:p>
        </w:tc>
        <w:tc>
          <w:tcPr>
            <w:tcW w:w="2066" w:type="dxa"/>
          </w:tcPr>
          <w:p w14:paraId="004CD7A6" w14:textId="77777777" w:rsidR="00B0558F" w:rsidRPr="00A77367" w:rsidRDefault="00B0558F" w:rsidP="00A45A60">
            <w:pPr>
              <w:pStyle w:val="Tabellentext"/>
              <w:widowControl w:val="0"/>
              <w:rPr>
                <w:sz w:val="20"/>
                <w:lang w:val="en-GB"/>
              </w:rPr>
            </w:pPr>
          </w:p>
        </w:tc>
      </w:tr>
      <w:tr w:rsidR="00FA6867" w:rsidRPr="00527BF0" w14:paraId="004CD7AD" w14:textId="77777777" w:rsidTr="00A77367">
        <w:trPr>
          <w:cantSplit/>
        </w:trPr>
        <w:tc>
          <w:tcPr>
            <w:tcW w:w="1080" w:type="dxa"/>
          </w:tcPr>
          <w:p w14:paraId="004CD7A8" w14:textId="77777777" w:rsidR="00FA6867" w:rsidRDefault="00FA6867" w:rsidP="00A45A60">
            <w:pPr>
              <w:pStyle w:val="Tabellentext"/>
              <w:widowControl w:val="0"/>
              <w:rPr>
                <w:sz w:val="20"/>
                <w:lang w:val="en-GB"/>
              </w:rPr>
            </w:pPr>
            <w:r>
              <w:rPr>
                <w:sz w:val="20"/>
                <w:lang w:val="en-GB"/>
              </w:rPr>
              <w:t>0.12</w:t>
            </w:r>
          </w:p>
        </w:tc>
        <w:tc>
          <w:tcPr>
            <w:tcW w:w="1394" w:type="dxa"/>
          </w:tcPr>
          <w:p w14:paraId="004CD7A9" w14:textId="77777777" w:rsidR="00FA6867" w:rsidRDefault="00FA6867" w:rsidP="00A45A60">
            <w:pPr>
              <w:pStyle w:val="Tabellentext"/>
              <w:widowControl w:val="0"/>
              <w:rPr>
                <w:sz w:val="20"/>
                <w:lang w:val="en-GB"/>
              </w:rPr>
            </w:pPr>
            <w:r>
              <w:rPr>
                <w:sz w:val="20"/>
                <w:lang w:val="en-GB"/>
              </w:rPr>
              <w:t>02/07/2015</w:t>
            </w:r>
          </w:p>
        </w:tc>
        <w:tc>
          <w:tcPr>
            <w:tcW w:w="2410" w:type="dxa"/>
          </w:tcPr>
          <w:p w14:paraId="004CD7AA" w14:textId="77777777" w:rsidR="00FA6867" w:rsidRDefault="00B463BF" w:rsidP="00A45A60">
            <w:pPr>
              <w:pStyle w:val="Tabellentext"/>
              <w:widowControl w:val="0"/>
              <w:rPr>
                <w:sz w:val="20"/>
                <w:lang w:val="en-GB"/>
              </w:rPr>
            </w:pPr>
            <w:r>
              <w:rPr>
                <w:sz w:val="20"/>
                <w:lang w:val="en-GB"/>
              </w:rPr>
              <w:t>Updates from exertis review</w:t>
            </w:r>
          </w:p>
        </w:tc>
        <w:tc>
          <w:tcPr>
            <w:tcW w:w="2268" w:type="dxa"/>
          </w:tcPr>
          <w:p w14:paraId="004CD7AB" w14:textId="77777777" w:rsidR="00FA6867" w:rsidRDefault="00B463BF" w:rsidP="00A45A60">
            <w:pPr>
              <w:pStyle w:val="Tabellentext"/>
              <w:widowControl w:val="0"/>
              <w:rPr>
                <w:sz w:val="20"/>
                <w:lang w:val="en-GB"/>
              </w:rPr>
            </w:pPr>
            <w:r>
              <w:rPr>
                <w:sz w:val="20"/>
                <w:lang w:val="en-GB"/>
              </w:rPr>
              <w:t>Chris Varma</w:t>
            </w:r>
          </w:p>
        </w:tc>
        <w:tc>
          <w:tcPr>
            <w:tcW w:w="2066" w:type="dxa"/>
          </w:tcPr>
          <w:p w14:paraId="004CD7AC" w14:textId="77777777" w:rsidR="00FA6867" w:rsidRPr="00A77367" w:rsidRDefault="00FA6867" w:rsidP="00A45A60">
            <w:pPr>
              <w:pStyle w:val="Tabellentext"/>
              <w:widowControl w:val="0"/>
              <w:rPr>
                <w:sz w:val="20"/>
                <w:lang w:val="en-GB"/>
              </w:rPr>
            </w:pPr>
          </w:p>
        </w:tc>
      </w:tr>
      <w:tr w:rsidR="0050091D" w:rsidRPr="00527BF0" w14:paraId="004CD7B3" w14:textId="77777777" w:rsidTr="00A77367">
        <w:trPr>
          <w:cantSplit/>
        </w:trPr>
        <w:tc>
          <w:tcPr>
            <w:tcW w:w="1080" w:type="dxa"/>
          </w:tcPr>
          <w:p w14:paraId="004CD7AE" w14:textId="77777777" w:rsidR="0050091D" w:rsidRDefault="0050091D" w:rsidP="0050091D">
            <w:pPr>
              <w:pStyle w:val="Tabellentext"/>
              <w:widowControl w:val="0"/>
              <w:rPr>
                <w:sz w:val="20"/>
                <w:lang w:val="en-GB"/>
              </w:rPr>
            </w:pPr>
            <w:r>
              <w:rPr>
                <w:lang w:val="en-GB"/>
              </w:rPr>
              <w:t>2.1</w:t>
            </w:r>
          </w:p>
        </w:tc>
        <w:tc>
          <w:tcPr>
            <w:tcW w:w="1394" w:type="dxa"/>
          </w:tcPr>
          <w:p w14:paraId="004CD7AF" w14:textId="77777777" w:rsidR="0050091D" w:rsidRDefault="0050091D" w:rsidP="0050091D">
            <w:pPr>
              <w:pStyle w:val="Tabellentext"/>
              <w:widowControl w:val="0"/>
              <w:rPr>
                <w:sz w:val="20"/>
                <w:lang w:val="en-GB"/>
              </w:rPr>
            </w:pPr>
            <w:r>
              <w:rPr>
                <w:lang w:val="en-GB"/>
              </w:rPr>
              <w:t>02/07/2015</w:t>
            </w:r>
          </w:p>
        </w:tc>
        <w:tc>
          <w:tcPr>
            <w:tcW w:w="2410" w:type="dxa"/>
          </w:tcPr>
          <w:p w14:paraId="004CD7B0" w14:textId="77777777" w:rsidR="0050091D" w:rsidRDefault="0050091D" w:rsidP="0050091D">
            <w:pPr>
              <w:pStyle w:val="Tabellentext"/>
              <w:widowControl w:val="0"/>
              <w:rPr>
                <w:sz w:val="20"/>
                <w:lang w:val="en-GB"/>
              </w:rPr>
            </w:pPr>
            <w:r>
              <w:rPr>
                <w:lang w:val="en-GB"/>
              </w:rPr>
              <w:t>Updated for WRICEF and scope changes</w:t>
            </w:r>
          </w:p>
        </w:tc>
        <w:tc>
          <w:tcPr>
            <w:tcW w:w="2268" w:type="dxa"/>
          </w:tcPr>
          <w:p w14:paraId="004CD7B1" w14:textId="77777777" w:rsidR="0050091D" w:rsidRDefault="0050091D" w:rsidP="0050091D">
            <w:pPr>
              <w:pStyle w:val="Tabellentext"/>
              <w:widowControl w:val="0"/>
              <w:rPr>
                <w:sz w:val="20"/>
                <w:lang w:val="en-GB"/>
              </w:rPr>
            </w:pPr>
            <w:r>
              <w:rPr>
                <w:lang w:val="en-GB"/>
              </w:rPr>
              <w:t>Chris Varma</w:t>
            </w:r>
          </w:p>
        </w:tc>
        <w:tc>
          <w:tcPr>
            <w:tcW w:w="2066" w:type="dxa"/>
          </w:tcPr>
          <w:p w14:paraId="004CD7B2" w14:textId="77777777" w:rsidR="0050091D" w:rsidRPr="00A77367" w:rsidRDefault="0050091D" w:rsidP="0050091D">
            <w:pPr>
              <w:pStyle w:val="Tabellentext"/>
              <w:widowControl w:val="0"/>
              <w:rPr>
                <w:sz w:val="20"/>
                <w:lang w:val="en-GB"/>
              </w:rPr>
            </w:pPr>
          </w:p>
        </w:tc>
      </w:tr>
      <w:tr w:rsidR="0050091D" w:rsidRPr="00527BF0" w14:paraId="004CD7B9" w14:textId="77777777" w:rsidTr="00A77367">
        <w:trPr>
          <w:cantSplit/>
        </w:trPr>
        <w:tc>
          <w:tcPr>
            <w:tcW w:w="1080" w:type="dxa"/>
          </w:tcPr>
          <w:p w14:paraId="004CD7B4" w14:textId="77777777" w:rsidR="0050091D" w:rsidRDefault="0050091D" w:rsidP="0050091D">
            <w:pPr>
              <w:pStyle w:val="Tabellentext"/>
              <w:widowControl w:val="0"/>
              <w:rPr>
                <w:sz w:val="20"/>
                <w:lang w:val="en-GB"/>
              </w:rPr>
            </w:pPr>
            <w:r>
              <w:rPr>
                <w:lang w:val="en-GB"/>
              </w:rPr>
              <w:t>3.0</w:t>
            </w:r>
          </w:p>
        </w:tc>
        <w:tc>
          <w:tcPr>
            <w:tcW w:w="1394" w:type="dxa"/>
          </w:tcPr>
          <w:p w14:paraId="004CD7B5" w14:textId="77777777" w:rsidR="0050091D" w:rsidRDefault="00E63EAB" w:rsidP="0050091D">
            <w:pPr>
              <w:pStyle w:val="Tabellentext"/>
              <w:widowControl w:val="0"/>
              <w:rPr>
                <w:sz w:val="20"/>
                <w:lang w:val="en-GB"/>
              </w:rPr>
            </w:pPr>
            <w:r>
              <w:rPr>
                <w:lang w:val="en-GB"/>
              </w:rPr>
              <w:t>23</w:t>
            </w:r>
            <w:r w:rsidR="0050091D">
              <w:rPr>
                <w:lang w:val="en-GB"/>
              </w:rPr>
              <w:t>/07/2015</w:t>
            </w:r>
          </w:p>
        </w:tc>
        <w:tc>
          <w:tcPr>
            <w:tcW w:w="2410" w:type="dxa"/>
          </w:tcPr>
          <w:p w14:paraId="004CD7B6" w14:textId="77777777" w:rsidR="0050091D" w:rsidRDefault="0050091D" w:rsidP="0050091D">
            <w:pPr>
              <w:pStyle w:val="Tabellentext"/>
              <w:widowControl w:val="0"/>
              <w:rPr>
                <w:sz w:val="20"/>
                <w:lang w:val="en-GB"/>
              </w:rPr>
            </w:pPr>
            <w:r>
              <w:rPr>
                <w:lang w:val="en-GB"/>
              </w:rPr>
              <w:t>Further WRICEF and GAP cross checking.</w:t>
            </w:r>
          </w:p>
        </w:tc>
        <w:tc>
          <w:tcPr>
            <w:tcW w:w="2268" w:type="dxa"/>
          </w:tcPr>
          <w:p w14:paraId="004CD7B7" w14:textId="77777777" w:rsidR="0050091D" w:rsidRDefault="0050091D" w:rsidP="0050091D">
            <w:pPr>
              <w:pStyle w:val="Tabellentext"/>
              <w:widowControl w:val="0"/>
              <w:rPr>
                <w:sz w:val="20"/>
                <w:lang w:val="en-GB"/>
              </w:rPr>
            </w:pPr>
            <w:r>
              <w:rPr>
                <w:lang w:val="en-GB"/>
              </w:rPr>
              <w:t>Chris Varma</w:t>
            </w:r>
          </w:p>
        </w:tc>
        <w:tc>
          <w:tcPr>
            <w:tcW w:w="2066" w:type="dxa"/>
          </w:tcPr>
          <w:p w14:paraId="004CD7B8" w14:textId="77777777" w:rsidR="0050091D" w:rsidRPr="00A77367" w:rsidRDefault="0050091D" w:rsidP="0050091D">
            <w:pPr>
              <w:pStyle w:val="Tabellentext"/>
              <w:widowControl w:val="0"/>
              <w:rPr>
                <w:sz w:val="20"/>
                <w:lang w:val="en-GB"/>
              </w:rPr>
            </w:pPr>
          </w:p>
        </w:tc>
      </w:tr>
      <w:tr w:rsidR="00B830EE" w:rsidRPr="00527BF0" w14:paraId="004CD7BF" w14:textId="77777777" w:rsidTr="00A77367">
        <w:trPr>
          <w:cantSplit/>
        </w:trPr>
        <w:tc>
          <w:tcPr>
            <w:tcW w:w="1080" w:type="dxa"/>
          </w:tcPr>
          <w:p w14:paraId="004CD7BA" w14:textId="77777777" w:rsidR="00B830EE" w:rsidRDefault="00B830EE" w:rsidP="0050091D">
            <w:pPr>
              <w:pStyle w:val="Tabellentext"/>
              <w:widowControl w:val="0"/>
              <w:rPr>
                <w:lang w:val="en-GB"/>
              </w:rPr>
            </w:pPr>
            <w:r>
              <w:rPr>
                <w:lang w:val="en-GB"/>
              </w:rPr>
              <w:t>3.1</w:t>
            </w:r>
          </w:p>
        </w:tc>
        <w:tc>
          <w:tcPr>
            <w:tcW w:w="1394" w:type="dxa"/>
          </w:tcPr>
          <w:p w14:paraId="004CD7BB" w14:textId="77777777" w:rsidR="00B830EE" w:rsidRDefault="00B830EE" w:rsidP="0050091D">
            <w:pPr>
              <w:pStyle w:val="Tabellentext"/>
              <w:widowControl w:val="0"/>
              <w:rPr>
                <w:lang w:val="en-GB"/>
              </w:rPr>
            </w:pPr>
            <w:r>
              <w:rPr>
                <w:lang w:val="en-GB"/>
              </w:rPr>
              <w:t>03/08/2015</w:t>
            </w:r>
          </w:p>
        </w:tc>
        <w:tc>
          <w:tcPr>
            <w:tcW w:w="2410" w:type="dxa"/>
          </w:tcPr>
          <w:p w14:paraId="004CD7BC" w14:textId="77777777" w:rsidR="00B830EE" w:rsidRDefault="00B830EE" w:rsidP="0050091D">
            <w:pPr>
              <w:pStyle w:val="Tabellentext"/>
              <w:widowControl w:val="0"/>
              <w:rPr>
                <w:lang w:val="en-GB"/>
              </w:rPr>
            </w:pPr>
            <w:r>
              <w:rPr>
                <w:lang w:val="en-GB"/>
              </w:rPr>
              <w:t>Updates from Comment Sheet</w:t>
            </w:r>
          </w:p>
        </w:tc>
        <w:tc>
          <w:tcPr>
            <w:tcW w:w="2268" w:type="dxa"/>
          </w:tcPr>
          <w:p w14:paraId="004CD7BD" w14:textId="77777777" w:rsidR="00B830EE" w:rsidRDefault="00B830EE" w:rsidP="0050091D">
            <w:pPr>
              <w:pStyle w:val="Tabellentext"/>
              <w:widowControl w:val="0"/>
              <w:rPr>
                <w:lang w:val="en-GB"/>
              </w:rPr>
            </w:pPr>
            <w:r>
              <w:rPr>
                <w:lang w:val="en-GB"/>
              </w:rPr>
              <w:t>Ross Boardman</w:t>
            </w:r>
          </w:p>
        </w:tc>
        <w:tc>
          <w:tcPr>
            <w:tcW w:w="2066" w:type="dxa"/>
          </w:tcPr>
          <w:p w14:paraId="004CD7BE" w14:textId="77777777" w:rsidR="00B830EE" w:rsidRPr="00A77367" w:rsidRDefault="00B830EE" w:rsidP="0050091D">
            <w:pPr>
              <w:pStyle w:val="Tabellentext"/>
              <w:widowControl w:val="0"/>
              <w:rPr>
                <w:sz w:val="20"/>
                <w:lang w:val="en-GB"/>
              </w:rPr>
            </w:pPr>
          </w:p>
        </w:tc>
      </w:tr>
      <w:tr w:rsidR="00A7576B" w:rsidRPr="00527BF0" w14:paraId="004CD7C5" w14:textId="77777777" w:rsidTr="00A77367">
        <w:trPr>
          <w:cantSplit/>
        </w:trPr>
        <w:tc>
          <w:tcPr>
            <w:tcW w:w="1080" w:type="dxa"/>
          </w:tcPr>
          <w:p w14:paraId="004CD7C0" w14:textId="77777777" w:rsidR="00A7576B" w:rsidRDefault="00A7576B" w:rsidP="00A7576B">
            <w:pPr>
              <w:pStyle w:val="Tabellentext"/>
              <w:widowControl w:val="0"/>
              <w:rPr>
                <w:lang w:val="en-GB"/>
              </w:rPr>
            </w:pPr>
            <w:r>
              <w:rPr>
                <w:lang w:val="en-GB"/>
              </w:rPr>
              <w:t>4.0</w:t>
            </w:r>
          </w:p>
        </w:tc>
        <w:tc>
          <w:tcPr>
            <w:tcW w:w="1394" w:type="dxa"/>
          </w:tcPr>
          <w:p w14:paraId="004CD7C1" w14:textId="77777777" w:rsidR="00A7576B" w:rsidRDefault="00A7576B" w:rsidP="00A7576B">
            <w:pPr>
              <w:pStyle w:val="Tabellentext"/>
              <w:widowControl w:val="0"/>
              <w:rPr>
                <w:lang w:val="en-GB"/>
              </w:rPr>
            </w:pPr>
            <w:r>
              <w:rPr>
                <w:lang w:val="en-GB"/>
              </w:rPr>
              <w:t>21/08/2015</w:t>
            </w:r>
          </w:p>
        </w:tc>
        <w:tc>
          <w:tcPr>
            <w:tcW w:w="2410" w:type="dxa"/>
          </w:tcPr>
          <w:p w14:paraId="004CD7C2" w14:textId="77777777" w:rsidR="00A7576B" w:rsidRDefault="00A7576B" w:rsidP="00A7576B">
            <w:pPr>
              <w:pStyle w:val="Tabellentext"/>
              <w:widowControl w:val="0"/>
              <w:rPr>
                <w:lang w:val="en-GB"/>
              </w:rPr>
            </w:pPr>
            <w:r>
              <w:rPr>
                <w:lang w:val="en-GB"/>
              </w:rPr>
              <w:t>Updates for GAPS</w:t>
            </w:r>
          </w:p>
        </w:tc>
        <w:tc>
          <w:tcPr>
            <w:tcW w:w="2268" w:type="dxa"/>
          </w:tcPr>
          <w:p w14:paraId="004CD7C3" w14:textId="77777777" w:rsidR="00A7576B" w:rsidRDefault="00A7576B" w:rsidP="00A7576B">
            <w:pPr>
              <w:pStyle w:val="Tabellentext"/>
              <w:widowControl w:val="0"/>
              <w:rPr>
                <w:lang w:val="en-GB"/>
              </w:rPr>
            </w:pPr>
            <w:r>
              <w:rPr>
                <w:lang w:val="en-GB"/>
              </w:rPr>
              <w:t>Chris Varma/Ross Boardman</w:t>
            </w:r>
          </w:p>
        </w:tc>
        <w:tc>
          <w:tcPr>
            <w:tcW w:w="2066" w:type="dxa"/>
          </w:tcPr>
          <w:p w14:paraId="004CD7C4" w14:textId="77777777" w:rsidR="00A7576B" w:rsidRPr="00A77367" w:rsidRDefault="00A7576B" w:rsidP="00A7576B">
            <w:pPr>
              <w:pStyle w:val="Tabellentext"/>
              <w:widowControl w:val="0"/>
              <w:rPr>
                <w:sz w:val="20"/>
                <w:lang w:val="en-GB"/>
              </w:rPr>
            </w:pPr>
          </w:p>
        </w:tc>
      </w:tr>
    </w:tbl>
    <w:p w14:paraId="004CD7C6" w14:textId="77777777" w:rsidR="00B0558F" w:rsidRPr="00527BF0" w:rsidRDefault="00B0558F" w:rsidP="00A45A60">
      <w:pPr>
        <w:pStyle w:val="Heading2"/>
        <w:widowControl w:val="0"/>
        <w:spacing w:before="480"/>
        <w:jc w:val="both"/>
        <w:rPr>
          <w:lang w:val="en-GB"/>
        </w:rPr>
      </w:pPr>
      <w:bookmarkStart w:id="12" w:name="_Toc489776049"/>
      <w:bookmarkStart w:id="13" w:name="_Toc148234065"/>
      <w:bookmarkStart w:id="14" w:name="_Toc288151695"/>
      <w:bookmarkStart w:id="15" w:name="_Toc347414187"/>
      <w:bookmarkStart w:id="16" w:name="_Toc421089888"/>
      <w:r w:rsidRPr="00527BF0">
        <w:rPr>
          <w:lang w:val="en-GB"/>
        </w:rPr>
        <w:t>Reviewers</w:t>
      </w:r>
      <w:bookmarkEnd w:id="12"/>
      <w:bookmarkEnd w:id="13"/>
      <w:bookmarkEnd w:id="14"/>
      <w:bookmarkEnd w:id="15"/>
      <w:bookmarkEnd w:id="16"/>
    </w:p>
    <w:p w14:paraId="004CD7C7" w14:textId="77777777" w:rsidR="00AF62C1" w:rsidRPr="00527BF0" w:rsidRDefault="00AF62C1" w:rsidP="00A45A60">
      <w:pPr>
        <w:widowControl w:val="0"/>
        <w:rPr>
          <w:lang w:val="en-GB"/>
        </w:rPr>
      </w:pPr>
    </w:p>
    <w:tbl>
      <w:tblPr>
        <w:tblW w:w="9214"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2410"/>
        <w:gridCol w:w="5528"/>
        <w:gridCol w:w="1276"/>
      </w:tblGrid>
      <w:tr w:rsidR="00AF62C1" w:rsidRPr="00527BF0" w14:paraId="004CD7CB" w14:textId="77777777" w:rsidTr="00AF62C1">
        <w:tc>
          <w:tcPr>
            <w:tcW w:w="2410" w:type="dxa"/>
            <w:shd w:val="clear" w:color="auto" w:fill="D9D9D9" w:themeFill="background1" w:themeFillShade="D9"/>
          </w:tcPr>
          <w:p w14:paraId="004CD7C8" w14:textId="77777777" w:rsidR="00AF62C1" w:rsidRPr="00A77367" w:rsidRDefault="00AF62C1" w:rsidP="00A45A60">
            <w:pPr>
              <w:pStyle w:val="Tabellentext"/>
              <w:widowControl w:val="0"/>
              <w:rPr>
                <w:b/>
                <w:bCs/>
                <w:sz w:val="20"/>
                <w:lang w:val="en-GB"/>
              </w:rPr>
            </w:pPr>
            <w:r w:rsidRPr="00A77367">
              <w:rPr>
                <w:b/>
                <w:bCs/>
                <w:sz w:val="20"/>
                <w:lang w:val="en-GB"/>
              </w:rPr>
              <w:t>Name</w:t>
            </w:r>
          </w:p>
        </w:tc>
        <w:tc>
          <w:tcPr>
            <w:tcW w:w="5528" w:type="dxa"/>
            <w:shd w:val="clear" w:color="auto" w:fill="D9D9D9" w:themeFill="background1" w:themeFillShade="D9"/>
          </w:tcPr>
          <w:p w14:paraId="004CD7C9" w14:textId="77777777" w:rsidR="00AF62C1" w:rsidRPr="00A77367" w:rsidRDefault="00AF62C1" w:rsidP="00A45A60">
            <w:pPr>
              <w:pStyle w:val="Tabellentext"/>
              <w:widowControl w:val="0"/>
              <w:rPr>
                <w:b/>
                <w:bCs/>
                <w:sz w:val="20"/>
                <w:lang w:val="en-GB"/>
              </w:rPr>
            </w:pPr>
            <w:r w:rsidRPr="00A77367">
              <w:rPr>
                <w:b/>
                <w:bCs/>
                <w:sz w:val="20"/>
                <w:lang w:val="en-GB"/>
              </w:rPr>
              <w:t>Position</w:t>
            </w:r>
          </w:p>
        </w:tc>
        <w:tc>
          <w:tcPr>
            <w:tcW w:w="1276" w:type="dxa"/>
            <w:shd w:val="clear" w:color="auto" w:fill="D9D9D9" w:themeFill="background1" w:themeFillShade="D9"/>
          </w:tcPr>
          <w:p w14:paraId="004CD7CA" w14:textId="77777777" w:rsidR="00AF62C1" w:rsidRPr="00A77367" w:rsidRDefault="00AF62C1" w:rsidP="00A45A60">
            <w:pPr>
              <w:pStyle w:val="Tabellentext"/>
              <w:widowControl w:val="0"/>
              <w:rPr>
                <w:b/>
                <w:bCs/>
                <w:sz w:val="20"/>
                <w:lang w:val="en-GB"/>
              </w:rPr>
            </w:pPr>
            <w:r w:rsidRPr="00A77367">
              <w:rPr>
                <w:b/>
                <w:bCs/>
                <w:sz w:val="20"/>
                <w:lang w:val="en-GB"/>
              </w:rPr>
              <w:t>Date</w:t>
            </w:r>
          </w:p>
        </w:tc>
      </w:tr>
      <w:tr w:rsidR="00AF62C1" w:rsidRPr="00527BF0" w14:paraId="004CD7CF" w14:textId="77777777" w:rsidTr="00AF62C1">
        <w:tc>
          <w:tcPr>
            <w:tcW w:w="2410" w:type="dxa"/>
          </w:tcPr>
          <w:p w14:paraId="004CD7CC" w14:textId="77777777" w:rsidR="00AF62C1" w:rsidRPr="00A77367" w:rsidRDefault="00AF62C1" w:rsidP="00A45A60">
            <w:pPr>
              <w:pStyle w:val="Tabellentext"/>
              <w:widowControl w:val="0"/>
              <w:rPr>
                <w:sz w:val="20"/>
                <w:lang w:val="en-GB"/>
              </w:rPr>
            </w:pPr>
            <w:r w:rsidRPr="00A77367">
              <w:rPr>
                <w:sz w:val="20"/>
                <w:lang w:val="en-GB"/>
              </w:rPr>
              <w:t>James Tobiasen</w:t>
            </w:r>
          </w:p>
        </w:tc>
        <w:tc>
          <w:tcPr>
            <w:tcW w:w="5528" w:type="dxa"/>
          </w:tcPr>
          <w:p w14:paraId="004CD7CD" w14:textId="77777777" w:rsidR="00AF62C1" w:rsidRPr="00A77367" w:rsidRDefault="003E1902" w:rsidP="00A45A60">
            <w:pPr>
              <w:pStyle w:val="Tabellentext"/>
              <w:widowControl w:val="0"/>
              <w:rPr>
                <w:sz w:val="20"/>
                <w:lang w:val="en-GB"/>
              </w:rPr>
            </w:pPr>
            <w:r w:rsidRPr="00A77367">
              <w:rPr>
                <w:sz w:val="20"/>
                <w:lang w:val="en-GB"/>
              </w:rPr>
              <w:t>i</w:t>
            </w:r>
            <w:r w:rsidR="00AF62C1" w:rsidRPr="00A77367">
              <w:rPr>
                <w:sz w:val="20"/>
                <w:lang w:val="en-GB"/>
              </w:rPr>
              <w:t>telligence Project Manager</w:t>
            </w:r>
          </w:p>
        </w:tc>
        <w:tc>
          <w:tcPr>
            <w:tcW w:w="1276" w:type="dxa"/>
          </w:tcPr>
          <w:p w14:paraId="004CD7CE" w14:textId="77777777" w:rsidR="00AF62C1" w:rsidRPr="00A77367" w:rsidRDefault="00AF62C1" w:rsidP="00A45A60">
            <w:pPr>
              <w:pStyle w:val="Tabellentext"/>
              <w:widowControl w:val="0"/>
              <w:rPr>
                <w:sz w:val="20"/>
                <w:lang w:val="en-GB"/>
              </w:rPr>
            </w:pPr>
          </w:p>
        </w:tc>
      </w:tr>
      <w:tr w:rsidR="00AF62C1" w:rsidRPr="00527BF0" w14:paraId="004CD7D3" w14:textId="77777777" w:rsidTr="00AF62C1">
        <w:tc>
          <w:tcPr>
            <w:tcW w:w="2410" w:type="dxa"/>
          </w:tcPr>
          <w:p w14:paraId="004CD7D0" w14:textId="77777777" w:rsidR="00AF62C1" w:rsidRPr="00A77367" w:rsidRDefault="003E1902" w:rsidP="00A45A60">
            <w:pPr>
              <w:pStyle w:val="Tabellentext"/>
              <w:widowControl w:val="0"/>
              <w:rPr>
                <w:sz w:val="20"/>
                <w:lang w:val="en-GB"/>
              </w:rPr>
            </w:pPr>
            <w:r w:rsidRPr="00A77367">
              <w:rPr>
                <w:sz w:val="20"/>
                <w:lang w:val="en-GB"/>
              </w:rPr>
              <w:t>Dave Clayton</w:t>
            </w:r>
          </w:p>
        </w:tc>
        <w:tc>
          <w:tcPr>
            <w:tcW w:w="5528" w:type="dxa"/>
          </w:tcPr>
          <w:p w14:paraId="004CD7D1" w14:textId="77777777" w:rsidR="00AF62C1" w:rsidRPr="00A77367" w:rsidRDefault="003E1902" w:rsidP="00A45A60">
            <w:pPr>
              <w:pStyle w:val="Tabellentext"/>
              <w:widowControl w:val="0"/>
              <w:rPr>
                <w:sz w:val="20"/>
                <w:lang w:val="en-GB"/>
              </w:rPr>
            </w:pPr>
            <w:r w:rsidRPr="00A77367">
              <w:rPr>
                <w:sz w:val="20"/>
                <w:lang w:val="en-GB"/>
              </w:rPr>
              <w:t>exertis</w:t>
            </w:r>
            <w:r w:rsidR="00AF62C1" w:rsidRPr="00A77367">
              <w:rPr>
                <w:sz w:val="20"/>
                <w:lang w:val="en-GB"/>
              </w:rPr>
              <w:t xml:space="preserve"> Project Manager</w:t>
            </w:r>
          </w:p>
        </w:tc>
        <w:tc>
          <w:tcPr>
            <w:tcW w:w="1276" w:type="dxa"/>
          </w:tcPr>
          <w:p w14:paraId="004CD7D2" w14:textId="77777777" w:rsidR="00AF62C1" w:rsidRPr="00A77367" w:rsidRDefault="00AF62C1" w:rsidP="00A45A60">
            <w:pPr>
              <w:pStyle w:val="Tabellentext"/>
              <w:widowControl w:val="0"/>
              <w:rPr>
                <w:sz w:val="20"/>
                <w:lang w:val="en-GB"/>
              </w:rPr>
            </w:pPr>
          </w:p>
        </w:tc>
      </w:tr>
      <w:tr w:rsidR="002C1FD9" w:rsidRPr="00527BF0" w14:paraId="004CD7D7" w14:textId="77777777" w:rsidTr="00AF62C1">
        <w:tc>
          <w:tcPr>
            <w:tcW w:w="2410" w:type="dxa"/>
          </w:tcPr>
          <w:p w14:paraId="004CD7D4" w14:textId="77777777" w:rsidR="002C1FD9" w:rsidRPr="00A77367" w:rsidRDefault="002C1FD9" w:rsidP="00A45A60">
            <w:pPr>
              <w:pStyle w:val="Tabellentext"/>
              <w:widowControl w:val="0"/>
              <w:rPr>
                <w:sz w:val="20"/>
                <w:lang w:val="en-GB"/>
              </w:rPr>
            </w:pPr>
            <w:r w:rsidRPr="00A77367">
              <w:rPr>
                <w:sz w:val="20"/>
                <w:lang w:val="en-GB"/>
              </w:rPr>
              <w:t>Chris Twist</w:t>
            </w:r>
          </w:p>
        </w:tc>
        <w:tc>
          <w:tcPr>
            <w:tcW w:w="5528" w:type="dxa"/>
          </w:tcPr>
          <w:p w14:paraId="004CD7D5" w14:textId="77777777" w:rsidR="002C1FD9" w:rsidRPr="00A77367" w:rsidRDefault="002C1FD9" w:rsidP="00A45A60">
            <w:pPr>
              <w:pStyle w:val="Tabellentext"/>
              <w:widowControl w:val="0"/>
              <w:rPr>
                <w:sz w:val="20"/>
                <w:lang w:val="en-GB"/>
              </w:rPr>
            </w:pPr>
            <w:r w:rsidRPr="00A77367">
              <w:rPr>
                <w:sz w:val="20"/>
                <w:lang w:val="en-GB"/>
              </w:rPr>
              <w:t>exertis Analyst</w:t>
            </w:r>
          </w:p>
        </w:tc>
        <w:tc>
          <w:tcPr>
            <w:tcW w:w="1276" w:type="dxa"/>
          </w:tcPr>
          <w:p w14:paraId="004CD7D6" w14:textId="77777777" w:rsidR="002C1FD9" w:rsidRPr="00A77367" w:rsidRDefault="002C1FD9" w:rsidP="00A45A60">
            <w:pPr>
              <w:pStyle w:val="Tabellentext"/>
              <w:widowControl w:val="0"/>
              <w:rPr>
                <w:sz w:val="20"/>
                <w:lang w:val="en-GB"/>
              </w:rPr>
            </w:pPr>
          </w:p>
        </w:tc>
      </w:tr>
      <w:tr w:rsidR="00AF62C1" w:rsidRPr="00527BF0" w14:paraId="004CD7DB" w14:textId="77777777" w:rsidTr="00AF62C1">
        <w:tc>
          <w:tcPr>
            <w:tcW w:w="2410" w:type="dxa"/>
          </w:tcPr>
          <w:p w14:paraId="004CD7D8" w14:textId="77777777" w:rsidR="00AF62C1" w:rsidRPr="00A77367" w:rsidRDefault="002C1FD9" w:rsidP="00A45A60">
            <w:pPr>
              <w:pStyle w:val="Tabellentext"/>
              <w:widowControl w:val="0"/>
              <w:rPr>
                <w:sz w:val="20"/>
                <w:lang w:val="en-GB"/>
              </w:rPr>
            </w:pPr>
            <w:r w:rsidRPr="00A77367">
              <w:rPr>
                <w:sz w:val="20"/>
                <w:lang w:val="en-GB"/>
              </w:rPr>
              <w:t>Stewart Andrews</w:t>
            </w:r>
          </w:p>
        </w:tc>
        <w:tc>
          <w:tcPr>
            <w:tcW w:w="5528" w:type="dxa"/>
          </w:tcPr>
          <w:p w14:paraId="004CD7D9" w14:textId="77777777" w:rsidR="00AF62C1" w:rsidRPr="00A77367" w:rsidRDefault="002C1FD9" w:rsidP="00A45A60">
            <w:pPr>
              <w:pStyle w:val="Tabellentext"/>
              <w:widowControl w:val="0"/>
              <w:rPr>
                <w:sz w:val="20"/>
                <w:lang w:val="en-GB"/>
              </w:rPr>
            </w:pPr>
            <w:r w:rsidRPr="00A77367">
              <w:rPr>
                <w:sz w:val="20"/>
                <w:lang w:val="en-GB"/>
              </w:rPr>
              <w:t>exertis Analyst</w:t>
            </w:r>
          </w:p>
        </w:tc>
        <w:tc>
          <w:tcPr>
            <w:tcW w:w="1276" w:type="dxa"/>
          </w:tcPr>
          <w:p w14:paraId="004CD7DA" w14:textId="77777777" w:rsidR="00AF62C1" w:rsidRPr="00A77367" w:rsidRDefault="00AF62C1" w:rsidP="00A45A60">
            <w:pPr>
              <w:pStyle w:val="Tabellentext"/>
              <w:widowControl w:val="0"/>
              <w:rPr>
                <w:sz w:val="20"/>
                <w:lang w:val="en-GB"/>
              </w:rPr>
            </w:pPr>
          </w:p>
        </w:tc>
      </w:tr>
    </w:tbl>
    <w:p w14:paraId="004CD7DC" w14:textId="77777777" w:rsidR="00B0558F" w:rsidRPr="00527BF0" w:rsidRDefault="00B0558F" w:rsidP="00A45A60">
      <w:pPr>
        <w:pStyle w:val="Heading2"/>
        <w:widowControl w:val="0"/>
        <w:spacing w:before="480"/>
        <w:jc w:val="both"/>
        <w:rPr>
          <w:lang w:val="en-GB"/>
        </w:rPr>
      </w:pPr>
      <w:bookmarkStart w:id="17" w:name="_Toc148194417"/>
      <w:bookmarkStart w:id="18" w:name="_Toc489776051"/>
      <w:bookmarkStart w:id="19" w:name="_Toc148234066"/>
      <w:bookmarkStart w:id="20" w:name="_Toc288151696"/>
      <w:bookmarkStart w:id="21" w:name="_Toc347414188"/>
      <w:bookmarkStart w:id="22" w:name="_Toc421089889"/>
      <w:bookmarkEnd w:id="17"/>
      <w:r w:rsidRPr="00527BF0">
        <w:rPr>
          <w:lang w:val="en-GB"/>
        </w:rPr>
        <w:t xml:space="preserve">Related </w:t>
      </w:r>
      <w:bookmarkEnd w:id="18"/>
      <w:bookmarkEnd w:id="19"/>
      <w:bookmarkEnd w:id="20"/>
      <w:bookmarkEnd w:id="21"/>
      <w:r w:rsidR="00E0492E" w:rsidRPr="00527BF0">
        <w:rPr>
          <w:lang w:val="en-GB"/>
        </w:rPr>
        <w:t>Document</w:t>
      </w:r>
      <w:bookmarkEnd w:id="22"/>
    </w:p>
    <w:tbl>
      <w:tblPr>
        <w:tblW w:w="949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9498"/>
      </w:tblGrid>
      <w:tr w:rsidR="00B0558F" w:rsidRPr="00527BF0" w14:paraId="004CD7DE" w14:textId="77777777" w:rsidTr="001819E1">
        <w:tc>
          <w:tcPr>
            <w:tcW w:w="9498" w:type="dxa"/>
            <w:shd w:val="clear" w:color="auto" w:fill="D9D9D9" w:themeFill="background1" w:themeFillShade="D9"/>
          </w:tcPr>
          <w:p w14:paraId="004CD7DD" w14:textId="77777777" w:rsidR="00B0558F" w:rsidRPr="00A77367" w:rsidRDefault="00B0558F" w:rsidP="00A45A60">
            <w:pPr>
              <w:pStyle w:val="Tabellentext"/>
              <w:widowControl w:val="0"/>
              <w:rPr>
                <w:b/>
                <w:bCs/>
                <w:sz w:val="20"/>
                <w:lang w:val="en-GB"/>
              </w:rPr>
            </w:pPr>
            <w:r w:rsidRPr="00A77367">
              <w:rPr>
                <w:b/>
                <w:bCs/>
                <w:sz w:val="20"/>
                <w:lang w:val="en-GB"/>
              </w:rPr>
              <w:lastRenderedPageBreak/>
              <w:t>Name of Document</w:t>
            </w:r>
          </w:p>
        </w:tc>
      </w:tr>
      <w:tr w:rsidR="00B0558F" w:rsidRPr="00527BF0" w14:paraId="004CD7E0" w14:textId="77777777" w:rsidTr="001819E1">
        <w:tc>
          <w:tcPr>
            <w:tcW w:w="9498" w:type="dxa"/>
          </w:tcPr>
          <w:p w14:paraId="004CD7DF" w14:textId="77777777" w:rsidR="00B0558F" w:rsidRPr="00A77367" w:rsidRDefault="00A77367" w:rsidP="00A45A60">
            <w:pPr>
              <w:pStyle w:val="Tabellentext"/>
              <w:widowControl w:val="0"/>
              <w:rPr>
                <w:sz w:val="20"/>
                <w:lang w:val="en-GB"/>
              </w:rPr>
            </w:pPr>
            <w:r w:rsidRPr="00A77367">
              <w:rPr>
                <w:sz w:val="20"/>
                <w:lang w:val="en-GB"/>
              </w:rPr>
              <w:t>Enterprise Structure document - PM_D_D12_Enterprise_Structure_v1.0_20141129</w:t>
            </w:r>
          </w:p>
        </w:tc>
      </w:tr>
      <w:tr w:rsidR="00AF62C1" w:rsidRPr="00527BF0" w14:paraId="004CD7E2" w14:textId="77777777" w:rsidTr="001819E1">
        <w:tc>
          <w:tcPr>
            <w:tcW w:w="9498" w:type="dxa"/>
          </w:tcPr>
          <w:p w14:paraId="004CD7E1" w14:textId="77777777" w:rsidR="00AF62C1" w:rsidRPr="00A77367" w:rsidRDefault="00AF62C1" w:rsidP="00A45A60">
            <w:pPr>
              <w:pStyle w:val="Tabellentext"/>
              <w:widowControl w:val="0"/>
              <w:rPr>
                <w:sz w:val="20"/>
                <w:lang w:val="en-GB"/>
              </w:rPr>
            </w:pPr>
          </w:p>
        </w:tc>
      </w:tr>
    </w:tbl>
    <w:p w14:paraId="004CD7E3" w14:textId="77777777" w:rsidR="00B0558F" w:rsidRPr="00527BF0" w:rsidRDefault="00B0558F" w:rsidP="00A45A60">
      <w:pPr>
        <w:pStyle w:val="Heading2"/>
        <w:widowControl w:val="0"/>
        <w:spacing w:before="480"/>
        <w:jc w:val="both"/>
        <w:rPr>
          <w:lang w:val="en-GB"/>
        </w:rPr>
      </w:pPr>
      <w:bookmarkStart w:id="23" w:name="_Toc148234067"/>
      <w:bookmarkStart w:id="24" w:name="_Toc288151697"/>
      <w:bookmarkStart w:id="25" w:name="_Toc347414189"/>
      <w:bookmarkStart w:id="26" w:name="_Toc421089890"/>
      <w:r w:rsidRPr="00527BF0">
        <w:rPr>
          <w:lang w:val="en-GB"/>
        </w:rPr>
        <w:t>Approval</w:t>
      </w:r>
      <w:bookmarkEnd w:id="23"/>
      <w:bookmarkEnd w:id="24"/>
      <w:bookmarkEnd w:id="25"/>
      <w:bookmarkEnd w:id="26"/>
      <w:r w:rsidRPr="00527BF0">
        <w:rPr>
          <w:lang w:val="en-GB"/>
        </w:rPr>
        <w:t xml:space="preserve"> </w:t>
      </w:r>
    </w:p>
    <w:tbl>
      <w:tblPr>
        <w:tblW w:w="949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2835"/>
        <w:gridCol w:w="3261"/>
        <w:gridCol w:w="1984"/>
        <w:gridCol w:w="1418"/>
      </w:tblGrid>
      <w:tr w:rsidR="00B0558F" w:rsidRPr="00527BF0" w14:paraId="004CD7E8" w14:textId="77777777" w:rsidTr="00D40A1E">
        <w:tc>
          <w:tcPr>
            <w:tcW w:w="2835" w:type="dxa"/>
            <w:shd w:val="clear" w:color="auto" w:fill="D9D9D9" w:themeFill="background1" w:themeFillShade="D9"/>
          </w:tcPr>
          <w:p w14:paraId="004CD7E4" w14:textId="77777777" w:rsidR="00B0558F" w:rsidRPr="00A77367" w:rsidRDefault="00B0558F" w:rsidP="00A45A60">
            <w:pPr>
              <w:pStyle w:val="Tabellentext"/>
              <w:widowControl w:val="0"/>
              <w:rPr>
                <w:b/>
                <w:bCs/>
                <w:sz w:val="20"/>
                <w:lang w:val="en-GB"/>
              </w:rPr>
            </w:pPr>
            <w:bookmarkStart w:id="27" w:name="_Toc463762419"/>
            <w:bookmarkStart w:id="28" w:name="_Toc463762990"/>
            <w:r w:rsidRPr="00A77367">
              <w:rPr>
                <w:b/>
                <w:bCs/>
                <w:sz w:val="20"/>
                <w:lang w:val="en-GB"/>
              </w:rPr>
              <w:t xml:space="preserve">Name </w:t>
            </w:r>
          </w:p>
        </w:tc>
        <w:tc>
          <w:tcPr>
            <w:tcW w:w="3261" w:type="dxa"/>
            <w:shd w:val="clear" w:color="auto" w:fill="D9D9D9" w:themeFill="background1" w:themeFillShade="D9"/>
          </w:tcPr>
          <w:p w14:paraId="004CD7E5" w14:textId="77777777" w:rsidR="00B0558F" w:rsidRPr="00A77367" w:rsidRDefault="00B0558F" w:rsidP="00A45A60">
            <w:pPr>
              <w:pStyle w:val="Tabellentext"/>
              <w:widowControl w:val="0"/>
              <w:rPr>
                <w:b/>
                <w:bCs/>
                <w:sz w:val="20"/>
                <w:lang w:val="en-GB"/>
              </w:rPr>
            </w:pPr>
            <w:r w:rsidRPr="00A77367">
              <w:rPr>
                <w:b/>
                <w:bCs/>
                <w:sz w:val="20"/>
                <w:lang w:val="en-GB"/>
              </w:rPr>
              <w:t>Position</w:t>
            </w:r>
          </w:p>
        </w:tc>
        <w:tc>
          <w:tcPr>
            <w:tcW w:w="1984" w:type="dxa"/>
            <w:shd w:val="clear" w:color="auto" w:fill="D9D9D9" w:themeFill="background1" w:themeFillShade="D9"/>
          </w:tcPr>
          <w:p w14:paraId="004CD7E6" w14:textId="77777777" w:rsidR="00B0558F" w:rsidRPr="00A77367" w:rsidRDefault="00B0558F" w:rsidP="00A45A60">
            <w:pPr>
              <w:pStyle w:val="Tabellentext"/>
              <w:widowControl w:val="0"/>
              <w:rPr>
                <w:b/>
                <w:bCs/>
                <w:sz w:val="20"/>
                <w:lang w:val="en-GB"/>
              </w:rPr>
            </w:pPr>
            <w:r w:rsidRPr="00A77367">
              <w:rPr>
                <w:b/>
                <w:bCs/>
                <w:sz w:val="20"/>
                <w:lang w:val="en-GB"/>
              </w:rPr>
              <w:t>Signature</w:t>
            </w:r>
          </w:p>
        </w:tc>
        <w:tc>
          <w:tcPr>
            <w:tcW w:w="1418" w:type="dxa"/>
            <w:shd w:val="clear" w:color="auto" w:fill="D9D9D9" w:themeFill="background1" w:themeFillShade="D9"/>
          </w:tcPr>
          <w:p w14:paraId="004CD7E7" w14:textId="77777777" w:rsidR="00B0558F" w:rsidRPr="00A77367" w:rsidRDefault="00B0558F" w:rsidP="00A45A60">
            <w:pPr>
              <w:pStyle w:val="Tabellentext"/>
              <w:widowControl w:val="0"/>
              <w:rPr>
                <w:b/>
                <w:bCs/>
                <w:sz w:val="20"/>
                <w:lang w:val="en-GB"/>
              </w:rPr>
            </w:pPr>
            <w:r w:rsidRPr="00A77367">
              <w:rPr>
                <w:b/>
                <w:bCs/>
                <w:sz w:val="20"/>
                <w:lang w:val="en-GB"/>
              </w:rPr>
              <w:t>Date</w:t>
            </w:r>
          </w:p>
        </w:tc>
      </w:tr>
      <w:tr w:rsidR="00B0558F" w:rsidRPr="00527BF0" w14:paraId="004CD7ED" w14:textId="77777777" w:rsidTr="00D40A1E">
        <w:tc>
          <w:tcPr>
            <w:tcW w:w="2835" w:type="dxa"/>
          </w:tcPr>
          <w:p w14:paraId="004CD7E9" w14:textId="77777777" w:rsidR="00B0558F" w:rsidRPr="00A77367" w:rsidRDefault="00D40A1E" w:rsidP="00A45A60">
            <w:pPr>
              <w:pStyle w:val="Tabellentext"/>
              <w:widowControl w:val="0"/>
              <w:rPr>
                <w:sz w:val="20"/>
                <w:lang w:val="en-GB"/>
              </w:rPr>
            </w:pPr>
            <w:r w:rsidRPr="00A77367">
              <w:rPr>
                <w:sz w:val="20"/>
                <w:lang w:val="en-GB"/>
              </w:rPr>
              <w:t>James Tobiasen</w:t>
            </w:r>
          </w:p>
        </w:tc>
        <w:tc>
          <w:tcPr>
            <w:tcW w:w="3261" w:type="dxa"/>
          </w:tcPr>
          <w:p w14:paraId="004CD7EA" w14:textId="77777777" w:rsidR="00B0558F" w:rsidRPr="00A77367" w:rsidRDefault="002563D2" w:rsidP="00A45A60">
            <w:pPr>
              <w:pStyle w:val="Tabellentext"/>
              <w:widowControl w:val="0"/>
              <w:rPr>
                <w:sz w:val="20"/>
                <w:lang w:val="en-GB"/>
              </w:rPr>
            </w:pPr>
            <w:r w:rsidRPr="00A77367">
              <w:rPr>
                <w:sz w:val="20"/>
                <w:lang w:val="en-GB"/>
              </w:rPr>
              <w:t>i</w:t>
            </w:r>
            <w:r w:rsidR="00D40A1E" w:rsidRPr="00A77367">
              <w:rPr>
                <w:sz w:val="20"/>
                <w:lang w:val="en-GB"/>
              </w:rPr>
              <w:t>telligence Project Manager</w:t>
            </w:r>
          </w:p>
        </w:tc>
        <w:tc>
          <w:tcPr>
            <w:tcW w:w="1984" w:type="dxa"/>
          </w:tcPr>
          <w:p w14:paraId="004CD7EB" w14:textId="77777777" w:rsidR="00B0558F" w:rsidRPr="00A77367" w:rsidRDefault="00B0558F" w:rsidP="00A45A60">
            <w:pPr>
              <w:pStyle w:val="Tabellentext"/>
              <w:widowControl w:val="0"/>
              <w:rPr>
                <w:sz w:val="20"/>
                <w:lang w:val="en-GB"/>
              </w:rPr>
            </w:pPr>
          </w:p>
        </w:tc>
        <w:tc>
          <w:tcPr>
            <w:tcW w:w="1418" w:type="dxa"/>
          </w:tcPr>
          <w:p w14:paraId="004CD7EC" w14:textId="77777777" w:rsidR="00B0558F" w:rsidRPr="00A77367" w:rsidRDefault="00B0558F" w:rsidP="00A45A60">
            <w:pPr>
              <w:pStyle w:val="Tabellentext"/>
              <w:widowControl w:val="0"/>
              <w:rPr>
                <w:sz w:val="20"/>
                <w:lang w:val="en-GB"/>
              </w:rPr>
            </w:pPr>
          </w:p>
        </w:tc>
      </w:tr>
      <w:tr w:rsidR="003E1902" w:rsidRPr="00527BF0" w14:paraId="004CD7F2" w14:textId="77777777" w:rsidTr="00D40A1E">
        <w:tc>
          <w:tcPr>
            <w:tcW w:w="2835" w:type="dxa"/>
          </w:tcPr>
          <w:p w14:paraId="004CD7EE" w14:textId="77777777" w:rsidR="003E1902" w:rsidRPr="00A77367" w:rsidRDefault="003E1902" w:rsidP="00A45A60">
            <w:pPr>
              <w:pStyle w:val="Tabellentext"/>
              <w:widowControl w:val="0"/>
              <w:rPr>
                <w:sz w:val="20"/>
                <w:lang w:val="en-GB"/>
              </w:rPr>
            </w:pPr>
            <w:r w:rsidRPr="00A77367">
              <w:rPr>
                <w:sz w:val="20"/>
                <w:lang w:val="en-GB"/>
              </w:rPr>
              <w:t>Dave Clayton</w:t>
            </w:r>
          </w:p>
        </w:tc>
        <w:tc>
          <w:tcPr>
            <w:tcW w:w="3261" w:type="dxa"/>
          </w:tcPr>
          <w:p w14:paraId="004CD7EF" w14:textId="77777777" w:rsidR="003E1902" w:rsidRPr="00A77367" w:rsidRDefault="003E1902" w:rsidP="00A45A60">
            <w:pPr>
              <w:pStyle w:val="Tabellentext"/>
              <w:widowControl w:val="0"/>
              <w:rPr>
                <w:sz w:val="20"/>
                <w:lang w:val="en-GB"/>
              </w:rPr>
            </w:pPr>
            <w:r w:rsidRPr="00A77367">
              <w:rPr>
                <w:sz w:val="20"/>
                <w:lang w:val="en-GB"/>
              </w:rPr>
              <w:t>exertis Project Manager</w:t>
            </w:r>
          </w:p>
        </w:tc>
        <w:tc>
          <w:tcPr>
            <w:tcW w:w="1984" w:type="dxa"/>
          </w:tcPr>
          <w:p w14:paraId="004CD7F0" w14:textId="77777777" w:rsidR="003E1902" w:rsidRPr="00A77367" w:rsidRDefault="003E1902" w:rsidP="00A45A60">
            <w:pPr>
              <w:pStyle w:val="Tabellentext"/>
              <w:widowControl w:val="0"/>
              <w:rPr>
                <w:sz w:val="20"/>
                <w:lang w:val="en-GB"/>
              </w:rPr>
            </w:pPr>
          </w:p>
        </w:tc>
        <w:tc>
          <w:tcPr>
            <w:tcW w:w="1418" w:type="dxa"/>
          </w:tcPr>
          <w:p w14:paraId="004CD7F1" w14:textId="77777777" w:rsidR="003E1902" w:rsidRPr="00A77367" w:rsidRDefault="003E1902" w:rsidP="00A45A60">
            <w:pPr>
              <w:pStyle w:val="Tabellentext"/>
              <w:widowControl w:val="0"/>
              <w:rPr>
                <w:sz w:val="20"/>
                <w:lang w:val="en-GB"/>
              </w:rPr>
            </w:pPr>
          </w:p>
        </w:tc>
      </w:tr>
      <w:tr w:rsidR="006B3977" w:rsidRPr="00527BF0" w14:paraId="004CD7F7" w14:textId="77777777" w:rsidTr="00D40A1E">
        <w:tc>
          <w:tcPr>
            <w:tcW w:w="2835" w:type="dxa"/>
          </w:tcPr>
          <w:p w14:paraId="004CD7F3" w14:textId="77777777" w:rsidR="006B3977" w:rsidRPr="00A77367" w:rsidRDefault="006B3977" w:rsidP="00A45A60">
            <w:pPr>
              <w:pStyle w:val="Tabellentext"/>
              <w:widowControl w:val="0"/>
              <w:rPr>
                <w:sz w:val="20"/>
                <w:lang w:val="en-GB"/>
              </w:rPr>
            </w:pPr>
          </w:p>
        </w:tc>
        <w:tc>
          <w:tcPr>
            <w:tcW w:w="3261" w:type="dxa"/>
          </w:tcPr>
          <w:p w14:paraId="004CD7F4" w14:textId="77777777" w:rsidR="006B3977" w:rsidRPr="00A77367" w:rsidRDefault="006B3977" w:rsidP="00A45A60">
            <w:pPr>
              <w:pStyle w:val="Tabellentext"/>
              <w:widowControl w:val="0"/>
              <w:rPr>
                <w:sz w:val="20"/>
                <w:lang w:val="en-GB"/>
              </w:rPr>
            </w:pPr>
          </w:p>
        </w:tc>
        <w:tc>
          <w:tcPr>
            <w:tcW w:w="1984" w:type="dxa"/>
          </w:tcPr>
          <w:p w14:paraId="004CD7F5" w14:textId="77777777" w:rsidR="006B3977" w:rsidRPr="00A77367" w:rsidRDefault="006B3977" w:rsidP="00A45A60">
            <w:pPr>
              <w:pStyle w:val="Tabellentext"/>
              <w:widowControl w:val="0"/>
              <w:rPr>
                <w:sz w:val="20"/>
                <w:lang w:val="en-GB"/>
              </w:rPr>
            </w:pPr>
          </w:p>
        </w:tc>
        <w:tc>
          <w:tcPr>
            <w:tcW w:w="1418" w:type="dxa"/>
          </w:tcPr>
          <w:p w14:paraId="004CD7F6" w14:textId="77777777" w:rsidR="006B3977" w:rsidRPr="00A77367" w:rsidRDefault="006B3977" w:rsidP="00A45A60">
            <w:pPr>
              <w:pStyle w:val="Tabellentext"/>
              <w:widowControl w:val="0"/>
              <w:rPr>
                <w:sz w:val="20"/>
                <w:lang w:val="en-GB"/>
              </w:rPr>
            </w:pPr>
          </w:p>
        </w:tc>
      </w:tr>
      <w:bookmarkEnd w:id="27"/>
      <w:bookmarkEnd w:id="28"/>
    </w:tbl>
    <w:p w14:paraId="004CD7F8" w14:textId="77777777" w:rsidR="00B0558F" w:rsidRPr="00527BF0" w:rsidRDefault="00B0558F" w:rsidP="00A45A60">
      <w:pPr>
        <w:widowControl w:val="0"/>
        <w:rPr>
          <w:kern w:val="28"/>
          <w:sz w:val="32"/>
          <w:lang w:val="en-GB"/>
        </w:rPr>
      </w:pPr>
      <w:r w:rsidRPr="00527BF0">
        <w:rPr>
          <w:lang w:val="en-GB"/>
        </w:rPr>
        <w:br w:type="page"/>
      </w:r>
    </w:p>
    <w:p w14:paraId="004CD7F9" w14:textId="77777777" w:rsidR="001819E1" w:rsidRPr="00527BF0" w:rsidRDefault="0080006B" w:rsidP="00A45A60">
      <w:pPr>
        <w:pStyle w:val="Heading1"/>
        <w:keepNext w:val="0"/>
        <w:widowControl w:val="0"/>
        <w:tabs>
          <w:tab w:val="clear" w:pos="432"/>
          <w:tab w:val="num" w:pos="464"/>
        </w:tabs>
        <w:ind w:left="573" w:hanging="573"/>
        <w:rPr>
          <w:lang w:val="en-GB"/>
        </w:rPr>
      </w:pPr>
      <w:bookmarkStart w:id="29" w:name="_Toc168030461"/>
      <w:bookmarkStart w:id="30" w:name="_Toc281923499"/>
      <w:bookmarkStart w:id="31" w:name="_Toc421089891"/>
      <w:r>
        <w:rPr>
          <w:lang w:val="en-GB"/>
        </w:rPr>
        <w:lastRenderedPageBreak/>
        <w:t>Controlling</w:t>
      </w:r>
      <w:r w:rsidR="00DE67B7" w:rsidRPr="00527BF0">
        <w:rPr>
          <w:lang w:val="en-GB"/>
        </w:rPr>
        <w:t xml:space="preserve"> General Introduction</w:t>
      </w:r>
      <w:bookmarkEnd w:id="29"/>
      <w:bookmarkEnd w:id="30"/>
      <w:bookmarkEnd w:id="31"/>
    </w:p>
    <w:p w14:paraId="004CD7FA" w14:textId="77777777" w:rsidR="001819E1" w:rsidRPr="00527BF0" w:rsidRDefault="001819E1" w:rsidP="00A45A60">
      <w:pPr>
        <w:widowControl w:val="0"/>
        <w:spacing w:before="100" w:beforeAutospacing="1" w:after="60"/>
        <w:rPr>
          <w:rFonts w:cs="Arial"/>
          <w:lang w:val="en-GB"/>
        </w:rPr>
      </w:pPr>
      <w:bookmarkStart w:id="32" w:name="_Toc176427629"/>
      <w:r w:rsidRPr="00527BF0">
        <w:rPr>
          <w:rFonts w:cs="Arial"/>
          <w:lang w:val="en-GB"/>
        </w:rPr>
        <w:t xml:space="preserve">This document captures the SAP design required to support the various </w:t>
      </w:r>
      <w:r w:rsidR="003A554D">
        <w:rPr>
          <w:rFonts w:cs="Arial"/>
          <w:lang w:val="en-GB"/>
        </w:rPr>
        <w:t>finance</w:t>
      </w:r>
      <w:r w:rsidRPr="00527BF0">
        <w:rPr>
          <w:rFonts w:cs="Arial"/>
          <w:lang w:val="en-GB"/>
        </w:rPr>
        <w:t xml:space="preserve"> processes at </w:t>
      </w:r>
      <w:r w:rsidR="00C169E4">
        <w:rPr>
          <w:rFonts w:cs="Arial"/>
          <w:lang w:val="en-GB"/>
        </w:rPr>
        <w:t>e</w:t>
      </w:r>
      <w:r w:rsidR="003E1902" w:rsidRPr="00527BF0">
        <w:rPr>
          <w:rFonts w:cs="Arial"/>
          <w:lang w:val="en-GB"/>
        </w:rPr>
        <w:t>xertis</w:t>
      </w:r>
      <w:r w:rsidR="002563D2">
        <w:rPr>
          <w:rFonts w:cs="Arial"/>
          <w:lang w:val="en-GB"/>
        </w:rPr>
        <w:t xml:space="preserve"> in the area of cost management, controlling and reporting</w:t>
      </w:r>
      <w:r w:rsidRPr="00527BF0">
        <w:rPr>
          <w:rFonts w:cs="Arial"/>
          <w:lang w:val="en-GB"/>
        </w:rPr>
        <w:t xml:space="preserve">. This includes </w:t>
      </w:r>
      <w:r w:rsidR="00F94274">
        <w:rPr>
          <w:rFonts w:cs="Arial"/>
          <w:lang w:val="en-GB"/>
        </w:rPr>
        <w:t xml:space="preserve">the creation of master data structures to support internal management reporting and any specific transactional processing that needs to take place </w:t>
      </w:r>
      <w:r w:rsidR="00675936">
        <w:rPr>
          <w:rFonts w:cs="Arial"/>
          <w:lang w:val="en-GB"/>
        </w:rPr>
        <w:t xml:space="preserve">within the Controlling </w:t>
      </w:r>
      <w:r w:rsidR="002563D2">
        <w:rPr>
          <w:rFonts w:cs="Arial"/>
          <w:lang w:val="en-GB"/>
        </w:rPr>
        <w:t xml:space="preserve">(CO) </w:t>
      </w:r>
      <w:r w:rsidR="00675936">
        <w:rPr>
          <w:rFonts w:cs="Arial"/>
          <w:lang w:val="en-GB"/>
        </w:rPr>
        <w:t xml:space="preserve">module itself </w:t>
      </w:r>
      <w:r w:rsidR="00F94274">
        <w:rPr>
          <w:rFonts w:cs="Arial"/>
          <w:lang w:val="en-GB"/>
        </w:rPr>
        <w:t xml:space="preserve">to </w:t>
      </w:r>
      <w:r w:rsidR="00675936">
        <w:rPr>
          <w:rFonts w:cs="Arial"/>
          <w:lang w:val="en-GB"/>
        </w:rPr>
        <w:t xml:space="preserve">produce the reports therein. Account determination and support transactions such as sales order processing and purchase order processing </w:t>
      </w:r>
      <w:r w:rsidRPr="00527BF0">
        <w:rPr>
          <w:rFonts w:cs="Arial"/>
          <w:lang w:val="en-GB"/>
        </w:rPr>
        <w:t>are not covered by this blueprint.</w:t>
      </w:r>
    </w:p>
    <w:p w14:paraId="004CD7FB" w14:textId="77777777" w:rsidR="001819E1" w:rsidRPr="00527BF0" w:rsidRDefault="001819E1" w:rsidP="00A45A60">
      <w:pPr>
        <w:widowControl w:val="0"/>
        <w:spacing w:before="100" w:beforeAutospacing="1" w:after="60"/>
        <w:rPr>
          <w:rFonts w:cs="Arial"/>
          <w:lang w:val="en-GB"/>
        </w:rPr>
      </w:pPr>
      <w:r w:rsidRPr="00527BF0">
        <w:rPr>
          <w:rFonts w:cs="Arial"/>
          <w:lang w:val="en-GB"/>
        </w:rPr>
        <w:t>The basis for thi</w:t>
      </w:r>
      <w:r w:rsidR="009F1B51">
        <w:rPr>
          <w:rFonts w:cs="Arial"/>
          <w:lang w:val="en-GB"/>
        </w:rPr>
        <w:t xml:space="preserve">s project will be the </w:t>
      </w:r>
      <w:r w:rsidR="00DE67B7" w:rsidRPr="00527BF0">
        <w:rPr>
          <w:rFonts w:cs="Arial"/>
          <w:lang w:val="en-GB"/>
        </w:rPr>
        <w:t>standard</w:t>
      </w:r>
      <w:r w:rsidRPr="00527BF0">
        <w:rPr>
          <w:rFonts w:cs="Arial"/>
          <w:lang w:val="en-GB"/>
        </w:rPr>
        <w:t xml:space="preserve"> SAP system currently being </w:t>
      </w:r>
      <w:r w:rsidR="002563D2">
        <w:rPr>
          <w:rFonts w:cs="Arial"/>
          <w:lang w:val="en-GB"/>
        </w:rPr>
        <w:t>implemen</w:t>
      </w:r>
      <w:r w:rsidRPr="00527BF0">
        <w:rPr>
          <w:rFonts w:cs="Arial"/>
          <w:lang w:val="en-GB"/>
        </w:rPr>
        <w:t xml:space="preserve">ted by </w:t>
      </w:r>
      <w:r w:rsidR="00C169E4">
        <w:rPr>
          <w:rFonts w:cs="Arial"/>
          <w:lang w:val="en-GB"/>
        </w:rPr>
        <w:t>e</w:t>
      </w:r>
      <w:r w:rsidR="003E1902" w:rsidRPr="00527BF0">
        <w:rPr>
          <w:rFonts w:cs="Arial"/>
          <w:lang w:val="en-GB"/>
        </w:rPr>
        <w:t>xertis</w:t>
      </w:r>
      <w:r w:rsidRPr="00527BF0">
        <w:rPr>
          <w:rFonts w:cs="Arial"/>
          <w:lang w:val="en-GB"/>
        </w:rPr>
        <w:t xml:space="preserve">. It is assumed that any </w:t>
      </w:r>
      <w:r w:rsidR="00675936">
        <w:rPr>
          <w:rFonts w:cs="Arial"/>
          <w:lang w:val="en-GB"/>
        </w:rPr>
        <w:t>Controlling</w:t>
      </w:r>
      <w:r w:rsidRPr="00527BF0">
        <w:rPr>
          <w:rFonts w:cs="Arial"/>
          <w:lang w:val="en-GB"/>
        </w:rPr>
        <w:t xml:space="preserve"> process which is not explicitly covered by this document wil</w:t>
      </w:r>
      <w:r w:rsidR="009F1B51">
        <w:rPr>
          <w:rFonts w:cs="Arial"/>
          <w:lang w:val="en-GB"/>
        </w:rPr>
        <w:t xml:space="preserve">l follow the </w:t>
      </w:r>
      <w:r w:rsidR="00DE67B7" w:rsidRPr="00527BF0">
        <w:rPr>
          <w:rFonts w:cs="Arial"/>
          <w:lang w:val="en-GB"/>
        </w:rPr>
        <w:t>standard</w:t>
      </w:r>
      <w:r w:rsidRPr="00527BF0">
        <w:rPr>
          <w:rFonts w:cs="Arial"/>
          <w:lang w:val="en-GB"/>
        </w:rPr>
        <w:t xml:space="preserve"> </w:t>
      </w:r>
      <w:r w:rsidR="002563D2">
        <w:rPr>
          <w:rFonts w:cs="Arial"/>
          <w:lang w:val="en-GB"/>
        </w:rPr>
        <w:t xml:space="preserve">SAP best-practice </w:t>
      </w:r>
      <w:r w:rsidRPr="00527BF0">
        <w:rPr>
          <w:rFonts w:cs="Arial"/>
          <w:lang w:val="en-GB"/>
        </w:rPr>
        <w:t>process.</w:t>
      </w:r>
    </w:p>
    <w:p w14:paraId="004CD7FC" w14:textId="77777777" w:rsidR="001819E1" w:rsidRPr="00527BF0" w:rsidRDefault="001819E1" w:rsidP="00A45A60">
      <w:pPr>
        <w:widowControl w:val="0"/>
        <w:spacing w:before="100" w:beforeAutospacing="1" w:after="60"/>
        <w:rPr>
          <w:rFonts w:cs="Arial"/>
          <w:lang w:val="en-GB"/>
        </w:rPr>
      </w:pPr>
      <w:r w:rsidRPr="00527BF0">
        <w:rPr>
          <w:rFonts w:cs="Arial"/>
          <w:lang w:val="en-GB"/>
        </w:rPr>
        <w:t xml:space="preserve">SAP will be </w:t>
      </w:r>
      <w:r w:rsidR="00F2265B">
        <w:rPr>
          <w:rFonts w:cs="Arial"/>
          <w:lang w:val="en-GB"/>
        </w:rPr>
        <w:t>the single system for Cont</w:t>
      </w:r>
      <w:r w:rsidR="002563D2">
        <w:rPr>
          <w:rFonts w:cs="Arial"/>
          <w:lang w:val="en-GB"/>
        </w:rPr>
        <w:t>r</w:t>
      </w:r>
      <w:r w:rsidR="00F2265B">
        <w:rPr>
          <w:rFonts w:cs="Arial"/>
          <w:lang w:val="en-GB"/>
        </w:rPr>
        <w:t>olling</w:t>
      </w:r>
      <w:r w:rsidRPr="00527BF0">
        <w:rPr>
          <w:rFonts w:cs="Arial"/>
          <w:lang w:val="en-GB"/>
        </w:rPr>
        <w:t xml:space="preserve"> at </w:t>
      </w:r>
      <w:r w:rsidR="00C169E4">
        <w:rPr>
          <w:rFonts w:cs="Arial"/>
          <w:lang w:val="en-GB"/>
        </w:rPr>
        <w:t>e</w:t>
      </w:r>
      <w:r w:rsidR="003E1902" w:rsidRPr="00527BF0">
        <w:rPr>
          <w:rFonts w:cs="Arial"/>
          <w:lang w:val="en-GB"/>
        </w:rPr>
        <w:t>xertis</w:t>
      </w:r>
      <w:r w:rsidRPr="00527BF0">
        <w:rPr>
          <w:rFonts w:cs="Arial"/>
          <w:lang w:val="en-GB"/>
        </w:rPr>
        <w:t>.</w:t>
      </w:r>
    </w:p>
    <w:p w14:paraId="004CD7FD" w14:textId="77777777" w:rsidR="00A1681C" w:rsidRDefault="00A1681C" w:rsidP="00A45A60">
      <w:pPr>
        <w:widowControl w:val="0"/>
        <w:rPr>
          <w:lang w:val="en-GB"/>
        </w:rPr>
      </w:pPr>
      <w:bookmarkStart w:id="33" w:name="_Toc281923511"/>
    </w:p>
    <w:p w14:paraId="004CD7FE" w14:textId="77777777" w:rsidR="00A1681C" w:rsidRDefault="00A1681C" w:rsidP="00A45A60">
      <w:pPr>
        <w:widowControl w:val="0"/>
        <w:rPr>
          <w:color w:val="FF0000"/>
          <w:lang w:val="en-GB"/>
        </w:rPr>
      </w:pPr>
    </w:p>
    <w:p w14:paraId="004CD7FF" w14:textId="77777777" w:rsidR="00230746" w:rsidRDefault="00230746" w:rsidP="00A45A60">
      <w:pPr>
        <w:widowControl w:val="0"/>
        <w:rPr>
          <w:color w:val="FF0000"/>
          <w:lang w:val="en-GB"/>
        </w:rPr>
      </w:pPr>
    </w:p>
    <w:p w14:paraId="004CD800" w14:textId="77777777" w:rsidR="007773B3" w:rsidRDefault="007773B3" w:rsidP="00A45A60">
      <w:pPr>
        <w:widowControl w:val="0"/>
        <w:rPr>
          <w:color w:val="FF0000"/>
          <w:lang w:val="en-GB"/>
        </w:rPr>
      </w:pPr>
    </w:p>
    <w:p w14:paraId="004CD801" w14:textId="77777777" w:rsidR="00DE67B7" w:rsidRPr="005D512A" w:rsidRDefault="00DE67B7" w:rsidP="00A45A60">
      <w:pPr>
        <w:widowControl w:val="0"/>
        <w:rPr>
          <w:color w:val="FF0000"/>
          <w:lang w:val="en-GB"/>
        </w:rPr>
      </w:pPr>
      <w:r w:rsidRPr="00A1681C">
        <w:rPr>
          <w:lang w:val="en-GB"/>
        </w:rPr>
        <w:br w:type="page"/>
      </w:r>
    </w:p>
    <w:p w14:paraId="004CD802" w14:textId="77777777" w:rsidR="00DE67B7" w:rsidRPr="00527BF0" w:rsidRDefault="0080006B" w:rsidP="00A45A60">
      <w:pPr>
        <w:pStyle w:val="Heading1"/>
        <w:keepNext w:val="0"/>
        <w:widowControl w:val="0"/>
        <w:rPr>
          <w:lang w:val="en-GB"/>
        </w:rPr>
      </w:pPr>
      <w:bookmarkStart w:id="34" w:name="_Toc421089892"/>
      <w:r>
        <w:rPr>
          <w:lang w:val="en-GB"/>
        </w:rPr>
        <w:lastRenderedPageBreak/>
        <w:t xml:space="preserve">Controlling </w:t>
      </w:r>
      <w:r w:rsidR="00DE67B7" w:rsidRPr="00527BF0">
        <w:rPr>
          <w:lang w:val="en-GB"/>
        </w:rPr>
        <w:t>Organisation</w:t>
      </w:r>
      <w:bookmarkEnd w:id="33"/>
      <w:r w:rsidR="00AE4101">
        <w:rPr>
          <w:lang w:val="en-GB"/>
        </w:rPr>
        <w:t xml:space="preserve"> Structure</w:t>
      </w:r>
      <w:bookmarkEnd w:id="34"/>
    </w:p>
    <w:p w14:paraId="004CD803" w14:textId="77777777" w:rsidR="00DE67B7" w:rsidRPr="00527BF0" w:rsidRDefault="00DE67B7" w:rsidP="00A45A60">
      <w:pPr>
        <w:widowControl w:val="0"/>
        <w:rPr>
          <w:lang w:val="en-GB"/>
        </w:rPr>
      </w:pPr>
    </w:p>
    <w:p w14:paraId="004CD804" w14:textId="77777777" w:rsidR="00D12BF5" w:rsidRDefault="003A554D" w:rsidP="00A45A60">
      <w:pPr>
        <w:widowControl w:val="0"/>
        <w:rPr>
          <w:lang w:val="en-GB"/>
        </w:rPr>
      </w:pPr>
      <w:r>
        <w:rPr>
          <w:lang w:val="en-GB"/>
        </w:rPr>
        <w:t>The Finance</w:t>
      </w:r>
      <w:r w:rsidR="00DE67B7" w:rsidRPr="00527BF0">
        <w:rPr>
          <w:lang w:val="en-GB"/>
        </w:rPr>
        <w:t xml:space="preserve"> </w:t>
      </w:r>
      <w:r w:rsidR="00DE67B7" w:rsidRPr="003636F4">
        <w:rPr>
          <w:lang w:val="en-GB"/>
        </w:rPr>
        <w:t xml:space="preserve">Organisation structure itself </w:t>
      </w:r>
      <w:r w:rsidR="009F1B51" w:rsidRPr="003636F4">
        <w:rPr>
          <w:lang w:val="en-GB"/>
        </w:rPr>
        <w:t>is described in the Enterprise Structure document PM_D_D12_Enterprise_Structure_v1.0_20141129</w:t>
      </w:r>
      <w:r w:rsidR="00DE67B7" w:rsidRPr="003636F4">
        <w:rPr>
          <w:lang w:val="en-GB"/>
        </w:rPr>
        <w:t>.</w:t>
      </w:r>
      <w:r w:rsidR="009F1B51" w:rsidRPr="003636F4">
        <w:rPr>
          <w:lang w:val="en-GB"/>
        </w:rPr>
        <w:t xml:space="preserve"> </w:t>
      </w:r>
    </w:p>
    <w:p w14:paraId="004CD805" w14:textId="77777777" w:rsidR="003636F4" w:rsidRDefault="003636F4" w:rsidP="00A45A60">
      <w:pPr>
        <w:widowControl w:val="0"/>
        <w:rPr>
          <w:lang w:val="en-GB"/>
        </w:rPr>
      </w:pPr>
    </w:p>
    <w:p w14:paraId="004CD806" w14:textId="77777777" w:rsidR="003636F4" w:rsidRPr="003636F4" w:rsidRDefault="003636F4" w:rsidP="00A45A60">
      <w:pPr>
        <w:pStyle w:val="Heading2"/>
        <w:widowControl w:val="0"/>
        <w:rPr>
          <w:lang w:val="en-GB"/>
        </w:rPr>
      </w:pPr>
      <w:bookmarkStart w:id="35" w:name="_Toc421089893"/>
      <w:r>
        <w:rPr>
          <w:lang w:val="en-GB"/>
        </w:rPr>
        <w:t>Controlling Module Organisation Settings</w:t>
      </w:r>
      <w:bookmarkEnd w:id="35"/>
    </w:p>
    <w:p w14:paraId="004CD807" w14:textId="77777777" w:rsidR="00D12BF5" w:rsidRPr="003636F4" w:rsidRDefault="00D04E97" w:rsidP="00197B2F">
      <w:pPr>
        <w:pStyle w:val="Heading3"/>
        <w:rPr>
          <w:lang w:val="en-GB"/>
        </w:rPr>
      </w:pPr>
      <w:bookmarkStart w:id="36" w:name="_Toc421089894"/>
      <w:r w:rsidRPr="003636F4">
        <w:rPr>
          <w:lang w:val="en-GB"/>
        </w:rPr>
        <w:t>Controlling Area Settings</w:t>
      </w:r>
      <w:r w:rsidR="00197B2F">
        <w:rPr>
          <w:lang w:val="en-GB"/>
        </w:rPr>
        <w:t xml:space="preserve"> (</w:t>
      </w:r>
      <w:r w:rsidR="00197B2F" w:rsidRPr="00197B2F">
        <w:rPr>
          <w:lang w:val="en-GB"/>
        </w:rPr>
        <w:t>FIN-00.02</w:t>
      </w:r>
      <w:r w:rsidR="00197B2F">
        <w:rPr>
          <w:lang w:val="en-GB"/>
        </w:rPr>
        <w:t>)</w:t>
      </w:r>
      <w:bookmarkEnd w:id="36"/>
    </w:p>
    <w:p w14:paraId="004CD808" w14:textId="77777777" w:rsidR="00D04E97" w:rsidRDefault="00D04E97" w:rsidP="00A45A60">
      <w:pPr>
        <w:widowControl w:val="0"/>
        <w:rPr>
          <w:color w:val="FF0000"/>
          <w:lang w:val="en-GB"/>
        </w:rPr>
      </w:pPr>
    </w:p>
    <w:p w14:paraId="004CD809" w14:textId="77777777" w:rsidR="00CA519F" w:rsidRPr="00CA519F" w:rsidRDefault="00361A49" w:rsidP="00A45A60">
      <w:pPr>
        <w:widowControl w:val="0"/>
        <w:rPr>
          <w:lang w:val="en-GB"/>
        </w:rPr>
      </w:pPr>
      <w:r>
        <w:rPr>
          <w:lang w:val="en-GB"/>
        </w:rPr>
        <w:t>The following main settings within this object will be made:</w:t>
      </w:r>
    </w:p>
    <w:p w14:paraId="004CD80A" w14:textId="77777777" w:rsidR="00D04E97" w:rsidRPr="002563D2" w:rsidRDefault="00D04E97" w:rsidP="005C4CAF">
      <w:pPr>
        <w:pStyle w:val="ListParagraph"/>
        <w:widowControl w:val="0"/>
        <w:numPr>
          <w:ilvl w:val="0"/>
          <w:numId w:val="6"/>
        </w:numPr>
        <w:suppressAutoHyphens w:val="0"/>
        <w:spacing w:before="144"/>
        <w:rPr>
          <w:sz w:val="20"/>
          <w:szCs w:val="20"/>
          <w:lang w:val="en-GB"/>
        </w:rPr>
      </w:pPr>
      <w:r w:rsidRPr="002563D2">
        <w:rPr>
          <w:sz w:val="20"/>
          <w:szCs w:val="20"/>
          <w:lang w:val="en-GB"/>
        </w:rPr>
        <w:t>Assignment control – allow for cros</w:t>
      </w:r>
      <w:r w:rsidR="00567817">
        <w:rPr>
          <w:sz w:val="20"/>
          <w:szCs w:val="20"/>
          <w:lang w:val="en-GB"/>
        </w:rPr>
        <w:t>s-</w:t>
      </w:r>
      <w:r w:rsidR="00603261" w:rsidRPr="002563D2">
        <w:rPr>
          <w:sz w:val="20"/>
          <w:szCs w:val="20"/>
          <w:lang w:val="en-GB"/>
        </w:rPr>
        <w:t>company cost</w:t>
      </w:r>
      <w:r w:rsidR="00567817">
        <w:rPr>
          <w:sz w:val="20"/>
          <w:szCs w:val="20"/>
          <w:lang w:val="en-GB"/>
        </w:rPr>
        <w:t xml:space="preserve"> accounting to facilitate cross-</w:t>
      </w:r>
      <w:r w:rsidR="00603261" w:rsidRPr="002563D2">
        <w:rPr>
          <w:sz w:val="20"/>
          <w:szCs w:val="20"/>
          <w:lang w:val="en-GB"/>
        </w:rPr>
        <w:t xml:space="preserve">charging between </w:t>
      </w:r>
      <w:r w:rsidR="00567817">
        <w:rPr>
          <w:sz w:val="20"/>
          <w:szCs w:val="20"/>
          <w:lang w:val="en-GB"/>
        </w:rPr>
        <w:t>Company Code</w:t>
      </w:r>
      <w:r w:rsidR="00603261" w:rsidRPr="002563D2">
        <w:rPr>
          <w:sz w:val="20"/>
          <w:szCs w:val="20"/>
          <w:lang w:val="en-GB"/>
        </w:rPr>
        <w:t>s in the same Controlling Area.</w:t>
      </w:r>
    </w:p>
    <w:p w14:paraId="004CD80B" w14:textId="77777777" w:rsidR="00CA519F" w:rsidRPr="002563D2" w:rsidRDefault="00CA519F" w:rsidP="005C4CAF">
      <w:pPr>
        <w:pStyle w:val="ListParagraph"/>
        <w:widowControl w:val="0"/>
        <w:numPr>
          <w:ilvl w:val="0"/>
          <w:numId w:val="6"/>
        </w:numPr>
        <w:suppressAutoHyphens w:val="0"/>
        <w:spacing w:before="144"/>
        <w:rPr>
          <w:sz w:val="20"/>
          <w:szCs w:val="20"/>
          <w:lang w:val="en-GB"/>
        </w:rPr>
      </w:pPr>
      <w:r w:rsidRPr="002563D2">
        <w:rPr>
          <w:sz w:val="20"/>
          <w:szCs w:val="20"/>
          <w:lang w:val="en-GB"/>
        </w:rPr>
        <w:t xml:space="preserve">Currency Type </w:t>
      </w:r>
      <w:r w:rsidR="002563D2">
        <w:rPr>
          <w:sz w:val="20"/>
          <w:szCs w:val="20"/>
          <w:lang w:val="en-GB"/>
        </w:rPr>
        <w:t>– allows multi-</w:t>
      </w:r>
      <w:r w:rsidR="00567817">
        <w:rPr>
          <w:sz w:val="20"/>
          <w:szCs w:val="20"/>
          <w:lang w:val="en-GB"/>
        </w:rPr>
        <w:t>currency Company Code</w:t>
      </w:r>
      <w:r w:rsidR="007F1D9C" w:rsidRPr="002563D2">
        <w:rPr>
          <w:sz w:val="20"/>
          <w:szCs w:val="20"/>
          <w:lang w:val="en-GB"/>
        </w:rPr>
        <w:t>s to be a</w:t>
      </w:r>
      <w:r w:rsidR="00567817">
        <w:rPr>
          <w:sz w:val="20"/>
          <w:szCs w:val="20"/>
          <w:lang w:val="en-GB"/>
        </w:rPr>
        <w:t>ssigned to the same C</w:t>
      </w:r>
      <w:r w:rsidR="002563D2">
        <w:rPr>
          <w:sz w:val="20"/>
          <w:szCs w:val="20"/>
          <w:lang w:val="en-GB"/>
        </w:rPr>
        <w:t>ontrolling</w:t>
      </w:r>
      <w:r w:rsidR="00567817">
        <w:rPr>
          <w:sz w:val="20"/>
          <w:szCs w:val="20"/>
          <w:lang w:val="en-GB"/>
        </w:rPr>
        <w:t xml:space="preserve"> A</w:t>
      </w:r>
      <w:r w:rsidR="007F1D9C" w:rsidRPr="002563D2">
        <w:rPr>
          <w:sz w:val="20"/>
          <w:szCs w:val="20"/>
          <w:lang w:val="en-GB"/>
        </w:rPr>
        <w:t>rea.</w:t>
      </w:r>
    </w:p>
    <w:p w14:paraId="004CD80C" w14:textId="77777777" w:rsidR="00CA519F" w:rsidRPr="002563D2" w:rsidRDefault="00E655EA" w:rsidP="005C4CAF">
      <w:pPr>
        <w:pStyle w:val="ListParagraph"/>
        <w:widowControl w:val="0"/>
        <w:numPr>
          <w:ilvl w:val="0"/>
          <w:numId w:val="6"/>
        </w:numPr>
        <w:suppressAutoHyphens w:val="0"/>
        <w:spacing w:before="144"/>
        <w:rPr>
          <w:sz w:val="20"/>
          <w:szCs w:val="20"/>
          <w:lang w:val="en-GB"/>
        </w:rPr>
      </w:pPr>
      <w:r w:rsidRPr="002563D2">
        <w:rPr>
          <w:sz w:val="20"/>
          <w:szCs w:val="20"/>
          <w:lang w:val="en-GB"/>
        </w:rPr>
        <w:t>Currency</w:t>
      </w:r>
      <w:r w:rsidR="00184313" w:rsidRPr="002563D2">
        <w:rPr>
          <w:sz w:val="20"/>
          <w:szCs w:val="20"/>
          <w:lang w:val="en-GB"/>
        </w:rPr>
        <w:t xml:space="preserve"> (refer to </w:t>
      </w:r>
      <w:r w:rsidR="00567817">
        <w:rPr>
          <w:sz w:val="20"/>
          <w:szCs w:val="20"/>
          <w:lang w:val="en-GB"/>
        </w:rPr>
        <w:t xml:space="preserve">the </w:t>
      </w:r>
      <w:r w:rsidR="00184313" w:rsidRPr="002563D2">
        <w:rPr>
          <w:sz w:val="20"/>
          <w:szCs w:val="20"/>
          <w:lang w:val="en-GB"/>
        </w:rPr>
        <w:t>Finance Blueprint)</w:t>
      </w:r>
      <w:r w:rsidRPr="002563D2">
        <w:rPr>
          <w:sz w:val="20"/>
          <w:szCs w:val="20"/>
          <w:lang w:val="en-GB"/>
        </w:rPr>
        <w:t xml:space="preserve"> </w:t>
      </w:r>
      <w:r w:rsidR="007F1D9C" w:rsidRPr="002563D2">
        <w:rPr>
          <w:sz w:val="20"/>
          <w:szCs w:val="20"/>
          <w:lang w:val="en-GB"/>
        </w:rPr>
        <w:t xml:space="preserve"> </w:t>
      </w:r>
    </w:p>
    <w:p w14:paraId="004CD80D" w14:textId="77777777" w:rsidR="00CA519F" w:rsidRPr="002563D2" w:rsidRDefault="00184313" w:rsidP="005C4CAF">
      <w:pPr>
        <w:pStyle w:val="ListParagraph"/>
        <w:widowControl w:val="0"/>
        <w:numPr>
          <w:ilvl w:val="0"/>
          <w:numId w:val="6"/>
        </w:numPr>
        <w:suppressAutoHyphens w:val="0"/>
        <w:spacing w:before="144"/>
        <w:rPr>
          <w:sz w:val="20"/>
          <w:szCs w:val="20"/>
          <w:lang w:val="en-GB"/>
        </w:rPr>
      </w:pPr>
      <w:r w:rsidRPr="002563D2">
        <w:rPr>
          <w:sz w:val="20"/>
          <w:szCs w:val="20"/>
          <w:lang w:val="en-GB"/>
        </w:rPr>
        <w:t xml:space="preserve">Chart of Accounts (refer to </w:t>
      </w:r>
      <w:r w:rsidR="00567817">
        <w:rPr>
          <w:sz w:val="20"/>
          <w:szCs w:val="20"/>
          <w:lang w:val="en-GB"/>
        </w:rPr>
        <w:t xml:space="preserve">the </w:t>
      </w:r>
      <w:r w:rsidRPr="002563D2">
        <w:rPr>
          <w:sz w:val="20"/>
          <w:szCs w:val="20"/>
          <w:lang w:val="en-GB"/>
        </w:rPr>
        <w:t>Finance Blueprint)</w:t>
      </w:r>
    </w:p>
    <w:p w14:paraId="004CD80E" w14:textId="77777777" w:rsidR="00CA519F" w:rsidRPr="002563D2" w:rsidRDefault="00CA519F" w:rsidP="005C4CAF">
      <w:pPr>
        <w:pStyle w:val="ListParagraph"/>
        <w:widowControl w:val="0"/>
        <w:numPr>
          <w:ilvl w:val="0"/>
          <w:numId w:val="6"/>
        </w:numPr>
        <w:suppressAutoHyphens w:val="0"/>
        <w:spacing w:before="144"/>
        <w:rPr>
          <w:sz w:val="20"/>
          <w:szCs w:val="20"/>
          <w:lang w:val="en-GB"/>
        </w:rPr>
      </w:pPr>
      <w:r w:rsidRPr="002563D2">
        <w:rPr>
          <w:sz w:val="20"/>
          <w:szCs w:val="20"/>
          <w:lang w:val="en-GB"/>
        </w:rPr>
        <w:t>Fiscal</w:t>
      </w:r>
      <w:r w:rsidR="00E655EA" w:rsidRPr="002563D2">
        <w:rPr>
          <w:sz w:val="20"/>
          <w:szCs w:val="20"/>
          <w:lang w:val="en-GB"/>
        </w:rPr>
        <w:t xml:space="preserve"> Year Variant</w:t>
      </w:r>
      <w:r w:rsidR="00184313" w:rsidRPr="002563D2">
        <w:rPr>
          <w:sz w:val="20"/>
          <w:szCs w:val="20"/>
          <w:lang w:val="en-GB"/>
        </w:rPr>
        <w:t xml:space="preserve"> (refer to </w:t>
      </w:r>
      <w:r w:rsidR="00567817">
        <w:rPr>
          <w:sz w:val="20"/>
          <w:szCs w:val="20"/>
          <w:lang w:val="en-GB"/>
        </w:rPr>
        <w:t xml:space="preserve">the </w:t>
      </w:r>
      <w:r w:rsidR="00184313" w:rsidRPr="002563D2">
        <w:rPr>
          <w:sz w:val="20"/>
          <w:szCs w:val="20"/>
          <w:lang w:val="en-GB"/>
        </w:rPr>
        <w:t>Finance Blueprint)</w:t>
      </w:r>
    </w:p>
    <w:p w14:paraId="004CD80F" w14:textId="77777777" w:rsidR="00F52610" w:rsidRPr="002563D2" w:rsidRDefault="00F52610" w:rsidP="005C4CAF">
      <w:pPr>
        <w:pStyle w:val="ListParagraph"/>
        <w:widowControl w:val="0"/>
        <w:numPr>
          <w:ilvl w:val="0"/>
          <w:numId w:val="6"/>
        </w:numPr>
        <w:suppressAutoHyphens w:val="0"/>
        <w:spacing w:before="144"/>
        <w:rPr>
          <w:sz w:val="20"/>
          <w:szCs w:val="20"/>
          <w:lang w:val="en-GB"/>
        </w:rPr>
      </w:pPr>
      <w:r w:rsidRPr="002563D2">
        <w:rPr>
          <w:sz w:val="20"/>
          <w:szCs w:val="20"/>
          <w:lang w:val="en-GB"/>
        </w:rPr>
        <w:t>Activated Components</w:t>
      </w:r>
    </w:p>
    <w:p w14:paraId="004CD810" w14:textId="77777777" w:rsidR="00F52610" w:rsidRPr="002563D2" w:rsidRDefault="00567817" w:rsidP="005C4CAF">
      <w:pPr>
        <w:pStyle w:val="ListParagraph"/>
        <w:widowControl w:val="0"/>
        <w:numPr>
          <w:ilvl w:val="1"/>
          <w:numId w:val="6"/>
        </w:numPr>
        <w:suppressAutoHyphens w:val="0"/>
        <w:spacing w:before="144"/>
        <w:rPr>
          <w:sz w:val="20"/>
          <w:szCs w:val="20"/>
          <w:lang w:val="en-GB"/>
        </w:rPr>
      </w:pPr>
      <w:r>
        <w:rPr>
          <w:sz w:val="20"/>
          <w:szCs w:val="20"/>
          <w:lang w:val="en-GB"/>
        </w:rPr>
        <w:t>Cost Centre</w:t>
      </w:r>
      <w:r w:rsidR="00F52610" w:rsidRPr="002563D2">
        <w:rPr>
          <w:sz w:val="20"/>
          <w:szCs w:val="20"/>
          <w:lang w:val="en-GB"/>
        </w:rPr>
        <w:t>s – to all</w:t>
      </w:r>
      <w:r>
        <w:rPr>
          <w:sz w:val="20"/>
          <w:szCs w:val="20"/>
          <w:lang w:val="en-GB"/>
        </w:rPr>
        <w:t>ow overhead management through Cost Centre</w:t>
      </w:r>
      <w:r w:rsidR="00F52610" w:rsidRPr="002563D2">
        <w:rPr>
          <w:sz w:val="20"/>
          <w:szCs w:val="20"/>
          <w:lang w:val="en-GB"/>
        </w:rPr>
        <w:t xml:space="preserve"> structures</w:t>
      </w:r>
    </w:p>
    <w:p w14:paraId="004CD811" w14:textId="77777777" w:rsidR="00F52610" w:rsidRPr="002563D2" w:rsidRDefault="002563D2" w:rsidP="005C4CAF">
      <w:pPr>
        <w:pStyle w:val="ListParagraph"/>
        <w:widowControl w:val="0"/>
        <w:numPr>
          <w:ilvl w:val="1"/>
          <w:numId w:val="6"/>
        </w:numPr>
        <w:suppressAutoHyphens w:val="0"/>
        <w:spacing w:before="144"/>
        <w:rPr>
          <w:sz w:val="20"/>
          <w:szCs w:val="20"/>
          <w:lang w:val="en-GB"/>
        </w:rPr>
      </w:pPr>
      <w:r>
        <w:rPr>
          <w:sz w:val="20"/>
          <w:szCs w:val="20"/>
          <w:lang w:val="en-GB"/>
        </w:rPr>
        <w:t>Order Management – to allow sub-</w:t>
      </w:r>
      <w:r w:rsidR="00F52610" w:rsidRPr="002563D2">
        <w:rPr>
          <w:sz w:val="20"/>
          <w:szCs w:val="20"/>
          <w:lang w:val="en-GB"/>
        </w:rPr>
        <w:t>analysis of costs by the use of internal orders</w:t>
      </w:r>
      <w:r w:rsidR="007D28ED">
        <w:rPr>
          <w:sz w:val="20"/>
          <w:szCs w:val="20"/>
          <w:lang w:val="en-GB"/>
        </w:rPr>
        <w:t>.</w:t>
      </w:r>
    </w:p>
    <w:p w14:paraId="004CD812" w14:textId="77777777" w:rsidR="00E655EA" w:rsidRPr="002563D2" w:rsidRDefault="00F52610" w:rsidP="005C4CAF">
      <w:pPr>
        <w:pStyle w:val="ListParagraph"/>
        <w:widowControl w:val="0"/>
        <w:numPr>
          <w:ilvl w:val="1"/>
          <w:numId w:val="6"/>
        </w:numPr>
        <w:suppressAutoHyphens w:val="0"/>
        <w:spacing w:before="144"/>
        <w:rPr>
          <w:sz w:val="20"/>
          <w:szCs w:val="20"/>
          <w:lang w:val="en-GB"/>
        </w:rPr>
      </w:pPr>
      <w:r w:rsidRPr="002563D2">
        <w:rPr>
          <w:sz w:val="20"/>
          <w:szCs w:val="20"/>
          <w:lang w:val="en-GB"/>
        </w:rPr>
        <w:t>Commitment Management –</w:t>
      </w:r>
      <w:r w:rsidR="00B814BB" w:rsidRPr="002563D2">
        <w:rPr>
          <w:sz w:val="20"/>
          <w:szCs w:val="20"/>
          <w:lang w:val="en-GB"/>
        </w:rPr>
        <w:t xml:space="preserve"> to allow the reporting of committed expenditu</w:t>
      </w:r>
      <w:r w:rsidR="00567817">
        <w:rPr>
          <w:sz w:val="20"/>
          <w:szCs w:val="20"/>
          <w:lang w:val="en-GB"/>
        </w:rPr>
        <w:t>re through CO assignments i.e. Cost Centre</w:t>
      </w:r>
      <w:r w:rsidR="00B814BB" w:rsidRPr="002563D2">
        <w:rPr>
          <w:sz w:val="20"/>
          <w:szCs w:val="20"/>
          <w:lang w:val="en-GB"/>
        </w:rPr>
        <w:t>s, i</w:t>
      </w:r>
      <w:r w:rsidR="00E655EA" w:rsidRPr="002563D2">
        <w:rPr>
          <w:sz w:val="20"/>
          <w:szCs w:val="20"/>
          <w:lang w:val="en-GB"/>
        </w:rPr>
        <w:t>nternal orders</w:t>
      </w:r>
    </w:p>
    <w:p w14:paraId="004CD813" w14:textId="77777777" w:rsidR="00CA519F" w:rsidRPr="002563D2" w:rsidRDefault="00E655EA" w:rsidP="005C4CAF">
      <w:pPr>
        <w:pStyle w:val="ListParagraph"/>
        <w:widowControl w:val="0"/>
        <w:numPr>
          <w:ilvl w:val="1"/>
          <w:numId w:val="6"/>
        </w:numPr>
        <w:suppressAutoHyphens w:val="0"/>
        <w:spacing w:before="144"/>
        <w:rPr>
          <w:sz w:val="20"/>
          <w:szCs w:val="20"/>
          <w:lang w:val="en-GB"/>
        </w:rPr>
      </w:pPr>
      <w:r w:rsidRPr="002563D2">
        <w:rPr>
          <w:sz w:val="20"/>
          <w:szCs w:val="20"/>
          <w:lang w:val="en-GB"/>
        </w:rPr>
        <w:t>Profitability Analysis – to allow customer/product profitability reporting</w:t>
      </w:r>
    </w:p>
    <w:p w14:paraId="004CD814" w14:textId="77777777" w:rsidR="007F1D9C" w:rsidRPr="002563D2" w:rsidRDefault="00567817" w:rsidP="005C4CAF">
      <w:pPr>
        <w:pStyle w:val="ListParagraph"/>
        <w:widowControl w:val="0"/>
        <w:numPr>
          <w:ilvl w:val="0"/>
          <w:numId w:val="6"/>
        </w:numPr>
        <w:suppressAutoHyphens w:val="0"/>
        <w:spacing w:before="144"/>
        <w:rPr>
          <w:sz w:val="20"/>
          <w:szCs w:val="20"/>
          <w:lang w:val="en-GB"/>
        </w:rPr>
      </w:pPr>
      <w:del w:id="37" w:author="Chris Varma" w:date="2015-08-24T13:29:00Z">
        <w:r w:rsidDel="00946708">
          <w:rPr>
            <w:sz w:val="20"/>
            <w:szCs w:val="20"/>
            <w:lang w:val="en-GB"/>
          </w:rPr>
          <w:delText>Activate Profit Centre</w:delText>
        </w:r>
        <w:r w:rsidR="007F1D9C" w:rsidRPr="002563D2" w:rsidDel="00946708">
          <w:rPr>
            <w:sz w:val="20"/>
            <w:szCs w:val="20"/>
            <w:lang w:val="en-GB"/>
          </w:rPr>
          <w:delText xml:space="preserve"> accounting to enable sales team profit reporting</w:delText>
        </w:r>
      </w:del>
    </w:p>
    <w:p w14:paraId="004CD815" w14:textId="77777777" w:rsidR="007F1D9C" w:rsidRPr="002563D2" w:rsidDel="0037602C" w:rsidRDefault="007F1D9C" w:rsidP="005C4CAF">
      <w:pPr>
        <w:pStyle w:val="ListParagraph"/>
        <w:widowControl w:val="0"/>
        <w:numPr>
          <w:ilvl w:val="0"/>
          <w:numId w:val="6"/>
        </w:numPr>
        <w:suppressAutoHyphens w:val="0"/>
        <w:spacing w:before="144"/>
        <w:rPr>
          <w:del w:id="38" w:author="Chris Varma" w:date="2015-09-08T10:07:00Z"/>
          <w:sz w:val="20"/>
          <w:szCs w:val="20"/>
          <w:lang w:val="en-GB"/>
        </w:rPr>
      </w:pPr>
      <w:del w:id="39" w:author="Chris Varma" w:date="2015-09-08T10:07:00Z">
        <w:r w:rsidRPr="002563D2" w:rsidDel="0037602C">
          <w:rPr>
            <w:sz w:val="20"/>
            <w:szCs w:val="20"/>
            <w:lang w:val="en-GB"/>
          </w:rPr>
          <w:delText xml:space="preserve">Activate Projects </w:delText>
        </w:r>
        <w:r w:rsidR="00F05973" w:rsidDel="0037602C">
          <w:rPr>
            <w:sz w:val="20"/>
            <w:szCs w:val="20"/>
            <w:lang w:val="en-GB"/>
          </w:rPr>
          <w:delText xml:space="preserve">to enable </w:delText>
        </w:r>
        <w:r w:rsidRPr="002563D2" w:rsidDel="0037602C">
          <w:rPr>
            <w:sz w:val="20"/>
            <w:szCs w:val="20"/>
            <w:lang w:val="en-GB"/>
          </w:rPr>
          <w:delText>Marketing</w:delText>
        </w:r>
        <w:r w:rsidR="004E111C" w:rsidDel="0037602C">
          <w:rPr>
            <w:sz w:val="20"/>
            <w:szCs w:val="20"/>
            <w:lang w:val="en-GB"/>
          </w:rPr>
          <w:delText xml:space="preserve"> Ca</w:delText>
        </w:r>
        <w:r w:rsidR="00F05973" w:rsidDel="0037602C">
          <w:rPr>
            <w:sz w:val="20"/>
            <w:szCs w:val="20"/>
            <w:lang w:val="en-GB"/>
          </w:rPr>
          <w:delText xml:space="preserve">mpaign Management and Analysis with </w:delText>
        </w:r>
        <w:r w:rsidR="004E111C" w:rsidDel="0037602C">
          <w:rPr>
            <w:sz w:val="20"/>
            <w:szCs w:val="20"/>
            <w:lang w:val="en-GB"/>
          </w:rPr>
          <w:delText>standard links to CRM</w:delText>
        </w:r>
        <w:r w:rsidR="00F05973" w:rsidDel="0037602C">
          <w:rPr>
            <w:sz w:val="20"/>
            <w:szCs w:val="20"/>
            <w:lang w:val="en-GB"/>
          </w:rPr>
          <w:delText xml:space="preserve">. </w:delText>
        </w:r>
      </w:del>
    </w:p>
    <w:p w14:paraId="004CD816" w14:textId="77777777" w:rsidR="00CA519F" w:rsidRPr="00D04E97" w:rsidRDefault="003636F4" w:rsidP="00BC6E1A">
      <w:pPr>
        <w:pStyle w:val="Heading3"/>
        <w:rPr>
          <w:lang w:val="en-GB"/>
        </w:rPr>
      </w:pPr>
      <w:bookmarkStart w:id="40" w:name="_Toc421089895"/>
      <w:r>
        <w:rPr>
          <w:lang w:val="en-GB"/>
        </w:rPr>
        <w:t>Operating Concern Settings</w:t>
      </w:r>
      <w:r w:rsidR="00197B2F">
        <w:rPr>
          <w:lang w:val="en-GB"/>
        </w:rPr>
        <w:t xml:space="preserve"> (</w:t>
      </w:r>
      <w:r w:rsidR="00BC6E1A" w:rsidRPr="00BC6E1A">
        <w:rPr>
          <w:lang w:val="en-GB"/>
        </w:rPr>
        <w:t>FIN-00.01</w:t>
      </w:r>
      <w:r w:rsidR="00BC6E1A">
        <w:rPr>
          <w:lang w:val="en-GB"/>
        </w:rPr>
        <w:t>)</w:t>
      </w:r>
      <w:bookmarkEnd w:id="40"/>
    </w:p>
    <w:p w14:paraId="004CD817" w14:textId="77777777" w:rsidR="009F1B51" w:rsidRDefault="009F1B51" w:rsidP="00A45A60">
      <w:pPr>
        <w:widowControl w:val="0"/>
        <w:rPr>
          <w:lang w:val="en-GB"/>
        </w:rPr>
      </w:pPr>
    </w:p>
    <w:p w14:paraId="004CD818" w14:textId="77777777" w:rsidR="00361A49" w:rsidRPr="00CA519F" w:rsidRDefault="00361A49" w:rsidP="00A45A60">
      <w:pPr>
        <w:widowControl w:val="0"/>
        <w:rPr>
          <w:lang w:val="en-GB"/>
        </w:rPr>
      </w:pPr>
      <w:r>
        <w:rPr>
          <w:lang w:val="en-GB"/>
        </w:rPr>
        <w:t>The following main settings within this object will be made:</w:t>
      </w:r>
    </w:p>
    <w:p w14:paraId="004CD819" w14:textId="77777777" w:rsidR="00C6710E" w:rsidRDefault="00C6710E" w:rsidP="00A45A60">
      <w:pPr>
        <w:widowControl w:val="0"/>
        <w:rPr>
          <w:lang w:val="en-GB"/>
        </w:rPr>
      </w:pPr>
    </w:p>
    <w:p w14:paraId="004CD81A" w14:textId="77777777" w:rsidR="00C6710E" w:rsidRPr="00567817" w:rsidRDefault="00946708" w:rsidP="005C4CAF">
      <w:pPr>
        <w:pStyle w:val="ListParagraph"/>
        <w:widowControl w:val="0"/>
        <w:numPr>
          <w:ilvl w:val="0"/>
          <w:numId w:val="7"/>
        </w:numPr>
        <w:suppressAutoHyphens w:val="0"/>
        <w:spacing w:before="144"/>
        <w:rPr>
          <w:sz w:val="20"/>
          <w:lang w:val="en-GB"/>
        </w:rPr>
      </w:pPr>
      <w:ins w:id="41" w:author="Chris Varma" w:date="2015-08-24T13:30:00Z">
        <w:r>
          <w:rPr>
            <w:sz w:val="20"/>
            <w:lang w:val="en-GB"/>
          </w:rPr>
          <w:t xml:space="preserve">Account Based and </w:t>
        </w:r>
      </w:ins>
      <w:r w:rsidR="00567817">
        <w:rPr>
          <w:sz w:val="20"/>
          <w:lang w:val="en-GB"/>
        </w:rPr>
        <w:t>Costing-</w:t>
      </w:r>
      <w:r w:rsidR="00C6710E" w:rsidRPr="00567817">
        <w:rPr>
          <w:sz w:val="20"/>
          <w:lang w:val="en-GB"/>
        </w:rPr>
        <w:t>Based Profitability Analysis</w:t>
      </w:r>
      <w:r w:rsidR="00361A49" w:rsidRPr="00567817">
        <w:rPr>
          <w:sz w:val="20"/>
          <w:lang w:val="en-GB"/>
        </w:rPr>
        <w:t xml:space="preserve"> </w:t>
      </w:r>
      <w:ins w:id="42" w:author="Chris Varma" w:date="2015-08-24T13:30:00Z">
        <w:r>
          <w:rPr>
            <w:sz w:val="20"/>
            <w:lang w:val="en-GB"/>
          </w:rPr>
          <w:t xml:space="preserve">will be activated. The latter of </w:t>
        </w:r>
      </w:ins>
      <w:r w:rsidR="00361A49" w:rsidRPr="00567817">
        <w:rPr>
          <w:sz w:val="20"/>
          <w:lang w:val="en-GB"/>
        </w:rPr>
        <w:t>wh</w:t>
      </w:r>
      <w:r w:rsidR="00C169E4" w:rsidRPr="00567817">
        <w:rPr>
          <w:sz w:val="20"/>
          <w:lang w:val="en-GB"/>
        </w:rPr>
        <w:t>ich offers more flexibility to e</w:t>
      </w:r>
      <w:r w:rsidR="00361A49" w:rsidRPr="00567817">
        <w:rPr>
          <w:sz w:val="20"/>
          <w:lang w:val="en-GB"/>
        </w:rPr>
        <w:t xml:space="preserve">xertis by allowing statistical SD conditions </w:t>
      </w:r>
      <w:r w:rsidR="00361A49" w:rsidRPr="00567817">
        <w:rPr>
          <w:sz w:val="20"/>
          <w:lang w:val="en-GB"/>
        </w:rPr>
        <w:lastRenderedPageBreak/>
        <w:t>to be also be reported into COPA.</w:t>
      </w:r>
      <w:ins w:id="43" w:author="Chris Varma" w:date="2015-08-24T13:30:00Z">
        <w:r w:rsidR="00D81E6B">
          <w:rPr>
            <w:sz w:val="20"/>
            <w:lang w:val="en-GB"/>
          </w:rPr>
          <w:t xml:space="preserve"> However with </w:t>
        </w:r>
        <w:r>
          <w:rPr>
            <w:sz w:val="20"/>
            <w:lang w:val="en-GB"/>
          </w:rPr>
          <w:t>SAP</w:t>
        </w:r>
      </w:ins>
      <w:ins w:id="44" w:author="Chris Varma" w:date="2015-08-24T13:32:00Z">
        <w:r w:rsidR="000A4D13">
          <w:rPr>
            <w:sz w:val="20"/>
            <w:lang w:val="en-GB"/>
          </w:rPr>
          <w:t>’s</w:t>
        </w:r>
      </w:ins>
      <w:ins w:id="45" w:author="Chris Varma" w:date="2015-08-24T13:30:00Z">
        <w:r>
          <w:rPr>
            <w:sz w:val="20"/>
            <w:lang w:val="en-GB"/>
          </w:rPr>
          <w:t xml:space="preserve"> strategy to develop Account Based only</w:t>
        </w:r>
      </w:ins>
      <w:ins w:id="46" w:author="Chris Varma" w:date="2015-09-08T11:08:00Z">
        <w:r w:rsidR="005427CC">
          <w:rPr>
            <w:sz w:val="20"/>
            <w:lang w:val="en-GB"/>
          </w:rPr>
          <w:t xml:space="preserve"> with Simple Finance</w:t>
        </w:r>
      </w:ins>
      <w:ins w:id="47" w:author="Chris Varma" w:date="2015-08-24T13:30:00Z">
        <w:r>
          <w:rPr>
            <w:sz w:val="20"/>
            <w:lang w:val="en-GB"/>
          </w:rPr>
          <w:t>, then both will be activated.</w:t>
        </w:r>
      </w:ins>
      <w:del w:id="48" w:author="Chris Varma" w:date="2015-08-24T13:31:00Z">
        <w:r w:rsidR="00361A49" w:rsidRPr="00567817" w:rsidDel="00946708">
          <w:rPr>
            <w:sz w:val="20"/>
            <w:lang w:val="en-GB"/>
          </w:rPr>
          <w:delText xml:space="preserve"> </w:delText>
        </w:r>
      </w:del>
    </w:p>
    <w:p w14:paraId="004CD81B" w14:textId="77777777" w:rsidR="007F1D9C" w:rsidRPr="00567817" w:rsidRDefault="00361A49" w:rsidP="005C4CAF">
      <w:pPr>
        <w:pStyle w:val="ListParagraph"/>
        <w:widowControl w:val="0"/>
        <w:numPr>
          <w:ilvl w:val="0"/>
          <w:numId w:val="6"/>
        </w:numPr>
        <w:suppressAutoHyphens w:val="0"/>
        <w:spacing w:before="144"/>
        <w:rPr>
          <w:sz w:val="20"/>
          <w:lang w:val="en-GB"/>
        </w:rPr>
      </w:pPr>
      <w:r w:rsidRPr="00567817">
        <w:rPr>
          <w:sz w:val="20"/>
          <w:lang w:val="en-GB"/>
        </w:rPr>
        <w:t>Currency</w:t>
      </w:r>
      <w:r w:rsidR="00184313" w:rsidRPr="00567817">
        <w:rPr>
          <w:sz w:val="20"/>
          <w:lang w:val="en-GB"/>
        </w:rPr>
        <w:t xml:space="preserve"> (refer to Finance Blueprint)</w:t>
      </w:r>
    </w:p>
    <w:p w14:paraId="004CD81C" w14:textId="77777777" w:rsidR="00EB5310" w:rsidRPr="00567817" w:rsidRDefault="00EB5310" w:rsidP="005C4CAF">
      <w:pPr>
        <w:pStyle w:val="ListParagraph"/>
        <w:widowControl w:val="0"/>
        <w:numPr>
          <w:ilvl w:val="0"/>
          <w:numId w:val="6"/>
        </w:numPr>
        <w:suppressAutoHyphens w:val="0"/>
        <w:spacing w:before="144"/>
        <w:rPr>
          <w:sz w:val="20"/>
          <w:lang w:val="en-GB"/>
        </w:rPr>
      </w:pPr>
      <w:r w:rsidRPr="00567817">
        <w:rPr>
          <w:sz w:val="20"/>
          <w:lang w:val="en-GB"/>
        </w:rPr>
        <w:t>Fiscal Year Variant</w:t>
      </w:r>
      <w:r w:rsidR="00184313" w:rsidRPr="00567817">
        <w:rPr>
          <w:sz w:val="20"/>
          <w:lang w:val="en-GB"/>
        </w:rPr>
        <w:t xml:space="preserve"> (refer to Finance Blueprint)</w:t>
      </w:r>
    </w:p>
    <w:p w14:paraId="004CD81D" w14:textId="77777777" w:rsidR="003636F4" w:rsidRDefault="003636F4" w:rsidP="00A45A60">
      <w:pPr>
        <w:widowControl w:val="0"/>
        <w:rPr>
          <w:lang w:val="en-GB"/>
        </w:rPr>
      </w:pPr>
    </w:p>
    <w:p w14:paraId="004CD81E" w14:textId="77777777" w:rsidR="00C6710E" w:rsidRDefault="00C6710E" w:rsidP="00A45A60">
      <w:pPr>
        <w:pStyle w:val="Heading2"/>
        <w:widowControl w:val="0"/>
        <w:rPr>
          <w:lang w:val="en-GB"/>
        </w:rPr>
      </w:pPr>
      <w:bookmarkStart w:id="49" w:name="_Toc421089896"/>
      <w:r>
        <w:rPr>
          <w:lang w:val="en-GB"/>
        </w:rPr>
        <w:t>Other Controlling Organisation Structures</w:t>
      </w:r>
      <w:bookmarkEnd w:id="49"/>
    </w:p>
    <w:p w14:paraId="004CD81F" w14:textId="77777777" w:rsidR="003636F4" w:rsidRDefault="003636F4" w:rsidP="00A45A60">
      <w:pPr>
        <w:widowControl w:val="0"/>
        <w:rPr>
          <w:lang w:val="en-GB"/>
        </w:rPr>
      </w:pPr>
    </w:p>
    <w:p w14:paraId="004CD820" w14:textId="77777777" w:rsidR="00DE67B7" w:rsidRPr="00527BF0" w:rsidRDefault="009F1B51" w:rsidP="00A45A60">
      <w:pPr>
        <w:widowControl w:val="0"/>
        <w:rPr>
          <w:lang w:val="en-GB"/>
        </w:rPr>
      </w:pPr>
      <w:r>
        <w:rPr>
          <w:lang w:val="en-GB"/>
        </w:rPr>
        <w:t xml:space="preserve">Additional organisational structure objects within the </w:t>
      </w:r>
      <w:r w:rsidR="00CA38AF">
        <w:rPr>
          <w:lang w:val="en-GB"/>
        </w:rPr>
        <w:t>Controlling</w:t>
      </w:r>
      <w:r>
        <w:rPr>
          <w:lang w:val="en-GB"/>
        </w:rPr>
        <w:t xml:space="preserve"> </w:t>
      </w:r>
      <w:r w:rsidR="00CA38AF">
        <w:rPr>
          <w:lang w:val="en-GB"/>
        </w:rPr>
        <w:t>module</w:t>
      </w:r>
      <w:r>
        <w:rPr>
          <w:lang w:val="en-GB"/>
        </w:rPr>
        <w:t xml:space="preserve"> are:</w:t>
      </w:r>
    </w:p>
    <w:p w14:paraId="004CD821" w14:textId="77777777" w:rsidR="00DE67B7" w:rsidRPr="00527BF0" w:rsidRDefault="00567817" w:rsidP="00A45A60">
      <w:pPr>
        <w:pStyle w:val="Heading3"/>
        <w:keepNext w:val="0"/>
        <w:widowControl w:val="0"/>
        <w:rPr>
          <w:lang w:val="en-GB"/>
        </w:rPr>
      </w:pPr>
      <w:bookmarkStart w:id="50" w:name="_Toc421089897"/>
      <w:r>
        <w:rPr>
          <w:lang w:val="en-GB"/>
        </w:rPr>
        <w:t>Profit Centre</w:t>
      </w:r>
      <w:r w:rsidR="0080006B">
        <w:rPr>
          <w:lang w:val="en-GB"/>
        </w:rPr>
        <w:t>s</w:t>
      </w:r>
      <w:bookmarkEnd w:id="50"/>
    </w:p>
    <w:p w14:paraId="004CD822" w14:textId="77777777" w:rsidR="00DE67B7" w:rsidRPr="00527BF0" w:rsidRDefault="00DE67B7" w:rsidP="00A45A60">
      <w:pPr>
        <w:widowControl w:val="0"/>
        <w:rPr>
          <w:lang w:val="en-GB"/>
        </w:rPr>
      </w:pPr>
    </w:p>
    <w:p w14:paraId="004CD823" w14:textId="77777777" w:rsidR="006D4D93" w:rsidRDefault="00567817" w:rsidP="00A45A60">
      <w:pPr>
        <w:widowControl w:val="0"/>
        <w:rPr>
          <w:lang w:val="en-GB"/>
        </w:rPr>
      </w:pPr>
      <w:r>
        <w:rPr>
          <w:lang w:val="en-GB"/>
        </w:rPr>
        <w:t>Profit Centre</w:t>
      </w:r>
      <w:r w:rsidR="00C37C06">
        <w:rPr>
          <w:lang w:val="en-GB"/>
        </w:rPr>
        <w:t xml:space="preserve">s will be used to provide Profit and Loss reporting at a level lower than legal entity. </w:t>
      </w:r>
    </w:p>
    <w:p w14:paraId="004CD824" w14:textId="77777777" w:rsidR="006D4D93" w:rsidRDefault="006D4D93" w:rsidP="00A45A60">
      <w:pPr>
        <w:widowControl w:val="0"/>
        <w:rPr>
          <w:lang w:val="en-GB"/>
        </w:rPr>
      </w:pPr>
    </w:p>
    <w:p w14:paraId="004CD825" w14:textId="77777777" w:rsidR="00DE67B7" w:rsidRDefault="00567817" w:rsidP="00A45A60">
      <w:pPr>
        <w:widowControl w:val="0"/>
        <w:rPr>
          <w:lang w:val="en-GB"/>
        </w:rPr>
      </w:pPr>
      <w:r w:rsidRPr="005241BA">
        <w:rPr>
          <w:lang w:val="en-GB"/>
        </w:rPr>
        <w:t>Profit Centre</w:t>
      </w:r>
      <w:r w:rsidR="00A77367" w:rsidRPr="005241BA">
        <w:rPr>
          <w:lang w:val="en-GB"/>
        </w:rPr>
        <w:t>s will be aligned with the exertis</w:t>
      </w:r>
      <w:r w:rsidR="006D4D93" w:rsidRPr="005241BA">
        <w:rPr>
          <w:lang w:val="en-GB"/>
        </w:rPr>
        <w:t xml:space="preserve"> Sales Teams.</w:t>
      </w:r>
    </w:p>
    <w:p w14:paraId="004CD826" w14:textId="77777777" w:rsidR="005866FE" w:rsidRDefault="005866FE" w:rsidP="00A45A60">
      <w:pPr>
        <w:widowControl w:val="0"/>
        <w:rPr>
          <w:lang w:val="en-GB"/>
        </w:rPr>
      </w:pPr>
    </w:p>
    <w:p w14:paraId="004CD827" w14:textId="77777777" w:rsidR="005866FE" w:rsidRPr="00527BF0" w:rsidRDefault="005866FE" w:rsidP="00A45A60">
      <w:pPr>
        <w:widowControl w:val="0"/>
        <w:rPr>
          <w:lang w:val="en-GB"/>
        </w:rPr>
      </w:pPr>
      <w:r>
        <w:rPr>
          <w:lang w:val="en-GB"/>
        </w:rPr>
        <w:t>See Section 5.1 for details.</w:t>
      </w:r>
    </w:p>
    <w:p w14:paraId="004CD828" w14:textId="77777777" w:rsidR="00AE4101" w:rsidRPr="00527BF0" w:rsidRDefault="00567817" w:rsidP="00A45A60">
      <w:pPr>
        <w:pStyle w:val="Heading3"/>
        <w:keepNext w:val="0"/>
        <w:widowControl w:val="0"/>
        <w:rPr>
          <w:lang w:val="en-GB"/>
        </w:rPr>
      </w:pPr>
      <w:bookmarkStart w:id="51" w:name="_Toc421089898"/>
      <w:r>
        <w:rPr>
          <w:lang w:val="en-GB"/>
        </w:rPr>
        <w:t>Cost Centre</w:t>
      </w:r>
      <w:r w:rsidR="0080006B">
        <w:rPr>
          <w:lang w:val="en-GB"/>
        </w:rPr>
        <w:t>s</w:t>
      </w:r>
      <w:bookmarkEnd w:id="51"/>
    </w:p>
    <w:p w14:paraId="004CD829" w14:textId="77777777" w:rsidR="00AE4101" w:rsidRPr="00527BF0" w:rsidRDefault="00AE4101" w:rsidP="00A45A60">
      <w:pPr>
        <w:widowControl w:val="0"/>
        <w:rPr>
          <w:lang w:val="en-GB"/>
        </w:rPr>
      </w:pPr>
    </w:p>
    <w:p w14:paraId="004CD82A" w14:textId="77777777" w:rsidR="00AE4101" w:rsidRDefault="00567817" w:rsidP="00A45A60">
      <w:pPr>
        <w:widowControl w:val="0"/>
        <w:rPr>
          <w:lang w:val="en-GB"/>
        </w:rPr>
      </w:pPr>
      <w:r>
        <w:rPr>
          <w:lang w:val="en-GB"/>
        </w:rPr>
        <w:t>Cost Centre</w:t>
      </w:r>
      <w:r w:rsidR="005866FE">
        <w:rPr>
          <w:lang w:val="en-GB"/>
        </w:rPr>
        <w:t xml:space="preserve">s will be created to manage overhead costs through responsibility accounting. They will be aligned to </w:t>
      </w:r>
      <w:r>
        <w:rPr>
          <w:lang w:val="en-GB"/>
        </w:rPr>
        <w:t>Profit Centres with provision for general Cost Centre</w:t>
      </w:r>
      <w:r w:rsidR="005866FE">
        <w:rPr>
          <w:lang w:val="en-GB"/>
        </w:rPr>
        <w:t>s e.g. Finance, IT.</w:t>
      </w:r>
    </w:p>
    <w:p w14:paraId="004CD82B" w14:textId="77777777" w:rsidR="005866FE" w:rsidRDefault="005866FE" w:rsidP="00A45A60">
      <w:pPr>
        <w:widowControl w:val="0"/>
        <w:rPr>
          <w:lang w:val="en-GB"/>
        </w:rPr>
      </w:pPr>
    </w:p>
    <w:p w14:paraId="004CD82C" w14:textId="77777777" w:rsidR="005866FE" w:rsidRPr="00527BF0" w:rsidRDefault="005866FE" w:rsidP="00A45A60">
      <w:pPr>
        <w:widowControl w:val="0"/>
        <w:rPr>
          <w:lang w:val="en-GB"/>
        </w:rPr>
      </w:pPr>
      <w:r w:rsidRPr="00A77367">
        <w:rPr>
          <w:lang w:val="en-GB"/>
        </w:rPr>
        <w:t>See Section 5.2 for details.</w:t>
      </w:r>
    </w:p>
    <w:p w14:paraId="004CD82D" w14:textId="77777777" w:rsidR="0080006B" w:rsidRPr="0080006B" w:rsidRDefault="0080006B" w:rsidP="00A45A60">
      <w:pPr>
        <w:widowControl w:val="0"/>
        <w:rPr>
          <w:lang w:val="en-GB"/>
        </w:rPr>
      </w:pPr>
    </w:p>
    <w:p w14:paraId="004CD82E" w14:textId="77777777" w:rsidR="0080006B" w:rsidRDefault="0080006B" w:rsidP="00A45A60">
      <w:pPr>
        <w:widowControl w:val="0"/>
        <w:jc w:val="left"/>
        <w:rPr>
          <w:lang w:val="en-GB"/>
        </w:rPr>
      </w:pPr>
    </w:p>
    <w:p w14:paraId="004CD82F" w14:textId="77777777" w:rsidR="009F1B51" w:rsidRPr="009F1B51" w:rsidRDefault="009F1B51" w:rsidP="00A45A60">
      <w:pPr>
        <w:widowControl w:val="0"/>
        <w:jc w:val="left"/>
        <w:rPr>
          <w:lang w:val="en-GB"/>
        </w:rPr>
      </w:pPr>
      <w:r w:rsidRPr="009F1B51">
        <w:rPr>
          <w:lang w:val="en-GB"/>
        </w:rPr>
        <w:br w:type="page"/>
      </w:r>
    </w:p>
    <w:p w14:paraId="004CD830" w14:textId="77777777" w:rsidR="00DF4B99" w:rsidRDefault="00DF4B99" w:rsidP="00A45A60">
      <w:pPr>
        <w:pStyle w:val="Heading2"/>
        <w:widowControl w:val="0"/>
        <w:spacing w:before="480"/>
        <w:jc w:val="both"/>
        <w:rPr>
          <w:lang w:val="en-GB"/>
        </w:rPr>
        <w:sectPr w:rsidR="00DF4B99" w:rsidSect="002563D2">
          <w:headerReference w:type="default" r:id="rId11"/>
          <w:footerReference w:type="default" r:id="rId12"/>
          <w:pgSz w:w="11906" w:h="16838" w:code="9"/>
          <w:pgMar w:top="1843" w:right="1418" w:bottom="2662" w:left="1418" w:header="709" w:footer="357" w:gutter="0"/>
          <w:cols w:space="708"/>
          <w:docGrid w:linePitch="360"/>
        </w:sectPr>
      </w:pPr>
    </w:p>
    <w:p w14:paraId="004CD831" w14:textId="77777777" w:rsidR="009F1B51" w:rsidRPr="009F1B51" w:rsidRDefault="000E2E78" w:rsidP="00A45A60">
      <w:pPr>
        <w:pStyle w:val="Heading2"/>
        <w:widowControl w:val="0"/>
        <w:spacing w:before="480"/>
        <w:contextualSpacing/>
        <w:jc w:val="both"/>
        <w:rPr>
          <w:lang w:val="en-GB"/>
        </w:rPr>
      </w:pPr>
      <w:bookmarkStart w:id="52" w:name="_Toc421089899"/>
      <w:r>
        <w:rPr>
          <w:lang w:val="en-GB"/>
        </w:rPr>
        <w:lastRenderedPageBreak/>
        <w:t>Finance</w:t>
      </w:r>
      <w:r w:rsidR="009F1B51" w:rsidRPr="009F1B51">
        <w:rPr>
          <w:lang w:val="en-GB"/>
        </w:rPr>
        <w:t xml:space="preserve"> Organisation Structure Object Catalogue</w:t>
      </w:r>
      <w:bookmarkEnd w:id="52"/>
      <w:r w:rsidR="009F1B51" w:rsidRPr="009F1B51">
        <w:rPr>
          <w:lang w:val="en-GB"/>
        </w:rPr>
        <w:t xml:space="preserve"> </w:t>
      </w:r>
    </w:p>
    <w:tbl>
      <w:tblPr>
        <w:tblW w:w="13407" w:type="dxa"/>
        <w:tblInd w:w="-65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012"/>
        <w:gridCol w:w="1965"/>
        <w:gridCol w:w="142"/>
        <w:gridCol w:w="2126"/>
        <w:gridCol w:w="2977"/>
        <w:gridCol w:w="3543"/>
        <w:gridCol w:w="1642"/>
      </w:tblGrid>
      <w:tr w:rsidR="009F1B51" w:rsidRPr="009F1B51" w14:paraId="004CD838" w14:textId="77777777" w:rsidTr="007F6562">
        <w:trPr>
          <w:tblHeader/>
        </w:trPr>
        <w:tc>
          <w:tcPr>
            <w:tcW w:w="1012" w:type="dxa"/>
            <w:tcBorders>
              <w:top w:val="single" w:sz="4" w:space="0" w:color="auto"/>
              <w:left w:val="single" w:sz="4" w:space="0" w:color="auto"/>
              <w:bottom w:val="single" w:sz="4" w:space="0" w:color="auto"/>
              <w:right w:val="single" w:sz="4" w:space="0" w:color="auto"/>
            </w:tcBorders>
            <w:shd w:val="clear" w:color="auto" w:fill="FF0000"/>
          </w:tcPr>
          <w:p w14:paraId="004CD832" w14:textId="77777777" w:rsidR="009F1B51" w:rsidRPr="009F1B51" w:rsidRDefault="009F1B51" w:rsidP="00A45A60">
            <w:pPr>
              <w:pStyle w:val="TableHeading"/>
              <w:keepLines w:val="0"/>
              <w:widowControl w:val="0"/>
              <w:contextualSpacing/>
              <w:rPr>
                <w:rFonts w:ascii="Verdana" w:hAnsi="Verdana"/>
                <w:color w:val="FFFFFF" w:themeColor="background1"/>
                <w:sz w:val="20"/>
              </w:rPr>
            </w:pPr>
            <w:r w:rsidRPr="009F1B51">
              <w:rPr>
                <w:rFonts w:ascii="Verdana" w:hAnsi="Verdana"/>
                <w:color w:val="FFFFFF" w:themeColor="background1"/>
                <w:sz w:val="20"/>
              </w:rPr>
              <w:t>No.</w:t>
            </w:r>
          </w:p>
        </w:tc>
        <w:tc>
          <w:tcPr>
            <w:tcW w:w="2107" w:type="dxa"/>
            <w:gridSpan w:val="2"/>
            <w:tcBorders>
              <w:top w:val="single" w:sz="4" w:space="0" w:color="auto"/>
              <w:left w:val="single" w:sz="4" w:space="0" w:color="auto"/>
              <w:bottom w:val="single" w:sz="4" w:space="0" w:color="auto"/>
              <w:right w:val="single" w:sz="4" w:space="0" w:color="auto"/>
            </w:tcBorders>
            <w:shd w:val="clear" w:color="auto" w:fill="FF0000"/>
          </w:tcPr>
          <w:p w14:paraId="004CD833" w14:textId="77777777" w:rsidR="009F1B51" w:rsidRPr="009F1B51" w:rsidRDefault="009F1B51" w:rsidP="00A45A60">
            <w:pPr>
              <w:pStyle w:val="TableHeading"/>
              <w:keepLines w:val="0"/>
              <w:widowControl w:val="0"/>
              <w:contextualSpacing/>
              <w:rPr>
                <w:rFonts w:ascii="Verdana" w:hAnsi="Verdana"/>
                <w:color w:val="FFFFFF" w:themeColor="background1"/>
                <w:sz w:val="20"/>
              </w:rPr>
            </w:pPr>
            <w:r w:rsidRPr="009F1B51">
              <w:rPr>
                <w:rFonts w:ascii="Verdana" w:hAnsi="Verdana"/>
                <w:color w:val="FFFFFF" w:themeColor="background1"/>
                <w:sz w:val="20"/>
              </w:rPr>
              <w:t>Process</w:t>
            </w:r>
          </w:p>
        </w:tc>
        <w:tc>
          <w:tcPr>
            <w:tcW w:w="2126" w:type="dxa"/>
            <w:tcBorders>
              <w:top w:val="single" w:sz="4" w:space="0" w:color="auto"/>
              <w:left w:val="single" w:sz="4" w:space="0" w:color="auto"/>
              <w:bottom w:val="single" w:sz="4" w:space="0" w:color="auto"/>
              <w:right w:val="single" w:sz="4" w:space="0" w:color="auto"/>
            </w:tcBorders>
            <w:shd w:val="clear" w:color="auto" w:fill="FF0000"/>
          </w:tcPr>
          <w:p w14:paraId="004CD834" w14:textId="77777777" w:rsidR="009F1B51" w:rsidRPr="009F1B51" w:rsidRDefault="009F1B51" w:rsidP="00A45A60">
            <w:pPr>
              <w:pStyle w:val="TableHeading"/>
              <w:keepLines w:val="0"/>
              <w:widowControl w:val="0"/>
              <w:contextualSpacing/>
              <w:rPr>
                <w:rFonts w:ascii="Verdana" w:hAnsi="Verdana"/>
                <w:color w:val="FFFFFF" w:themeColor="background1"/>
                <w:sz w:val="20"/>
              </w:rPr>
            </w:pPr>
            <w:r w:rsidRPr="009F1B51">
              <w:rPr>
                <w:rFonts w:ascii="Verdana" w:hAnsi="Verdana"/>
                <w:color w:val="FFFFFF" w:themeColor="background1"/>
                <w:sz w:val="20"/>
              </w:rPr>
              <w:t>Description of Organisational Object</w:t>
            </w:r>
          </w:p>
        </w:tc>
        <w:tc>
          <w:tcPr>
            <w:tcW w:w="2977" w:type="dxa"/>
            <w:tcBorders>
              <w:top w:val="single" w:sz="4" w:space="0" w:color="auto"/>
              <w:left w:val="single" w:sz="4" w:space="0" w:color="auto"/>
              <w:bottom w:val="single" w:sz="4" w:space="0" w:color="auto"/>
              <w:right w:val="single" w:sz="4" w:space="0" w:color="auto"/>
            </w:tcBorders>
            <w:shd w:val="clear" w:color="auto" w:fill="FF0000"/>
          </w:tcPr>
          <w:p w14:paraId="004CD835" w14:textId="77777777" w:rsidR="009F1B51" w:rsidRPr="009F1B51" w:rsidRDefault="009F1B51" w:rsidP="00A45A60">
            <w:pPr>
              <w:pStyle w:val="TableHeading"/>
              <w:keepLines w:val="0"/>
              <w:widowControl w:val="0"/>
              <w:contextualSpacing/>
              <w:rPr>
                <w:rFonts w:ascii="Verdana" w:hAnsi="Verdana"/>
                <w:color w:val="FFFFFF" w:themeColor="background1"/>
                <w:sz w:val="20"/>
              </w:rPr>
            </w:pPr>
            <w:r w:rsidRPr="009F1B51">
              <w:rPr>
                <w:rFonts w:ascii="Verdana" w:hAnsi="Verdana"/>
                <w:color w:val="FFFFFF" w:themeColor="background1"/>
                <w:sz w:val="20"/>
              </w:rPr>
              <w:t>Summary of SAP Design</w:t>
            </w:r>
          </w:p>
        </w:tc>
        <w:tc>
          <w:tcPr>
            <w:tcW w:w="3543" w:type="dxa"/>
            <w:tcBorders>
              <w:top w:val="single" w:sz="4" w:space="0" w:color="auto"/>
              <w:left w:val="single" w:sz="4" w:space="0" w:color="auto"/>
              <w:bottom w:val="single" w:sz="4" w:space="0" w:color="auto"/>
              <w:right w:val="single" w:sz="4" w:space="0" w:color="auto"/>
            </w:tcBorders>
            <w:shd w:val="clear" w:color="auto" w:fill="FF0000"/>
          </w:tcPr>
          <w:p w14:paraId="004CD836" w14:textId="77777777" w:rsidR="009F1B51" w:rsidRPr="009F1B51" w:rsidRDefault="009F1B51" w:rsidP="00A45A60">
            <w:pPr>
              <w:pStyle w:val="TableHeading"/>
              <w:keepLines w:val="0"/>
              <w:widowControl w:val="0"/>
              <w:contextualSpacing/>
              <w:rPr>
                <w:rFonts w:ascii="Verdana" w:hAnsi="Verdana"/>
                <w:color w:val="FFFFFF" w:themeColor="background1"/>
                <w:sz w:val="20"/>
              </w:rPr>
            </w:pPr>
            <w:r w:rsidRPr="009F1B51">
              <w:rPr>
                <w:rFonts w:ascii="Verdana" w:hAnsi="Verdana"/>
                <w:color w:val="FFFFFF" w:themeColor="background1"/>
                <w:sz w:val="20"/>
              </w:rPr>
              <w:t>Solution</w:t>
            </w:r>
          </w:p>
        </w:tc>
        <w:tc>
          <w:tcPr>
            <w:tcW w:w="1642" w:type="dxa"/>
            <w:tcBorders>
              <w:top w:val="single" w:sz="4" w:space="0" w:color="auto"/>
              <w:left w:val="single" w:sz="4" w:space="0" w:color="auto"/>
              <w:bottom w:val="single" w:sz="4" w:space="0" w:color="auto"/>
              <w:right w:val="single" w:sz="4" w:space="0" w:color="auto"/>
            </w:tcBorders>
            <w:shd w:val="clear" w:color="auto" w:fill="FF0000"/>
          </w:tcPr>
          <w:p w14:paraId="004CD837" w14:textId="77777777" w:rsidR="009F1B51" w:rsidRPr="009F1B51" w:rsidRDefault="009F1B51" w:rsidP="00A45A60">
            <w:pPr>
              <w:pStyle w:val="TableHeading"/>
              <w:keepLines w:val="0"/>
              <w:widowControl w:val="0"/>
              <w:contextualSpacing/>
              <w:rPr>
                <w:rFonts w:ascii="Verdana" w:hAnsi="Verdana"/>
                <w:color w:val="FFFFFF" w:themeColor="background1"/>
                <w:sz w:val="20"/>
              </w:rPr>
            </w:pPr>
            <w:r w:rsidRPr="009F1B51">
              <w:rPr>
                <w:rFonts w:ascii="Verdana" w:hAnsi="Verdana"/>
                <w:color w:val="FFFFFF" w:themeColor="background1"/>
                <w:sz w:val="20"/>
              </w:rPr>
              <w:t>Comments</w:t>
            </w:r>
          </w:p>
        </w:tc>
      </w:tr>
      <w:tr w:rsidR="009F1B51" w:rsidRPr="009F1B51" w14:paraId="004CD83F" w14:textId="77777777" w:rsidTr="007F6562">
        <w:trPr>
          <w:trHeight w:hRule="exact" w:val="60"/>
          <w:tblHeader/>
        </w:trPr>
        <w:tc>
          <w:tcPr>
            <w:tcW w:w="1012" w:type="dxa"/>
            <w:tcBorders>
              <w:top w:val="single" w:sz="4" w:space="0" w:color="auto"/>
              <w:left w:val="nil"/>
              <w:bottom w:val="single" w:sz="6" w:space="0" w:color="auto"/>
              <w:right w:val="nil"/>
            </w:tcBorders>
            <w:shd w:val="pct50" w:color="auto" w:fill="auto"/>
          </w:tcPr>
          <w:p w14:paraId="004CD839" w14:textId="77777777" w:rsidR="009F1B51" w:rsidRPr="009F1B51" w:rsidRDefault="009F1B51" w:rsidP="00A45A60">
            <w:pPr>
              <w:pStyle w:val="TableText"/>
              <w:keepLines w:val="0"/>
              <w:widowControl w:val="0"/>
              <w:contextualSpacing/>
              <w:rPr>
                <w:rFonts w:ascii="Verdana" w:hAnsi="Verdana"/>
                <w:sz w:val="20"/>
              </w:rPr>
            </w:pPr>
          </w:p>
        </w:tc>
        <w:tc>
          <w:tcPr>
            <w:tcW w:w="2107" w:type="dxa"/>
            <w:gridSpan w:val="2"/>
            <w:tcBorders>
              <w:top w:val="single" w:sz="4" w:space="0" w:color="auto"/>
              <w:left w:val="nil"/>
              <w:bottom w:val="single" w:sz="6" w:space="0" w:color="auto"/>
              <w:right w:val="nil"/>
            </w:tcBorders>
            <w:shd w:val="pct50" w:color="auto" w:fill="auto"/>
          </w:tcPr>
          <w:p w14:paraId="004CD83A" w14:textId="77777777" w:rsidR="009F1B51" w:rsidRPr="009F1B51" w:rsidRDefault="009F1B51" w:rsidP="00A45A60">
            <w:pPr>
              <w:pStyle w:val="TableText"/>
              <w:keepLines w:val="0"/>
              <w:widowControl w:val="0"/>
              <w:contextualSpacing/>
              <w:rPr>
                <w:rFonts w:ascii="Verdana" w:hAnsi="Verdana"/>
                <w:sz w:val="20"/>
              </w:rPr>
            </w:pPr>
          </w:p>
        </w:tc>
        <w:tc>
          <w:tcPr>
            <w:tcW w:w="2126" w:type="dxa"/>
            <w:tcBorders>
              <w:top w:val="single" w:sz="4" w:space="0" w:color="auto"/>
              <w:left w:val="nil"/>
              <w:bottom w:val="single" w:sz="6" w:space="0" w:color="auto"/>
              <w:right w:val="nil"/>
            </w:tcBorders>
            <w:shd w:val="pct50" w:color="auto" w:fill="auto"/>
          </w:tcPr>
          <w:p w14:paraId="004CD83B" w14:textId="77777777" w:rsidR="009F1B51" w:rsidRPr="009F1B51" w:rsidRDefault="009F1B51" w:rsidP="00A45A60">
            <w:pPr>
              <w:pStyle w:val="TableText"/>
              <w:keepLines w:val="0"/>
              <w:widowControl w:val="0"/>
              <w:contextualSpacing/>
              <w:rPr>
                <w:rFonts w:ascii="Verdana" w:hAnsi="Verdana"/>
                <w:sz w:val="20"/>
              </w:rPr>
            </w:pPr>
          </w:p>
        </w:tc>
        <w:tc>
          <w:tcPr>
            <w:tcW w:w="2977" w:type="dxa"/>
            <w:tcBorders>
              <w:top w:val="single" w:sz="4" w:space="0" w:color="auto"/>
              <w:left w:val="nil"/>
              <w:bottom w:val="single" w:sz="6" w:space="0" w:color="auto"/>
              <w:right w:val="nil"/>
            </w:tcBorders>
            <w:shd w:val="pct50" w:color="auto" w:fill="auto"/>
          </w:tcPr>
          <w:p w14:paraId="004CD83C" w14:textId="77777777" w:rsidR="009F1B51" w:rsidRPr="009F1B51" w:rsidRDefault="009F1B51" w:rsidP="00A45A60">
            <w:pPr>
              <w:pStyle w:val="TableText"/>
              <w:keepLines w:val="0"/>
              <w:widowControl w:val="0"/>
              <w:contextualSpacing/>
              <w:rPr>
                <w:rFonts w:ascii="Verdana" w:hAnsi="Verdana"/>
                <w:sz w:val="20"/>
              </w:rPr>
            </w:pPr>
          </w:p>
        </w:tc>
        <w:tc>
          <w:tcPr>
            <w:tcW w:w="3543" w:type="dxa"/>
            <w:tcBorders>
              <w:top w:val="single" w:sz="4" w:space="0" w:color="auto"/>
              <w:left w:val="nil"/>
              <w:bottom w:val="single" w:sz="6" w:space="0" w:color="auto"/>
              <w:right w:val="nil"/>
            </w:tcBorders>
            <w:shd w:val="pct50" w:color="auto" w:fill="auto"/>
          </w:tcPr>
          <w:p w14:paraId="004CD83D" w14:textId="77777777" w:rsidR="009F1B51" w:rsidRPr="009F1B51" w:rsidRDefault="009F1B51" w:rsidP="00A45A60">
            <w:pPr>
              <w:pStyle w:val="TableText"/>
              <w:keepLines w:val="0"/>
              <w:widowControl w:val="0"/>
              <w:contextualSpacing/>
              <w:rPr>
                <w:rFonts w:ascii="Verdana" w:hAnsi="Verdana"/>
                <w:sz w:val="20"/>
              </w:rPr>
            </w:pPr>
          </w:p>
        </w:tc>
        <w:tc>
          <w:tcPr>
            <w:tcW w:w="1642" w:type="dxa"/>
            <w:tcBorders>
              <w:top w:val="single" w:sz="4" w:space="0" w:color="auto"/>
              <w:left w:val="nil"/>
              <w:bottom w:val="single" w:sz="6" w:space="0" w:color="auto"/>
              <w:right w:val="nil"/>
            </w:tcBorders>
            <w:shd w:val="pct50" w:color="auto" w:fill="auto"/>
          </w:tcPr>
          <w:p w14:paraId="004CD83E" w14:textId="77777777" w:rsidR="009F1B51" w:rsidRPr="009F1B51" w:rsidRDefault="009F1B51" w:rsidP="00A45A60">
            <w:pPr>
              <w:pStyle w:val="TableText"/>
              <w:keepLines w:val="0"/>
              <w:widowControl w:val="0"/>
              <w:contextualSpacing/>
              <w:rPr>
                <w:rFonts w:ascii="Verdana" w:hAnsi="Verdana"/>
                <w:sz w:val="20"/>
              </w:rPr>
            </w:pPr>
          </w:p>
        </w:tc>
      </w:tr>
      <w:tr w:rsidR="009F1B51" w:rsidRPr="009F1B51" w14:paraId="004CD850" w14:textId="77777777" w:rsidTr="007F6562">
        <w:tc>
          <w:tcPr>
            <w:tcW w:w="1012" w:type="dxa"/>
            <w:tcBorders>
              <w:top w:val="nil"/>
            </w:tcBorders>
          </w:tcPr>
          <w:p w14:paraId="004CD840" w14:textId="77777777" w:rsidR="009F1B51" w:rsidRPr="009F1B51" w:rsidRDefault="009F1B51" w:rsidP="00A45A60">
            <w:pPr>
              <w:widowControl w:val="0"/>
              <w:contextualSpacing/>
              <w:jc w:val="left"/>
              <w:rPr>
                <w:b/>
              </w:rPr>
            </w:pPr>
            <w:r>
              <w:rPr>
                <w:b/>
              </w:rPr>
              <w:t>4</w:t>
            </w:r>
            <w:r w:rsidRPr="009F1B51">
              <w:rPr>
                <w:b/>
              </w:rPr>
              <w:t>.</w:t>
            </w:r>
            <w:r>
              <w:rPr>
                <w:b/>
              </w:rPr>
              <w:t>1</w:t>
            </w:r>
          </w:p>
        </w:tc>
        <w:tc>
          <w:tcPr>
            <w:tcW w:w="1965" w:type="dxa"/>
            <w:tcBorders>
              <w:top w:val="nil"/>
            </w:tcBorders>
          </w:tcPr>
          <w:p w14:paraId="004CD841" w14:textId="77777777" w:rsidR="009F1B51" w:rsidRPr="009F1B51" w:rsidRDefault="00567817" w:rsidP="00A45A60">
            <w:pPr>
              <w:widowControl w:val="0"/>
              <w:contextualSpacing/>
              <w:jc w:val="left"/>
            </w:pPr>
            <w:r>
              <w:t>Profit Centre</w:t>
            </w:r>
            <w:r w:rsidR="0080006B">
              <w:t>s</w:t>
            </w:r>
          </w:p>
        </w:tc>
        <w:tc>
          <w:tcPr>
            <w:tcW w:w="2268" w:type="dxa"/>
            <w:gridSpan w:val="2"/>
            <w:tcBorders>
              <w:top w:val="nil"/>
            </w:tcBorders>
          </w:tcPr>
          <w:p w14:paraId="004CD842" w14:textId="77777777" w:rsidR="009F1B51" w:rsidRPr="009F1B51" w:rsidRDefault="00666EB4" w:rsidP="00A45A60">
            <w:pPr>
              <w:widowControl w:val="0"/>
              <w:contextualSpacing/>
              <w:jc w:val="left"/>
              <w:rPr>
                <w:b/>
                <w:snapToGrid w:val="0"/>
              </w:rPr>
            </w:pPr>
            <w:r>
              <w:t xml:space="preserve">A </w:t>
            </w:r>
            <w:r w:rsidR="00567817">
              <w:t>Profit Centre</w:t>
            </w:r>
            <w:r w:rsidR="002563D2">
              <w:t xml:space="preserve"> is an organis</w:t>
            </w:r>
            <w:r w:rsidR="006D4D93" w:rsidRPr="006D4D93">
              <w:t>ational unit in accounting that reflects a management-o</w:t>
            </w:r>
            <w:r w:rsidR="002563D2">
              <w:t>riented structure of the organis</w:t>
            </w:r>
            <w:r w:rsidR="006D4D93" w:rsidRPr="006D4D93">
              <w:t>ation for the purpose of internal control.</w:t>
            </w:r>
          </w:p>
        </w:tc>
        <w:tc>
          <w:tcPr>
            <w:tcW w:w="2977" w:type="dxa"/>
            <w:tcBorders>
              <w:top w:val="nil"/>
            </w:tcBorders>
          </w:tcPr>
          <w:p w14:paraId="004CD843" w14:textId="77777777" w:rsidR="009F1B51" w:rsidRDefault="00F73839" w:rsidP="00A45A60">
            <w:pPr>
              <w:pStyle w:val="TableText"/>
              <w:keepLines w:val="0"/>
              <w:widowControl w:val="0"/>
              <w:contextualSpacing/>
              <w:outlineLvl w:val="3"/>
              <w:rPr>
                <w:rFonts w:ascii="Verdana" w:hAnsi="Verdana"/>
                <w:sz w:val="20"/>
              </w:rPr>
            </w:pPr>
            <w:r>
              <w:rPr>
                <w:rFonts w:ascii="Verdana" w:hAnsi="Verdana"/>
                <w:sz w:val="20"/>
              </w:rPr>
              <w:t xml:space="preserve">The </w:t>
            </w:r>
            <w:r w:rsidR="00567817">
              <w:rPr>
                <w:rFonts w:ascii="Verdana" w:hAnsi="Verdana"/>
                <w:sz w:val="20"/>
              </w:rPr>
              <w:t>Profit Centre</w:t>
            </w:r>
            <w:r>
              <w:rPr>
                <w:rFonts w:ascii="Verdana" w:hAnsi="Verdana"/>
                <w:sz w:val="20"/>
              </w:rPr>
              <w:t xml:space="preserve"> can be </w:t>
            </w:r>
            <w:r w:rsidR="007F7219">
              <w:rPr>
                <w:rFonts w:ascii="Verdana" w:hAnsi="Verdana"/>
                <w:sz w:val="20"/>
              </w:rPr>
              <w:t>up to 10 characters in length with an alphanumeric design. The name can be up to 20 characters long.</w:t>
            </w:r>
          </w:p>
          <w:p w14:paraId="004CD844" w14:textId="77777777" w:rsidR="004B7AB2" w:rsidRPr="009F1B51" w:rsidRDefault="00666EB4" w:rsidP="00A45A60">
            <w:pPr>
              <w:pStyle w:val="TableText"/>
              <w:keepLines w:val="0"/>
              <w:widowControl w:val="0"/>
              <w:contextualSpacing/>
              <w:outlineLvl w:val="3"/>
              <w:rPr>
                <w:rFonts w:ascii="Verdana" w:hAnsi="Verdana"/>
                <w:sz w:val="20"/>
              </w:rPr>
            </w:pPr>
            <w:r>
              <w:rPr>
                <w:rFonts w:ascii="Verdana" w:hAnsi="Verdana"/>
                <w:sz w:val="20"/>
              </w:rPr>
              <w:t xml:space="preserve">The </w:t>
            </w:r>
            <w:r w:rsidR="00567817">
              <w:rPr>
                <w:rFonts w:ascii="Verdana" w:hAnsi="Verdana"/>
                <w:sz w:val="20"/>
              </w:rPr>
              <w:t>Profit Centre</w:t>
            </w:r>
            <w:r w:rsidR="004B7AB2">
              <w:rPr>
                <w:rFonts w:ascii="Verdana" w:hAnsi="Verdana"/>
                <w:sz w:val="20"/>
              </w:rPr>
              <w:t xml:space="preserve"> will </w:t>
            </w:r>
            <w:r>
              <w:rPr>
                <w:rFonts w:ascii="Verdana" w:hAnsi="Verdana"/>
                <w:sz w:val="20"/>
              </w:rPr>
              <w:t>exist in a standard hierarchical structure.</w:t>
            </w:r>
          </w:p>
        </w:tc>
        <w:tc>
          <w:tcPr>
            <w:tcW w:w="3543" w:type="dxa"/>
            <w:tcBorders>
              <w:top w:val="nil"/>
            </w:tcBorders>
          </w:tcPr>
          <w:p w14:paraId="004CD845" w14:textId="77777777" w:rsidR="009F1B51" w:rsidRDefault="009F1B51" w:rsidP="00A45A60">
            <w:pPr>
              <w:pStyle w:val="TableText"/>
              <w:keepLines w:val="0"/>
              <w:widowControl w:val="0"/>
              <w:contextualSpacing/>
              <w:outlineLvl w:val="3"/>
              <w:rPr>
                <w:rFonts w:ascii="Verdana" w:hAnsi="Verdana"/>
                <w:sz w:val="20"/>
                <w:u w:val="single"/>
                <w:lang w:val="en-GB"/>
              </w:rPr>
            </w:pPr>
            <w:r w:rsidRPr="009F1B51">
              <w:rPr>
                <w:rFonts w:ascii="Verdana" w:hAnsi="Verdana"/>
                <w:sz w:val="20"/>
                <w:u w:val="single"/>
                <w:lang w:val="en-GB"/>
              </w:rPr>
              <w:t>Summary:</w:t>
            </w:r>
          </w:p>
          <w:p w14:paraId="004CD846" w14:textId="77777777" w:rsidR="007F7219" w:rsidRPr="007F7219" w:rsidRDefault="00C169E4" w:rsidP="00A45A60">
            <w:pPr>
              <w:pStyle w:val="TableText"/>
              <w:keepLines w:val="0"/>
              <w:widowControl w:val="0"/>
              <w:contextualSpacing/>
              <w:outlineLvl w:val="3"/>
              <w:rPr>
                <w:rFonts w:ascii="Verdana" w:hAnsi="Verdana"/>
                <w:sz w:val="20"/>
                <w:lang w:val="en-GB"/>
              </w:rPr>
            </w:pPr>
            <w:r>
              <w:rPr>
                <w:rFonts w:ascii="Verdana" w:hAnsi="Verdana"/>
                <w:sz w:val="20"/>
                <w:lang w:val="en-GB"/>
              </w:rPr>
              <w:t>For e</w:t>
            </w:r>
            <w:r w:rsidR="007F7219">
              <w:rPr>
                <w:rFonts w:ascii="Verdana" w:hAnsi="Verdana"/>
                <w:sz w:val="20"/>
                <w:lang w:val="en-GB"/>
              </w:rPr>
              <w:t xml:space="preserve">xertis, a decision has been made to have a </w:t>
            </w:r>
            <w:r w:rsidR="000F2982">
              <w:rPr>
                <w:rFonts w:ascii="Verdana" w:hAnsi="Verdana"/>
                <w:sz w:val="20"/>
                <w:lang w:val="en-GB"/>
              </w:rPr>
              <w:t xml:space="preserve">6 digit </w:t>
            </w:r>
            <w:r w:rsidR="007F7219">
              <w:rPr>
                <w:rFonts w:ascii="Verdana" w:hAnsi="Verdana"/>
                <w:sz w:val="20"/>
                <w:lang w:val="en-GB"/>
              </w:rPr>
              <w:t>numeric naming</w:t>
            </w:r>
            <w:r w:rsidR="00411619">
              <w:rPr>
                <w:rFonts w:ascii="Verdana" w:hAnsi="Verdana"/>
                <w:sz w:val="20"/>
                <w:lang w:val="en-GB"/>
              </w:rPr>
              <w:t xml:space="preserve"> convention</w:t>
            </w:r>
            <w:r w:rsidR="007F7219">
              <w:rPr>
                <w:rFonts w:ascii="Verdana" w:hAnsi="Verdana"/>
                <w:sz w:val="20"/>
                <w:lang w:val="en-GB"/>
              </w:rPr>
              <w:t>.</w:t>
            </w:r>
          </w:p>
          <w:p w14:paraId="004CD847" w14:textId="77777777" w:rsidR="009F1B51" w:rsidRPr="009F1B51" w:rsidRDefault="009F1B51" w:rsidP="00A45A60">
            <w:pPr>
              <w:pStyle w:val="TableText"/>
              <w:keepLines w:val="0"/>
              <w:widowControl w:val="0"/>
              <w:contextualSpacing/>
              <w:outlineLvl w:val="3"/>
              <w:rPr>
                <w:rFonts w:ascii="Verdana" w:hAnsi="Verdana"/>
                <w:sz w:val="20"/>
                <w:lang w:val="en-GB"/>
              </w:rPr>
            </w:pPr>
          </w:p>
          <w:p w14:paraId="004CD848" w14:textId="77777777" w:rsidR="009F1B51" w:rsidRPr="009F1B51" w:rsidRDefault="009F1B51" w:rsidP="00A45A60">
            <w:pPr>
              <w:pStyle w:val="TableText"/>
              <w:keepLines w:val="0"/>
              <w:widowControl w:val="0"/>
              <w:contextualSpacing/>
              <w:outlineLvl w:val="3"/>
              <w:rPr>
                <w:rFonts w:ascii="Verdana" w:hAnsi="Verdana"/>
                <w:sz w:val="20"/>
                <w:u w:val="single"/>
                <w:lang w:val="en-GB"/>
              </w:rPr>
            </w:pPr>
            <w:r w:rsidRPr="009F1B51">
              <w:rPr>
                <w:rFonts w:ascii="Verdana" w:hAnsi="Verdana"/>
                <w:sz w:val="20"/>
                <w:u w:val="single"/>
                <w:lang w:val="en-GB"/>
              </w:rPr>
              <w:t>Configuration:</w:t>
            </w:r>
          </w:p>
          <w:p w14:paraId="004CD849" w14:textId="77777777" w:rsidR="00AE4101" w:rsidRDefault="00567817" w:rsidP="00A45A60">
            <w:pPr>
              <w:pStyle w:val="CommentText"/>
              <w:widowControl w:val="0"/>
              <w:contextualSpacing/>
              <w:jc w:val="left"/>
              <w:outlineLvl w:val="3"/>
            </w:pPr>
            <w:r>
              <w:t>Profit Centre</w:t>
            </w:r>
            <w:r w:rsidR="00CC240F">
              <w:t xml:space="preserve"> DUMMY will be created for system generated ‘Dummy‘ postings i.e. where the process has been unable </w:t>
            </w:r>
            <w:r w:rsidR="00A32439">
              <w:t xml:space="preserve">to derive a </w:t>
            </w:r>
            <w:r>
              <w:t>Profit Centre</w:t>
            </w:r>
            <w:r w:rsidR="00A32439">
              <w:t xml:space="preserve"> DUMMY will be asigned. This is standard functionality when </w:t>
            </w:r>
            <w:r>
              <w:t>Profit Centre</w:t>
            </w:r>
            <w:r w:rsidR="00A32439">
              <w:t xml:space="preserve"> Accounting is activated.</w:t>
            </w:r>
            <w:r w:rsidR="0034634A">
              <w:t xml:space="preserve"> When profit centre accounting is activated within the Controlling module</w:t>
            </w:r>
            <w:r w:rsidR="00060474">
              <w:t>, having a DUMMY profit centre is mandatory otherwise  posting</w:t>
            </w:r>
            <w:r w:rsidR="008D6ACA">
              <w:t>s</w:t>
            </w:r>
            <w:r w:rsidR="00060474">
              <w:t xml:space="preserve"> will completely fail if the system does not have this default when it is unable to derive the correct profit centre. As part of the process, this DUMMY profit centre will be regularly analysed through </w:t>
            </w:r>
            <w:r w:rsidR="00060474">
              <w:lastRenderedPageBreak/>
              <w:t xml:space="preserve">standard </w:t>
            </w:r>
            <w:r w:rsidR="00557B1B">
              <w:t>reporting to identify any assignment issues.</w:t>
            </w:r>
          </w:p>
          <w:p w14:paraId="004CD84A" w14:textId="77777777" w:rsidR="00B12A8A" w:rsidRDefault="00B12A8A" w:rsidP="00A45A60">
            <w:pPr>
              <w:pStyle w:val="CommentText"/>
              <w:widowControl w:val="0"/>
              <w:contextualSpacing/>
              <w:jc w:val="left"/>
              <w:outlineLvl w:val="3"/>
            </w:pPr>
          </w:p>
          <w:p w14:paraId="004CD84B" w14:textId="77777777" w:rsidR="00B12A8A" w:rsidRPr="00B12A8A" w:rsidRDefault="00B12A8A" w:rsidP="00A45A60">
            <w:pPr>
              <w:pStyle w:val="TableText"/>
              <w:keepLines w:val="0"/>
              <w:widowControl w:val="0"/>
              <w:contextualSpacing/>
              <w:outlineLvl w:val="3"/>
              <w:rPr>
                <w:rFonts w:ascii="Verdana" w:hAnsi="Verdana"/>
                <w:sz w:val="20"/>
                <w:u w:val="single"/>
                <w:lang w:val="en-GB"/>
              </w:rPr>
            </w:pPr>
            <w:r w:rsidRPr="00B12A8A">
              <w:rPr>
                <w:rFonts w:ascii="Verdana" w:hAnsi="Verdana"/>
                <w:sz w:val="20"/>
                <w:u w:val="single"/>
                <w:lang w:val="en-GB"/>
              </w:rPr>
              <w:t>WRICEF:</w:t>
            </w:r>
          </w:p>
          <w:p w14:paraId="004CD84C" w14:textId="77777777" w:rsidR="00B12A8A" w:rsidRDefault="00B12A8A" w:rsidP="00A45A60">
            <w:pPr>
              <w:pStyle w:val="TableText"/>
              <w:keepLines w:val="0"/>
              <w:widowControl w:val="0"/>
              <w:contextualSpacing/>
              <w:outlineLvl w:val="3"/>
              <w:rPr>
                <w:rFonts w:ascii="Verdana" w:hAnsi="Verdana"/>
                <w:sz w:val="20"/>
                <w:lang w:val="en-GB"/>
              </w:rPr>
            </w:pPr>
            <w:r>
              <w:rPr>
                <w:rFonts w:ascii="Verdana" w:hAnsi="Verdana"/>
                <w:sz w:val="20"/>
                <w:lang w:val="en-GB"/>
              </w:rPr>
              <w:t>N/A</w:t>
            </w:r>
          </w:p>
          <w:p w14:paraId="004CD84D" w14:textId="77777777" w:rsidR="00B12A8A" w:rsidRPr="009F1B51" w:rsidRDefault="00B12A8A" w:rsidP="00A45A60">
            <w:pPr>
              <w:pStyle w:val="CommentText"/>
              <w:widowControl w:val="0"/>
              <w:contextualSpacing/>
              <w:jc w:val="left"/>
              <w:outlineLvl w:val="3"/>
            </w:pPr>
          </w:p>
        </w:tc>
        <w:tc>
          <w:tcPr>
            <w:tcW w:w="1642" w:type="dxa"/>
            <w:tcBorders>
              <w:top w:val="nil"/>
            </w:tcBorders>
          </w:tcPr>
          <w:p w14:paraId="004CD84E" w14:textId="77777777" w:rsidR="009F1B51" w:rsidRPr="009F1B51" w:rsidRDefault="009F1B51" w:rsidP="00A45A60">
            <w:pPr>
              <w:pStyle w:val="CommentText"/>
              <w:widowControl w:val="0"/>
              <w:contextualSpacing/>
              <w:jc w:val="left"/>
            </w:pPr>
          </w:p>
          <w:p w14:paraId="004CD84F" w14:textId="77777777" w:rsidR="009F1B51" w:rsidRPr="009F1B51" w:rsidRDefault="009F1B51" w:rsidP="00A45A60">
            <w:pPr>
              <w:pStyle w:val="CommentText"/>
              <w:widowControl w:val="0"/>
              <w:contextualSpacing/>
              <w:jc w:val="left"/>
            </w:pPr>
          </w:p>
        </w:tc>
      </w:tr>
      <w:tr w:rsidR="009F1B51" w:rsidRPr="009F1B51" w14:paraId="004CD870" w14:textId="77777777" w:rsidTr="007F6562">
        <w:tc>
          <w:tcPr>
            <w:tcW w:w="1012" w:type="dxa"/>
          </w:tcPr>
          <w:p w14:paraId="004CD851" w14:textId="77777777" w:rsidR="009F1B51" w:rsidRPr="009F1B51" w:rsidRDefault="009F1B51" w:rsidP="00A45A60">
            <w:pPr>
              <w:widowControl w:val="0"/>
              <w:jc w:val="left"/>
              <w:rPr>
                <w:b/>
              </w:rPr>
            </w:pPr>
            <w:r>
              <w:rPr>
                <w:b/>
              </w:rPr>
              <w:t>4</w:t>
            </w:r>
            <w:r w:rsidRPr="009F1B51">
              <w:rPr>
                <w:b/>
              </w:rPr>
              <w:t>.</w:t>
            </w:r>
            <w:r w:rsidR="00AE4101">
              <w:rPr>
                <w:b/>
              </w:rPr>
              <w:t>2</w:t>
            </w:r>
          </w:p>
        </w:tc>
        <w:tc>
          <w:tcPr>
            <w:tcW w:w="1965" w:type="dxa"/>
          </w:tcPr>
          <w:p w14:paraId="004CD852" w14:textId="77777777" w:rsidR="009F1B51" w:rsidRDefault="009F1B51" w:rsidP="00A45A60">
            <w:pPr>
              <w:widowControl w:val="0"/>
              <w:jc w:val="left"/>
            </w:pPr>
          </w:p>
          <w:p w14:paraId="004CD853" w14:textId="77777777" w:rsidR="00AE4101" w:rsidRPr="009F1B51" w:rsidRDefault="00567817" w:rsidP="00A45A60">
            <w:pPr>
              <w:widowControl w:val="0"/>
              <w:jc w:val="left"/>
            </w:pPr>
            <w:r>
              <w:t>Cost Centre</w:t>
            </w:r>
            <w:r w:rsidR="002B3F1D">
              <w:t>s</w:t>
            </w:r>
            <w:r w:rsidR="002B3F1D" w:rsidRPr="009F1B51">
              <w:t xml:space="preserve"> </w:t>
            </w:r>
          </w:p>
        </w:tc>
        <w:tc>
          <w:tcPr>
            <w:tcW w:w="2268" w:type="dxa"/>
            <w:gridSpan w:val="2"/>
          </w:tcPr>
          <w:p w14:paraId="004CD854" w14:textId="77777777" w:rsidR="009F1B51" w:rsidRPr="009F1B51" w:rsidRDefault="00666EB4" w:rsidP="00A45A60">
            <w:pPr>
              <w:pStyle w:val="TableText"/>
              <w:keepLines w:val="0"/>
              <w:widowControl w:val="0"/>
              <w:outlineLvl w:val="3"/>
              <w:rPr>
                <w:rFonts w:ascii="Verdana" w:hAnsi="Verdana"/>
                <w:sz w:val="20"/>
              </w:rPr>
            </w:pPr>
            <w:r>
              <w:rPr>
                <w:rFonts w:ascii="Verdana" w:hAnsi="Verdana"/>
                <w:sz w:val="20"/>
              </w:rPr>
              <w:t xml:space="preserve">A </w:t>
            </w:r>
            <w:r w:rsidR="00567817">
              <w:rPr>
                <w:rFonts w:ascii="Verdana" w:hAnsi="Verdana"/>
                <w:sz w:val="20"/>
              </w:rPr>
              <w:t>Cost Centre</w:t>
            </w:r>
            <w:r w:rsidR="002563D2">
              <w:rPr>
                <w:rFonts w:ascii="Verdana" w:hAnsi="Verdana"/>
                <w:sz w:val="20"/>
              </w:rPr>
              <w:t xml:space="preserve"> is an organis</w:t>
            </w:r>
            <w:r w:rsidR="004B7AB2">
              <w:rPr>
                <w:rFonts w:ascii="Verdana" w:hAnsi="Verdana"/>
                <w:sz w:val="20"/>
              </w:rPr>
              <w:t>ational unit that reflects the responsibility for overhead costs.</w:t>
            </w:r>
          </w:p>
        </w:tc>
        <w:tc>
          <w:tcPr>
            <w:tcW w:w="2977" w:type="dxa"/>
          </w:tcPr>
          <w:p w14:paraId="004CD855" w14:textId="77777777" w:rsidR="00666EB4" w:rsidRDefault="00666EB4" w:rsidP="00A45A60">
            <w:pPr>
              <w:pStyle w:val="TableText"/>
              <w:keepLines w:val="0"/>
              <w:widowControl w:val="0"/>
              <w:outlineLvl w:val="3"/>
              <w:rPr>
                <w:rFonts w:ascii="Verdana" w:hAnsi="Verdana"/>
                <w:sz w:val="20"/>
              </w:rPr>
            </w:pPr>
            <w:r>
              <w:rPr>
                <w:rFonts w:ascii="Verdana" w:hAnsi="Verdana"/>
                <w:sz w:val="20"/>
              </w:rPr>
              <w:t xml:space="preserve">The </w:t>
            </w:r>
            <w:r w:rsidR="00567817">
              <w:rPr>
                <w:rFonts w:ascii="Verdana" w:hAnsi="Verdana"/>
                <w:sz w:val="20"/>
              </w:rPr>
              <w:t>Cost Centre</w:t>
            </w:r>
            <w:r>
              <w:rPr>
                <w:rFonts w:ascii="Verdana" w:hAnsi="Verdana"/>
                <w:sz w:val="20"/>
              </w:rPr>
              <w:t xml:space="preserve"> can be up to 10 characters in length with an alpha</w:t>
            </w:r>
            <w:r w:rsidR="00567817">
              <w:rPr>
                <w:rFonts w:ascii="Verdana" w:hAnsi="Verdana"/>
                <w:sz w:val="20"/>
              </w:rPr>
              <w:t>-</w:t>
            </w:r>
            <w:r>
              <w:rPr>
                <w:rFonts w:ascii="Verdana" w:hAnsi="Verdana"/>
                <w:sz w:val="20"/>
              </w:rPr>
              <w:t>numeric design. The name can be up to 20 characters long.</w:t>
            </w:r>
          </w:p>
          <w:p w14:paraId="004CD856" w14:textId="77777777" w:rsidR="009F1B51" w:rsidRPr="009F1B51" w:rsidRDefault="00345AA1" w:rsidP="00A45A60">
            <w:pPr>
              <w:pStyle w:val="TableText"/>
              <w:keepLines w:val="0"/>
              <w:widowControl w:val="0"/>
              <w:ind w:left="35"/>
              <w:outlineLvl w:val="3"/>
              <w:rPr>
                <w:rFonts w:ascii="Verdana" w:hAnsi="Verdana"/>
                <w:sz w:val="20"/>
              </w:rPr>
            </w:pPr>
            <w:r>
              <w:rPr>
                <w:rFonts w:ascii="Verdana" w:hAnsi="Verdana"/>
                <w:sz w:val="20"/>
              </w:rPr>
              <w:t xml:space="preserve">The </w:t>
            </w:r>
            <w:r w:rsidR="00567817">
              <w:rPr>
                <w:rFonts w:ascii="Verdana" w:hAnsi="Verdana"/>
                <w:sz w:val="20"/>
              </w:rPr>
              <w:t>Cost Centre</w:t>
            </w:r>
            <w:r w:rsidR="00666EB4">
              <w:rPr>
                <w:rFonts w:ascii="Verdana" w:hAnsi="Verdana"/>
                <w:sz w:val="20"/>
              </w:rPr>
              <w:t xml:space="preserve"> will exist in a standard hierarchical structure.</w:t>
            </w:r>
          </w:p>
        </w:tc>
        <w:tc>
          <w:tcPr>
            <w:tcW w:w="3543" w:type="dxa"/>
          </w:tcPr>
          <w:p w14:paraId="004CD857" w14:textId="77777777" w:rsidR="00345AA1" w:rsidRDefault="00345AA1" w:rsidP="00A45A60">
            <w:pPr>
              <w:pStyle w:val="TableText"/>
              <w:keepLines w:val="0"/>
              <w:widowControl w:val="0"/>
              <w:outlineLvl w:val="3"/>
              <w:rPr>
                <w:rFonts w:ascii="Verdana" w:hAnsi="Verdana"/>
                <w:sz w:val="20"/>
                <w:u w:val="single"/>
                <w:lang w:val="en-GB"/>
              </w:rPr>
            </w:pPr>
            <w:r w:rsidRPr="009F1B51">
              <w:rPr>
                <w:rFonts w:ascii="Verdana" w:hAnsi="Verdana"/>
                <w:sz w:val="20"/>
                <w:u w:val="single"/>
                <w:lang w:val="en-GB"/>
              </w:rPr>
              <w:t>Summary:</w:t>
            </w:r>
          </w:p>
          <w:p w14:paraId="004CD858" w14:textId="77777777" w:rsidR="00345AA1" w:rsidRPr="007F7219" w:rsidRDefault="00C169E4" w:rsidP="00A45A60">
            <w:pPr>
              <w:pStyle w:val="TableText"/>
              <w:keepLines w:val="0"/>
              <w:widowControl w:val="0"/>
              <w:outlineLvl w:val="3"/>
              <w:rPr>
                <w:rFonts w:ascii="Verdana" w:hAnsi="Verdana"/>
                <w:sz w:val="20"/>
                <w:lang w:val="en-GB"/>
              </w:rPr>
            </w:pPr>
            <w:r>
              <w:rPr>
                <w:rFonts w:ascii="Verdana" w:hAnsi="Verdana"/>
                <w:sz w:val="20"/>
                <w:lang w:val="en-GB"/>
              </w:rPr>
              <w:t>For e</w:t>
            </w:r>
            <w:r w:rsidR="00345AA1">
              <w:rPr>
                <w:rFonts w:ascii="Verdana" w:hAnsi="Verdana"/>
                <w:sz w:val="20"/>
                <w:lang w:val="en-GB"/>
              </w:rPr>
              <w:t xml:space="preserve">xertis, a decision has been made to have a </w:t>
            </w:r>
            <w:r w:rsidR="000F2982">
              <w:rPr>
                <w:rFonts w:ascii="Verdana" w:hAnsi="Verdana"/>
                <w:sz w:val="20"/>
                <w:lang w:val="en-GB"/>
              </w:rPr>
              <w:t xml:space="preserve">6 digit </w:t>
            </w:r>
            <w:r w:rsidR="00345AA1">
              <w:rPr>
                <w:rFonts w:ascii="Verdana" w:hAnsi="Verdana"/>
                <w:sz w:val="20"/>
                <w:lang w:val="en-GB"/>
              </w:rPr>
              <w:t>numeric naming</w:t>
            </w:r>
            <w:r w:rsidR="00411619">
              <w:rPr>
                <w:rFonts w:ascii="Verdana" w:hAnsi="Verdana"/>
                <w:sz w:val="20"/>
                <w:lang w:val="en-GB"/>
              </w:rPr>
              <w:t xml:space="preserve"> convention.</w:t>
            </w:r>
          </w:p>
          <w:p w14:paraId="004CD859" w14:textId="77777777" w:rsidR="00411619" w:rsidRDefault="00411619" w:rsidP="00A45A60">
            <w:pPr>
              <w:pStyle w:val="TableText"/>
              <w:keepLines w:val="0"/>
              <w:widowControl w:val="0"/>
              <w:outlineLvl w:val="3"/>
              <w:rPr>
                <w:rFonts w:ascii="Verdana" w:hAnsi="Verdana"/>
                <w:sz w:val="20"/>
                <w:u w:val="single"/>
                <w:lang w:val="en-GB"/>
              </w:rPr>
            </w:pPr>
          </w:p>
          <w:p w14:paraId="004CD85A" w14:textId="77777777" w:rsidR="00345AA1" w:rsidRDefault="00345AA1" w:rsidP="00A45A60">
            <w:pPr>
              <w:pStyle w:val="TableText"/>
              <w:keepLines w:val="0"/>
              <w:widowControl w:val="0"/>
              <w:outlineLvl w:val="3"/>
              <w:rPr>
                <w:rFonts w:ascii="Verdana" w:hAnsi="Verdana"/>
                <w:sz w:val="20"/>
                <w:u w:val="single"/>
                <w:lang w:val="en-GB"/>
              </w:rPr>
            </w:pPr>
            <w:r w:rsidRPr="009F1B51">
              <w:rPr>
                <w:rFonts w:ascii="Verdana" w:hAnsi="Verdana"/>
                <w:sz w:val="20"/>
                <w:u w:val="single"/>
                <w:lang w:val="en-GB"/>
              </w:rPr>
              <w:t>Configuration:</w:t>
            </w:r>
          </w:p>
          <w:p w14:paraId="004CD85B" w14:textId="77777777" w:rsidR="00411619" w:rsidRDefault="00567817" w:rsidP="00A45A60">
            <w:pPr>
              <w:pStyle w:val="TableText"/>
              <w:keepLines w:val="0"/>
              <w:widowControl w:val="0"/>
              <w:outlineLvl w:val="3"/>
              <w:rPr>
                <w:rFonts w:ascii="Verdana" w:hAnsi="Verdana"/>
                <w:sz w:val="20"/>
                <w:lang w:val="en-GB"/>
              </w:rPr>
            </w:pPr>
            <w:r>
              <w:rPr>
                <w:rFonts w:ascii="Verdana" w:hAnsi="Verdana"/>
                <w:sz w:val="20"/>
                <w:lang w:val="en-GB"/>
              </w:rPr>
              <w:t>Standard Cost Centre</w:t>
            </w:r>
            <w:r w:rsidR="00411619">
              <w:rPr>
                <w:rFonts w:ascii="Verdana" w:hAnsi="Verdana"/>
                <w:sz w:val="20"/>
                <w:lang w:val="en-GB"/>
              </w:rPr>
              <w:t xml:space="preserve"> categories will be used:</w:t>
            </w:r>
          </w:p>
          <w:p w14:paraId="004CD85C" w14:textId="77777777" w:rsidR="00411619" w:rsidRDefault="00411619" w:rsidP="00A45A60">
            <w:pPr>
              <w:pStyle w:val="TableText"/>
              <w:keepLines w:val="0"/>
              <w:widowControl w:val="0"/>
              <w:outlineLvl w:val="3"/>
              <w:rPr>
                <w:rFonts w:ascii="Verdana" w:hAnsi="Verdana"/>
                <w:sz w:val="20"/>
                <w:lang w:val="en-GB"/>
              </w:rPr>
            </w:pPr>
          </w:p>
          <w:p w14:paraId="004CD85D" w14:textId="77777777" w:rsidR="00411619" w:rsidRPr="00411619" w:rsidRDefault="00411619" w:rsidP="00A45A60">
            <w:pPr>
              <w:pStyle w:val="TableText"/>
              <w:keepLines w:val="0"/>
              <w:widowControl w:val="0"/>
              <w:outlineLvl w:val="3"/>
              <w:rPr>
                <w:rFonts w:ascii="Verdana" w:hAnsi="Verdana"/>
                <w:sz w:val="20"/>
                <w:lang w:val="en-GB"/>
              </w:rPr>
            </w:pPr>
            <w:r w:rsidRPr="00411619">
              <w:rPr>
                <w:rFonts w:ascii="Verdana" w:hAnsi="Verdana"/>
                <w:sz w:val="20"/>
                <w:lang w:val="en-GB"/>
              </w:rPr>
              <w:t>9</w:t>
            </w:r>
            <w:r w:rsidRPr="00411619">
              <w:rPr>
                <w:rFonts w:ascii="Verdana" w:hAnsi="Verdana"/>
                <w:sz w:val="20"/>
                <w:lang w:val="en-GB"/>
              </w:rPr>
              <w:tab/>
              <w:t>Marketing</w:t>
            </w:r>
          </w:p>
          <w:p w14:paraId="004CD85E" w14:textId="77777777" w:rsidR="00411619" w:rsidRPr="00411619" w:rsidRDefault="00411619" w:rsidP="00A45A60">
            <w:pPr>
              <w:pStyle w:val="TableText"/>
              <w:keepLines w:val="0"/>
              <w:widowControl w:val="0"/>
              <w:outlineLvl w:val="3"/>
              <w:rPr>
                <w:rFonts w:ascii="Verdana" w:hAnsi="Verdana"/>
                <w:sz w:val="20"/>
                <w:lang w:val="en-GB"/>
              </w:rPr>
            </w:pPr>
            <w:r w:rsidRPr="00411619">
              <w:rPr>
                <w:rFonts w:ascii="Verdana" w:hAnsi="Verdana"/>
                <w:sz w:val="20"/>
                <w:lang w:val="en-GB"/>
              </w:rPr>
              <w:t>E</w:t>
            </w:r>
            <w:r w:rsidRPr="00411619">
              <w:rPr>
                <w:rFonts w:ascii="Verdana" w:hAnsi="Verdana"/>
                <w:sz w:val="20"/>
                <w:lang w:val="en-GB"/>
              </w:rPr>
              <w:tab/>
              <w:t>Development</w:t>
            </w:r>
          </w:p>
          <w:p w14:paraId="004CD85F" w14:textId="77777777" w:rsidR="00411619" w:rsidRPr="00411619" w:rsidRDefault="00411619" w:rsidP="00A45A60">
            <w:pPr>
              <w:pStyle w:val="TableText"/>
              <w:keepLines w:val="0"/>
              <w:widowControl w:val="0"/>
              <w:outlineLvl w:val="3"/>
              <w:rPr>
                <w:rFonts w:ascii="Verdana" w:hAnsi="Verdana"/>
                <w:sz w:val="20"/>
                <w:lang w:val="en-GB"/>
              </w:rPr>
            </w:pPr>
            <w:r w:rsidRPr="00411619">
              <w:rPr>
                <w:rFonts w:ascii="Verdana" w:hAnsi="Verdana"/>
                <w:sz w:val="20"/>
                <w:lang w:val="en-GB"/>
              </w:rPr>
              <w:t>F</w:t>
            </w:r>
            <w:r w:rsidRPr="00411619">
              <w:rPr>
                <w:rFonts w:ascii="Verdana" w:hAnsi="Verdana"/>
                <w:sz w:val="20"/>
                <w:lang w:val="en-GB"/>
              </w:rPr>
              <w:tab/>
              <w:t>Production</w:t>
            </w:r>
          </w:p>
          <w:p w14:paraId="004CD860" w14:textId="77777777" w:rsidR="00411619" w:rsidRPr="00411619" w:rsidRDefault="00411619" w:rsidP="00A45A60">
            <w:pPr>
              <w:pStyle w:val="TableText"/>
              <w:keepLines w:val="0"/>
              <w:widowControl w:val="0"/>
              <w:outlineLvl w:val="3"/>
              <w:rPr>
                <w:rFonts w:ascii="Verdana" w:hAnsi="Verdana"/>
                <w:sz w:val="20"/>
                <w:lang w:val="en-GB"/>
              </w:rPr>
            </w:pPr>
            <w:r w:rsidRPr="00411619">
              <w:rPr>
                <w:rFonts w:ascii="Verdana" w:hAnsi="Verdana"/>
                <w:sz w:val="20"/>
                <w:lang w:val="en-GB"/>
              </w:rPr>
              <w:t>G</w:t>
            </w:r>
            <w:r w:rsidRPr="00411619">
              <w:rPr>
                <w:rFonts w:ascii="Verdana" w:hAnsi="Verdana"/>
                <w:sz w:val="20"/>
                <w:lang w:val="en-GB"/>
              </w:rPr>
              <w:tab/>
              <w:t>Logistics</w:t>
            </w:r>
          </w:p>
          <w:p w14:paraId="004CD861" w14:textId="77777777" w:rsidR="00411619" w:rsidRPr="00411619" w:rsidRDefault="00567817" w:rsidP="00A45A60">
            <w:pPr>
              <w:pStyle w:val="TableText"/>
              <w:keepLines w:val="0"/>
              <w:widowControl w:val="0"/>
              <w:outlineLvl w:val="3"/>
              <w:rPr>
                <w:rFonts w:ascii="Verdana" w:hAnsi="Verdana"/>
                <w:sz w:val="20"/>
                <w:lang w:val="en-GB"/>
              </w:rPr>
            </w:pPr>
            <w:r>
              <w:rPr>
                <w:rFonts w:ascii="Verdana" w:hAnsi="Verdana"/>
                <w:sz w:val="20"/>
                <w:lang w:val="en-GB"/>
              </w:rPr>
              <w:t>H</w:t>
            </w:r>
            <w:r>
              <w:rPr>
                <w:rFonts w:ascii="Verdana" w:hAnsi="Verdana"/>
                <w:sz w:val="20"/>
                <w:lang w:val="en-GB"/>
              </w:rPr>
              <w:tab/>
              <w:t xml:space="preserve">Service Cost </w:t>
            </w:r>
            <w:r w:rsidR="009624BC">
              <w:rPr>
                <w:rFonts w:ascii="Verdana" w:hAnsi="Verdana"/>
                <w:sz w:val="20"/>
                <w:lang w:val="en-GB"/>
              </w:rPr>
              <w:t>C</w:t>
            </w:r>
            <w:r w:rsidR="009624BC" w:rsidRPr="00411619">
              <w:rPr>
                <w:rFonts w:ascii="Verdana" w:hAnsi="Verdana"/>
                <w:sz w:val="20"/>
                <w:lang w:val="en-GB"/>
              </w:rPr>
              <w:t>entre</w:t>
            </w:r>
          </w:p>
          <w:p w14:paraId="004CD862" w14:textId="77777777" w:rsidR="00411619" w:rsidRPr="00411619" w:rsidRDefault="00411619" w:rsidP="00A45A60">
            <w:pPr>
              <w:pStyle w:val="TableText"/>
              <w:keepLines w:val="0"/>
              <w:widowControl w:val="0"/>
              <w:outlineLvl w:val="3"/>
              <w:rPr>
                <w:rFonts w:ascii="Verdana" w:hAnsi="Verdana"/>
                <w:sz w:val="20"/>
                <w:lang w:val="en-GB"/>
              </w:rPr>
            </w:pPr>
            <w:r w:rsidRPr="00411619">
              <w:rPr>
                <w:rFonts w:ascii="Verdana" w:hAnsi="Verdana"/>
                <w:sz w:val="20"/>
                <w:lang w:val="en-GB"/>
              </w:rPr>
              <w:t>L</w:t>
            </w:r>
            <w:r w:rsidRPr="00411619">
              <w:rPr>
                <w:rFonts w:ascii="Verdana" w:hAnsi="Verdana"/>
                <w:sz w:val="20"/>
                <w:lang w:val="en-GB"/>
              </w:rPr>
              <w:tab/>
              <w:t>Management</w:t>
            </w:r>
          </w:p>
          <w:p w14:paraId="004CD863" w14:textId="77777777" w:rsidR="00411619" w:rsidRPr="00411619" w:rsidRDefault="00411619" w:rsidP="00A45A60">
            <w:pPr>
              <w:pStyle w:val="TableText"/>
              <w:keepLines w:val="0"/>
              <w:widowControl w:val="0"/>
              <w:outlineLvl w:val="3"/>
              <w:rPr>
                <w:rFonts w:ascii="Verdana" w:hAnsi="Verdana"/>
                <w:sz w:val="20"/>
                <w:lang w:val="en-GB"/>
              </w:rPr>
            </w:pPr>
            <w:r w:rsidRPr="00411619">
              <w:rPr>
                <w:rFonts w:ascii="Verdana" w:hAnsi="Verdana"/>
                <w:sz w:val="20"/>
                <w:lang w:val="en-GB"/>
              </w:rPr>
              <w:t>M</w:t>
            </w:r>
            <w:r w:rsidRPr="00411619">
              <w:rPr>
                <w:rFonts w:ascii="Verdana" w:hAnsi="Verdana"/>
                <w:sz w:val="20"/>
                <w:lang w:val="en-GB"/>
              </w:rPr>
              <w:tab/>
              <w:t>Material</w:t>
            </w:r>
          </w:p>
          <w:p w14:paraId="004CD864" w14:textId="77777777" w:rsidR="00411619" w:rsidRPr="00411619" w:rsidRDefault="00411619" w:rsidP="00A45A60">
            <w:pPr>
              <w:pStyle w:val="TableText"/>
              <w:keepLines w:val="0"/>
              <w:widowControl w:val="0"/>
              <w:outlineLvl w:val="3"/>
              <w:rPr>
                <w:rFonts w:ascii="Verdana" w:hAnsi="Verdana"/>
                <w:sz w:val="20"/>
                <w:lang w:val="en-GB"/>
              </w:rPr>
            </w:pPr>
            <w:r w:rsidRPr="00411619">
              <w:rPr>
                <w:rFonts w:ascii="Verdana" w:hAnsi="Verdana"/>
                <w:sz w:val="20"/>
                <w:lang w:val="en-GB"/>
              </w:rPr>
              <w:t>S</w:t>
            </w:r>
            <w:r w:rsidRPr="00411619">
              <w:rPr>
                <w:rFonts w:ascii="Verdana" w:hAnsi="Verdana"/>
                <w:sz w:val="20"/>
                <w:lang w:val="en-GB"/>
              </w:rPr>
              <w:tab/>
              <w:t>Social</w:t>
            </w:r>
          </w:p>
          <w:p w14:paraId="004CD865" w14:textId="77777777" w:rsidR="00411619" w:rsidRPr="00411619" w:rsidRDefault="00411619" w:rsidP="00A45A60">
            <w:pPr>
              <w:pStyle w:val="TableText"/>
              <w:keepLines w:val="0"/>
              <w:widowControl w:val="0"/>
              <w:outlineLvl w:val="3"/>
              <w:rPr>
                <w:rFonts w:ascii="Verdana" w:hAnsi="Verdana"/>
                <w:sz w:val="20"/>
                <w:lang w:val="en-GB"/>
              </w:rPr>
            </w:pPr>
            <w:r w:rsidRPr="00411619">
              <w:rPr>
                <w:rFonts w:ascii="Verdana" w:hAnsi="Verdana"/>
                <w:sz w:val="20"/>
                <w:lang w:val="en-GB"/>
              </w:rPr>
              <w:t>V</w:t>
            </w:r>
            <w:r w:rsidRPr="00411619">
              <w:rPr>
                <w:rFonts w:ascii="Verdana" w:hAnsi="Verdana"/>
                <w:sz w:val="20"/>
                <w:lang w:val="en-GB"/>
              </w:rPr>
              <w:tab/>
              <w:t>Sales</w:t>
            </w:r>
          </w:p>
          <w:p w14:paraId="004CD866" w14:textId="77777777" w:rsidR="00411619" w:rsidRDefault="00411619" w:rsidP="00A45A60">
            <w:pPr>
              <w:pStyle w:val="TableText"/>
              <w:keepLines w:val="0"/>
              <w:widowControl w:val="0"/>
              <w:outlineLvl w:val="3"/>
              <w:rPr>
                <w:rFonts w:ascii="Verdana" w:hAnsi="Verdana"/>
                <w:sz w:val="20"/>
                <w:lang w:val="en-GB"/>
              </w:rPr>
            </w:pPr>
            <w:r w:rsidRPr="00411619">
              <w:rPr>
                <w:rFonts w:ascii="Verdana" w:hAnsi="Verdana"/>
                <w:sz w:val="20"/>
                <w:lang w:val="en-GB"/>
              </w:rPr>
              <w:t>W</w:t>
            </w:r>
            <w:r w:rsidRPr="00411619">
              <w:rPr>
                <w:rFonts w:ascii="Verdana" w:hAnsi="Verdana"/>
                <w:sz w:val="20"/>
                <w:lang w:val="en-GB"/>
              </w:rPr>
              <w:tab/>
              <w:t>Administration</w:t>
            </w:r>
          </w:p>
          <w:p w14:paraId="004CD867" w14:textId="77777777" w:rsidR="00411619" w:rsidRDefault="00411619" w:rsidP="00A45A60">
            <w:pPr>
              <w:pStyle w:val="TableText"/>
              <w:keepLines w:val="0"/>
              <w:widowControl w:val="0"/>
              <w:outlineLvl w:val="3"/>
              <w:rPr>
                <w:rFonts w:ascii="Verdana" w:hAnsi="Verdana"/>
                <w:sz w:val="20"/>
                <w:lang w:val="en-GB"/>
              </w:rPr>
            </w:pPr>
          </w:p>
          <w:p w14:paraId="004CD868" w14:textId="77777777" w:rsidR="00FB5E76" w:rsidRDefault="00411619" w:rsidP="00A45A60">
            <w:pPr>
              <w:pStyle w:val="TableText"/>
              <w:keepLines w:val="0"/>
              <w:widowControl w:val="0"/>
              <w:outlineLvl w:val="3"/>
              <w:rPr>
                <w:rFonts w:ascii="Verdana" w:hAnsi="Verdana"/>
                <w:sz w:val="20"/>
                <w:lang w:val="en-GB"/>
              </w:rPr>
            </w:pPr>
            <w:r>
              <w:rPr>
                <w:rFonts w:ascii="Verdana" w:hAnsi="Verdana"/>
                <w:sz w:val="20"/>
                <w:lang w:val="en-GB"/>
              </w:rPr>
              <w:t>Note tha</w:t>
            </w:r>
            <w:r w:rsidR="00FB5E76">
              <w:rPr>
                <w:rFonts w:ascii="Verdana" w:hAnsi="Verdana"/>
                <w:sz w:val="20"/>
                <w:lang w:val="en-GB"/>
              </w:rPr>
              <w:t>t</w:t>
            </w:r>
            <w:r w:rsidR="00804C1A">
              <w:rPr>
                <w:rFonts w:ascii="Verdana" w:hAnsi="Verdana"/>
                <w:sz w:val="20"/>
                <w:lang w:val="en-GB"/>
              </w:rPr>
              <w:t xml:space="preserve"> these</w:t>
            </w:r>
            <w:r w:rsidR="00FB5E76">
              <w:rPr>
                <w:rFonts w:ascii="Verdana" w:hAnsi="Verdana"/>
                <w:sz w:val="20"/>
                <w:lang w:val="en-GB"/>
              </w:rPr>
              <w:t xml:space="preserve"> settings </w:t>
            </w:r>
            <w:r w:rsidR="00804C1A">
              <w:rPr>
                <w:rFonts w:ascii="Verdana" w:hAnsi="Verdana"/>
                <w:sz w:val="20"/>
                <w:lang w:val="en-GB"/>
              </w:rPr>
              <w:t xml:space="preserve">control </w:t>
            </w:r>
            <w:r w:rsidR="00804C1A">
              <w:rPr>
                <w:rFonts w:ascii="Verdana" w:hAnsi="Verdana"/>
                <w:sz w:val="20"/>
                <w:lang w:val="en-GB"/>
              </w:rPr>
              <w:lastRenderedPageBreak/>
              <w:t>the defaults for transactional postings in the cost centre master record. E.g. when creating a cost centre with category F, revenue posting are blocked.</w:t>
            </w:r>
          </w:p>
          <w:p w14:paraId="004CD869" w14:textId="77777777" w:rsidR="00737F83" w:rsidRDefault="00737F83" w:rsidP="00A45A60">
            <w:pPr>
              <w:pStyle w:val="TableText"/>
              <w:keepLines w:val="0"/>
              <w:widowControl w:val="0"/>
              <w:outlineLvl w:val="3"/>
              <w:rPr>
                <w:rFonts w:ascii="Verdana" w:hAnsi="Verdana"/>
                <w:sz w:val="20"/>
                <w:lang w:val="en-GB"/>
              </w:rPr>
            </w:pPr>
          </w:p>
          <w:p w14:paraId="004CD86A" w14:textId="77777777" w:rsidR="00737F83" w:rsidRDefault="00737F83" w:rsidP="00A45A60">
            <w:pPr>
              <w:pStyle w:val="TableText"/>
              <w:keepLines w:val="0"/>
              <w:widowControl w:val="0"/>
              <w:outlineLvl w:val="3"/>
              <w:rPr>
                <w:rFonts w:ascii="Verdana" w:hAnsi="Verdana"/>
                <w:sz w:val="20"/>
                <w:lang w:val="en-GB"/>
              </w:rPr>
            </w:pPr>
            <w:r>
              <w:rPr>
                <w:rFonts w:ascii="Verdana" w:hAnsi="Verdana"/>
                <w:sz w:val="20"/>
                <w:lang w:val="en-GB"/>
              </w:rPr>
              <w:t>If during the Realisation phase, a requirement is identified for a different cost centre category</w:t>
            </w:r>
            <w:r w:rsidR="00455825">
              <w:rPr>
                <w:rFonts w:ascii="Verdana" w:hAnsi="Verdana"/>
                <w:sz w:val="20"/>
                <w:lang w:val="en-GB"/>
              </w:rPr>
              <w:t>, this will be configured.</w:t>
            </w:r>
          </w:p>
          <w:p w14:paraId="004CD86B" w14:textId="77777777" w:rsidR="00B12A8A" w:rsidRDefault="00B12A8A" w:rsidP="00A45A60">
            <w:pPr>
              <w:pStyle w:val="TableText"/>
              <w:keepLines w:val="0"/>
              <w:widowControl w:val="0"/>
              <w:outlineLvl w:val="3"/>
              <w:rPr>
                <w:rFonts w:ascii="Verdana" w:hAnsi="Verdana"/>
                <w:sz w:val="20"/>
                <w:lang w:val="en-GB"/>
              </w:rPr>
            </w:pPr>
          </w:p>
          <w:p w14:paraId="004CD86C" w14:textId="77777777" w:rsidR="00B12A8A" w:rsidRPr="00B12A8A" w:rsidRDefault="00B12A8A" w:rsidP="00A45A60">
            <w:pPr>
              <w:pStyle w:val="TableText"/>
              <w:keepLines w:val="0"/>
              <w:widowControl w:val="0"/>
              <w:outlineLvl w:val="3"/>
              <w:rPr>
                <w:rFonts w:ascii="Verdana" w:hAnsi="Verdana"/>
                <w:sz w:val="20"/>
                <w:u w:val="single"/>
                <w:lang w:val="en-GB"/>
              </w:rPr>
            </w:pPr>
            <w:r w:rsidRPr="00B12A8A">
              <w:rPr>
                <w:rFonts w:ascii="Verdana" w:hAnsi="Verdana"/>
                <w:sz w:val="20"/>
                <w:u w:val="single"/>
                <w:lang w:val="en-GB"/>
              </w:rPr>
              <w:t>WRICEF:</w:t>
            </w:r>
          </w:p>
          <w:p w14:paraId="004CD86D" w14:textId="77777777" w:rsidR="00B12A8A" w:rsidRDefault="00B12A8A" w:rsidP="00A45A60">
            <w:pPr>
              <w:pStyle w:val="TableText"/>
              <w:keepLines w:val="0"/>
              <w:widowControl w:val="0"/>
              <w:outlineLvl w:val="3"/>
              <w:rPr>
                <w:rFonts w:ascii="Verdana" w:hAnsi="Verdana"/>
                <w:sz w:val="20"/>
                <w:lang w:val="en-GB"/>
              </w:rPr>
            </w:pPr>
            <w:r>
              <w:rPr>
                <w:rFonts w:ascii="Verdana" w:hAnsi="Verdana"/>
                <w:sz w:val="20"/>
                <w:lang w:val="en-GB"/>
              </w:rPr>
              <w:t>N/A</w:t>
            </w:r>
          </w:p>
          <w:p w14:paraId="004CD86E" w14:textId="77777777" w:rsidR="00B12A8A" w:rsidRPr="009F1B51" w:rsidRDefault="00B12A8A" w:rsidP="00A45A60">
            <w:pPr>
              <w:pStyle w:val="TableText"/>
              <w:keepLines w:val="0"/>
              <w:widowControl w:val="0"/>
              <w:outlineLvl w:val="3"/>
              <w:rPr>
                <w:rFonts w:ascii="Verdana" w:hAnsi="Verdana"/>
                <w:sz w:val="20"/>
                <w:lang w:val="en-GB"/>
              </w:rPr>
            </w:pPr>
          </w:p>
        </w:tc>
        <w:tc>
          <w:tcPr>
            <w:tcW w:w="1642" w:type="dxa"/>
          </w:tcPr>
          <w:p w14:paraId="004CD86F" w14:textId="77777777" w:rsidR="009F1B51" w:rsidRPr="002D43F6" w:rsidRDefault="009F1B51" w:rsidP="00A45A60">
            <w:pPr>
              <w:pStyle w:val="TableText"/>
              <w:keepLines w:val="0"/>
              <w:widowControl w:val="0"/>
              <w:rPr>
                <w:rFonts w:ascii="Verdana" w:hAnsi="Verdana"/>
                <w:sz w:val="20"/>
              </w:rPr>
            </w:pPr>
          </w:p>
        </w:tc>
      </w:tr>
    </w:tbl>
    <w:p w14:paraId="004CD871" w14:textId="77777777" w:rsidR="00AE4101" w:rsidRDefault="00AE4101" w:rsidP="00A45A60">
      <w:pPr>
        <w:widowControl w:val="0"/>
        <w:tabs>
          <w:tab w:val="num" w:pos="1080"/>
        </w:tabs>
        <w:spacing w:before="60" w:afterLines="60" w:after="144"/>
        <w:rPr>
          <w:rFonts w:cs="Arial"/>
        </w:rPr>
      </w:pPr>
    </w:p>
    <w:p w14:paraId="004CD872" w14:textId="77777777" w:rsidR="00DE67B7" w:rsidRPr="00527BF0" w:rsidRDefault="009F1B51" w:rsidP="00A45A60">
      <w:pPr>
        <w:widowControl w:val="0"/>
        <w:tabs>
          <w:tab w:val="num" w:pos="1080"/>
        </w:tabs>
        <w:spacing w:before="60" w:afterLines="60" w:after="144"/>
        <w:rPr>
          <w:lang w:val="en-GB"/>
        </w:rPr>
      </w:pPr>
      <w:r w:rsidRPr="009F1B51">
        <w:rPr>
          <w:rFonts w:cs="Arial"/>
        </w:rPr>
        <w:t>Any additional necessary design information which is process</w:t>
      </w:r>
      <w:r w:rsidR="00AE4101">
        <w:rPr>
          <w:rFonts w:cs="Arial"/>
        </w:rPr>
        <w:t>- or data-specific is described</w:t>
      </w:r>
      <w:r w:rsidRPr="009F1B51">
        <w:rPr>
          <w:rFonts w:cs="Arial"/>
        </w:rPr>
        <w:t xml:space="preserve"> </w:t>
      </w:r>
      <w:r w:rsidR="00AE4101">
        <w:rPr>
          <w:rFonts w:cs="Arial"/>
        </w:rPr>
        <w:t xml:space="preserve">in the </w:t>
      </w:r>
      <w:r w:rsidRPr="009F1B51">
        <w:rPr>
          <w:rFonts w:cs="Arial"/>
        </w:rPr>
        <w:t>sections below</w:t>
      </w:r>
      <w:r w:rsidR="00A77367">
        <w:rPr>
          <w:rFonts w:cs="Arial"/>
        </w:rPr>
        <w:t>.</w:t>
      </w:r>
    </w:p>
    <w:p w14:paraId="004CD873" w14:textId="77777777" w:rsidR="00DE67B7" w:rsidRPr="00527BF0" w:rsidRDefault="00DE67B7" w:rsidP="00A45A60">
      <w:pPr>
        <w:widowControl w:val="0"/>
        <w:rPr>
          <w:lang w:val="en-GB"/>
        </w:rPr>
      </w:pPr>
    </w:p>
    <w:p w14:paraId="004CD874" w14:textId="77777777" w:rsidR="00567817" w:rsidRDefault="00567817" w:rsidP="00A45A60">
      <w:pPr>
        <w:pStyle w:val="Heading1"/>
        <w:keepNext w:val="0"/>
        <w:widowControl w:val="0"/>
        <w:rPr>
          <w:lang w:val="en-GB"/>
        </w:rPr>
        <w:sectPr w:rsidR="00567817" w:rsidSect="00B12A8A">
          <w:pgSz w:w="16838" w:h="11906" w:orient="landscape" w:code="9"/>
          <w:pgMar w:top="1843" w:right="1418" w:bottom="1418" w:left="2659" w:header="709" w:footer="357" w:gutter="0"/>
          <w:cols w:space="708"/>
          <w:docGrid w:linePitch="360"/>
        </w:sectPr>
      </w:pPr>
    </w:p>
    <w:p w14:paraId="004CD875" w14:textId="77777777" w:rsidR="00DE67B7" w:rsidRPr="00527BF0" w:rsidRDefault="002B3F1D" w:rsidP="00A45A60">
      <w:pPr>
        <w:pStyle w:val="Heading1"/>
        <w:keepNext w:val="0"/>
        <w:widowControl w:val="0"/>
        <w:rPr>
          <w:lang w:val="en-GB"/>
        </w:rPr>
      </w:pPr>
      <w:bookmarkStart w:id="53" w:name="_Toc421089900"/>
      <w:r>
        <w:rPr>
          <w:lang w:val="en-GB"/>
        </w:rPr>
        <w:lastRenderedPageBreak/>
        <w:t>Controlling</w:t>
      </w:r>
      <w:r w:rsidR="00DE67B7" w:rsidRPr="00527BF0">
        <w:rPr>
          <w:lang w:val="en-GB"/>
        </w:rPr>
        <w:t xml:space="preserve"> Master Data</w:t>
      </w:r>
      <w:bookmarkEnd w:id="53"/>
    </w:p>
    <w:p w14:paraId="004CD876" w14:textId="77777777" w:rsidR="00DE67B7" w:rsidRPr="00527BF0" w:rsidRDefault="00DE67B7" w:rsidP="00A45A60">
      <w:pPr>
        <w:widowControl w:val="0"/>
        <w:rPr>
          <w:lang w:val="en-GB"/>
        </w:rPr>
      </w:pPr>
    </w:p>
    <w:p w14:paraId="004CD877" w14:textId="77777777" w:rsidR="00DE67B7" w:rsidRPr="00527BF0" w:rsidRDefault="00DE67B7" w:rsidP="00A45A60">
      <w:pPr>
        <w:widowControl w:val="0"/>
        <w:rPr>
          <w:lang w:val="en-GB"/>
        </w:rPr>
      </w:pPr>
      <w:r w:rsidRPr="00527BF0">
        <w:rPr>
          <w:lang w:val="en-GB"/>
        </w:rPr>
        <w:t>The key</w:t>
      </w:r>
      <w:r w:rsidR="001209EE">
        <w:rPr>
          <w:lang w:val="en-GB"/>
        </w:rPr>
        <w:t xml:space="preserve"> data objects used within the Controlling </w:t>
      </w:r>
      <w:r w:rsidRPr="00527BF0">
        <w:rPr>
          <w:lang w:val="en-GB"/>
        </w:rPr>
        <w:t>process</w:t>
      </w:r>
      <w:r w:rsidR="008046BA" w:rsidRPr="00527BF0">
        <w:rPr>
          <w:lang w:val="en-GB"/>
        </w:rPr>
        <w:t xml:space="preserve"> a</w:t>
      </w:r>
      <w:r w:rsidRPr="00527BF0">
        <w:rPr>
          <w:lang w:val="en-GB"/>
        </w:rPr>
        <w:t xml:space="preserve">re listed below. Note though that a separate Blueprint document has been created to provide </w:t>
      </w:r>
      <w:r w:rsidR="008046BA" w:rsidRPr="00527BF0">
        <w:rPr>
          <w:lang w:val="en-GB"/>
        </w:rPr>
        <w:t xml:space="preserve">a </w:t>
      </w:r>
      <w:r w:rsidRPr="00527BF0">
        <w:rPr>
          <w:lang w:val="en-GB"/>
        </w:rPr>
        <w:t xml:space="preserve">detailed </w:t>
      </w:r>
      <w:r w:rsidR="008046BA" w:rsidRPr="00527BF0">
        <w:rPr>
          <w:lang w:val="en-GB"/>
        </w:rPr>
        <w:t>view of the Master Data solution. The list below is provided therefore only to he</w:t>
      </w:r>
      <w:r w:rsidR="00527BF0">
        <w:rPr>
          <w:lang w:val="en-GB"/>
        </w:rPr>
        <w:t>lp identify the k</w:t>
      </w:r>
      <w:r w:rsidR="000A36EE">
        <w:rPr>
          <w:lang w:val="en-GB"/>
        </w:rPr>
        <w:t>ey master data objects withi</w:t>
      </w:r>
      <w:r w:rsidR="00527BF0">
        <w:rPr>
          <w:lang w:val="en-GB"/>
        </w:rPr>
        <w:t>n the</w:t>
      </w:r>
      <w:r w:rsidR="001209EE">
        <w:rPr>
          <w:lang w:val="en-GB"/>
        </w:rPr>
        <w:t xml:space="preserve"> Controlling</w:t>
      </w:r>
      <w:r w:rsidR="004E07DA">
        <w:rPr>
          <w:lang w:val="en-GB"/>
        </w:rPr>
        <w:t xml:space="preserve"> module</w:t>
      </w:r>
      <w:r w:rsidR="008046BA" w:rsidRPr="00527BF0">
        <w:rPr>
          <w:lang w:val="en-GB"/>
        </w:rPr>
        <w:t>.</w:t>
      </w:r>
    </w:p>
    <w:p w14:paraId="004CD878" w14:textId="77777777" w:rsidR="00DE67B7" w:rsidRPr="00527BF0" w:rsidRDefault="00DE67B7" w:rsidP="00A45A60">
      <w:pPr>
        <w:widowControl w:val="0"/>
        <w:rPr>
          <w:lang w:val="en-GB"/>
        </w:rPr>
      </w:pPr>
    </w:p>
    <w:p w14:paraId="004CD879" w14:textId="77777777" w:rsidR="00DE67B7" w:rsidRPr="00527BF0" w:rsidRDefault="00567817" w:rsidP="00A45A60">
      <w:pPr>
        <w:pStyle w:val="Heading2"/>
        <w:widowControl w:val="0"/>
        <w:spacing w:before="480"/>
        <w:jc w:val="both"/>
        <w:rPr>
          <w:lang w:val="en-GB"/>
        </w:rPr>
      </w:pPr>
      <w:bookmarkStart w:id="54" w:name="_Toc421089901"/>
      <w:r>
        <w:rPr>
          <w:lang w:val="en-GB"/>
        </w:rPr>
        <w:t>Profit Centre</w:t>
      </w:r>
      <w:r w:rsidR="002B3F1D">
        <w:rPr>
          <w:lang w:val="en-GB"/>
        </w:rPr>
        <w:t>s</w:t>
      </w:r>
      <w:bookmarkEnd w:id="54"/>
    </w:p>
    <w:p w14:paraId="004CD87A" w14:textId="77777777" w:rsidR="00DE67B7" w:rsidRPr="00527BF0" w:rsidRDefault="00DE67B7" w:rsidP="00A45A60">
      <w:pPr>
        <w:widowControl w:val="0"/>
        <w:rPr>
          <w:lang w:val="en-GB"/>
        </w:rPr>
      </w:pPr>
    </w:p>
    <w:p w14:paraId="004CD87B" w14:textId="77777777" w:rsidR="007B7999" w:rsidRDefault="00567817" w:rsidP="00A45A60">
      <w:pPr>
        <w:widowControl w:val="0"/>
      </w:pPr>
      <w:r>
        <w:t>Profit Centre</w:t>
      </w:r>
      <w:r w:rsidR="007B7999" w:rsidRPr="000E0B95">
        <w:t xml:space="preserve">s will be used to split P&amp;L postings within </w:t>
      </w:r>
      <w:r w:rsidR="001209EE">
        <w:t xml:space="preserve">each </w:t>
      </w:r>
      <w:r>
        <w:t>Company Code</w:t>
      </w:r>
      <w:r w:rsidR="007B7999">
        <w:t xml:space="preserve">. </w:t>
      </w:r>
      <w:r w:rsidR="007B7999" w:rsidRPr="000E0B95">
        <w:t xml:space="preserve">Each </w:t>
      </w:r>
      <w:r>
        <w:t>Profit Centre</w:t>
      </w:r>
      <w:r w:rsidR="007B7999" w:rsidRPr="000E0B95">
        <w:t xml:space="preserve"> will represent a </w:t>
      </w:r>
      <w:r w:rsidR="007B7999">
        <w:t xml:space="preserve">single or group of </w:t>
      </w:r>
      <w:r>
        <w:t>Cost Centre</w:t>
      </w:r>
      <w:r w:rsidR="007B7999">
        <w:t xml:space="preserve">s.  </w:t>
      </w:r>
    </w:p>
    <w:p w14:paraId="004CD87C" w14:textId="77777777" w:rsidR="00567817" w:rsidRPr="00567817" w:rsidRDefault="00567817" w:rsidP="00A45A60">
      <w:pPr>
        <w:widowControl w:val="0"/>
      </w:pPr>
    </w:p>
    <w:p w14:paraId="004CD87D" w14:textId="77777777" w:rsidR="00567817" w:rsidRDefault="00567817" w:rsidP="00A45A60">
      <w:pPr>
        <w:widowControl w:val="0"/>
        <w:tabs>
          <w:tab w:val="left" w:pos="2011"/>
        </w:tabs>
      </w:pPr>
    </w:p>
    <w:p w14:paraId="004CD87E" w14:textId="77777777" w:rsidR="00A9328D" w:rsidRDefault="00A9328D" w:rsidP="00A45A60">
      <w:pPr>
        <w:pStyle w:val="Heading3"/>
        <w:keepNext w:val="0"/>
        <w:widowControl w:val="0"/>
        <w:numPr>
          <w:ilvl w:val="0"/>
          <w:numId w:val="0"/>
        </w:numPr>
        <w:sectPr w:rsidR="00A9328D" w:rsidSect="00A9328D">
          <w:pgSz w:w="11906" w:h="16838" w:code="9"/>
          <w:pgMar w:top="2659" w:right="1418" w:bottom="1418" w:left="1418" w:header="709" w:footer="357" w:gutter="0"/>
          <w:cols w:space="708"/>
          <w:docGrid w:linePitch="360"/>
        </w:sectPr>
      </w:pPr>
    </w:p>
    <w:p w14:paraId="004CD87F" w14:textId="77777777" w:rsidR="008835DB" w:rsidRDefault="00567817" w:rsidP="00A45A60">
      <w:pPr>
        <w:pStyle w:val="Heading3"/>
        <w:keepNext w:val="0"/>
        <w:widowControl w:val="0"/>
      </w:pPr>
      <w:bookmarkStart w:id="55" w:name="_Toc421089902"/>
      <w:r>
        <w:lastRenderedPageBreak/>
        <w:t>Profit Centre</w:t>
      </w:r>
      <w:r w:rsidR="008835DB">
        <w:t xml:space="preserve"> Creation Process</w:t>
      </w:r>
      <w:r w:rsidR="00562B6B">
        <w:t xml:space="preserve"> (FIN-01.04)</w:t>
      </w:r>
      <w:bookmarkEnd w:id="55"/>
    </w:p>
    <w:p w14:paraId="004CD880" w14:textId="77777777" w:rsidR="008835DB" w:rsidRDefault="008835DB" w:rsidP="00A45A60">
      <w:pPr>
        <w:widowControl w:val="0"/>
      </w:pPr>
    </w:p>
    <w:p w14:paraId="004CD881" w14:textId="77777777" w:rsidR="008835DB" w:rsidRDefault="008835DB" w:rsidP="00A45A60">
      <w:pPr>
        <w:widowControl w:val="0"/>
      </w:pPr>
      <w:r>
        <w:t xml:space="preserve">The process for creating the </w:t>
      </w:r>
      <w:r w:rsidR="00567817">
        <w:t>Profit Centre</w:t>
      </w:r>
      <w:r>
        <w:t xml:space="preserve"> Master Data will be as follows:</w:t>
      </w:r>
    </w:p>
    <w:p w14:paraId="004CD882" w14:textId="77777777" w:rsidR="008835DB" w:rsidRDefault="008835DB" w:rsidP="00A45A60">
      <w:pPr>
        <w:widowControl w:val="0"/>
      </w:pPr>
    </w:p>
    <w:p w14:paraId="004CD883" w14:textId="77777777" w:rsidR="008835DB" w:rsidRDefault="00567817" w:rsidP="00A45A60">
      <w:pPr>
        <w:widowControl w:val="0"/>
      </w:pPr>
      <w:r>
        <w:object w:dxaOrig="15735" w:dyaOrig="10471" w14:anchorId="004CE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8pt;height:366.9pt" o:ole="">
            <v:imagedata r:id="rId13" o:title=""/>
          </v:shape>
          <o:OLEObject Type="Embed" ProgID="Visio.Drawing.15" ShapeID="_x0000_i1025" DrawAspect="Content" ObjectID="_1557727758" r:id="rId14"/>
        </w:object>
      </w:r>
    </w:p>
    <w:p w14:paraId="004CD884" w14:textId="77777777" w:rsidR="008835DB" w:rsidRDefault="008835DB" w:rsidP="00A45A60">
      <w:pPr>
        <w:widowControl w:val="0"/>
      </w:pPr>
    </w:p>
    <w:p w14:paraId="004CD885" w14:textId="77777777" w:rsidR="008835DB" w:rsidRDefault="008835DB" w:rsidP="00A45A60">
      <w:pPr>
        <w:widowControl w:val="0"/>
      </w:pPr>
    </w:p>
    <w:p w14:paraId="004CD886" w14:textId="77777777" w:rsidR="005B4E28" w:rsidRDefault="005B4E28" w:rsidP="00A45A60">
      <w:pPr>
        <w:widowControl w:val="0"/>
      </w:pPr>
    </w:p>
    <w:p w14:paraId="004CD887" w14:textId="77777777" w:rsidR="005B4E28" w:rsidRDefault="005B4E28" w:rsidP="00A45A60">
      <w:pPr>
        <w:widowControl w:val="0"/>
      </w:pPr>
    </w:p>
    <w:tbl>
      <w:tblPr>
        <w:tblW w:w="12221" w:type="dxa"/>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582"/>
        <w:gridCol w:w="3969"/>
        <w:gridCol w:w="5670"/>
      </w:tblGrid>
      <w:tr w:rsidR="005452CD" w:rsidRPr="00FE0519" w14:paraId="004CD88B" w14:textId="77777777" w:rsidTr="000D63AA">
        <w:trPr>
          <w:tblHeader/>
        </w:trPr>
        <w:tc>
          <w:tcPr>
            <w:tcW w:w="2582" w:type="dxa"/>
            <w:tcBorders>
              <w:top w:val="single" w:sz="4" w:space="0" w:color="auto"/>
              <w:left w:val="single" w:sz="4" w:space="0" w:color="auto"/>
              <w:bottom w:val="single" w:sz="4" w:space="0" w:color="auto"/>
              <w:right w:val="single" w:sz="4" w:space="0" w:color="auto"/>
            </w:tcBorders>
            <w:shd w:val="clear" w:color="auto" w:fill="FF0000"/>
          </w:tcPr>
          <w:p w14:paraId="004CD888" w14:textId="77777777" w:rsidR="005452CD" w:rsidRPr="00ED2B51" w:rsidRDefault="005452CD"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 xml:space="preserve">Process Flow Summary – Step </w:t>
            </w:r>
            <w:r w:rsidRPr="00ED2B51">
              <w:rPr>
                <w:rFonts w:ascii="Verdana" w:hAnsi="Verdana"/>
                <w:color w:val="FFFFFF" w:themeColor="background1"/>
                <w:sz w:val="20"/>
              </w:rPr>
              <w:t>No.</w:t>
            </w:r>
          </w:p>
        </w:tc>
        <w:tc>
          <w:tcPr>
            <w:tcW w:w="3969" w:type="dxa"/>
            <w:tcBorders>
              <w:top w:val="single" w:sz="4" w:space="0" w:color="auto"/>
              <w:left w:val="single" w:sz="4" w:space="0" w:color="auto"/>
              <w:bottom w:val="single" w:sz="4" w:space="0" w:color="auto"/>
              <w:right w:val="single" w:sz="4" w:space="0" w:color="auto"/>
            </w:tcBorders>
            <w:shd w:val="clear" w:color="auto" w:fill="FF0000"/>
          </w:tcPr>
          <w:p w14:paraId="004CD889" w14:textId="77777777" w:rsidR="005452CD" w:rsidRPr="00ED2B51" w:rsidRDefault="005452CD" w:rsidP="00A45A60">
            <w:pPr>
              <w:pStyle w:val="TableHeading"/>
              <w:keepLines w:val="0"/>
              <w:widowControl w:val="0"/>
              <w:rPr>
                <w:rFonts w:ascii="Verdana" w:hAnsi="Verdana"/>
                <w:color w:val="FFFFFF" w:themeColor="background1"/>
                <w:sz w:val="20"/>
              </w:rPr>
            </w:pPr>
            <w:r w:rsidRPr="003E3703">
              <w:rPr>
                <w:rFonts w:ascii="Verdana" w:hAnsi="Verdana"/>
                <w:color w:val="FFFFFF" w:themeColor="background1"/>
                <w:sz w:val="20"/>
              </w:rPr>
              <w:t>Description of Process</w:t>
            </w:r>
          </w:p>
        </w:tc>
        <w:tc>
          <w:tcPr>
            <w:tcW w:w="5670" w:type="dxa"/>
            <w:tcBorders>
              <w:top w:val="single" w:sz="4" w:space="0" w:color="auto"/>
              <w:left w:val="single" w:sz="4" w:space="0" w:color="auto"/>
              <w:bottom w:val="single" w:sz="4" w:space="0" w:color="auto"/>
              <w:right w:val="single" w:sz="4" w:space="0" w:color="auto"/>
            </w:tcBorders>
            <w:shd w:val="clear" w:color="auto" w:fill="FF0000"/>
          </w:tcPr>
          <w:p w14:paraId="004CD88A" w14:textId="77777777" w:rsidR="005452CD" w:rsidRPr="00ED2B51" w:rsidRDefault="005452CD"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Solution Summary</w:t>
            </w:r>
          </w:p>
        </w:tc>
      </w:tr>
      <w:tr w:rsidR="005452CD" w:rsidRPr="00FE0519" w14:paraId="004CD88F" w14:textId="77777777" w:rsidTr="000D63AA">
        <w:trPr>
          <w:trHeight w:hRule="exact" w:val="60"/>
          <w:tblHeader/>
        </w:trPr>
        <w:tc>
          <w:tcPr>
            <w:tcW w:w="2582" w:type="dxa"/>
            <w:tcBorders>
              <w:top w:val="single" w:sz="4" w:space="0" w:color="auto"/>
              <w:left w:val="nil"/>
              <w:bottom w:val="single" w:sz="6" w:space="0" w:color="auto"/>
              <w:right w:val="nil"/>
            </w:tcBorders>
            <w:shd w:val="pct50" w:color="auto" w:fill="auto"/>
          </w:tcPr>
          <w:p w14:paraId="004CD88C" w14:textId="77777777" w:rsidR="005452CD" w:rsidRPr="00FE0519" w:rsidRDefault="005452CD" w:rsidP="00A45A60">
            <w:pPr>
              <w:pStyle w:val="TableText"/>
              <w:keepLines w:val="0"/>
              <w:widowControl w:val="0"/>
              <w:rPr>
                <w:rFonts w:ascii="Verdana" w:hAnsi="Verdana"/>
                <w:sz w:val="20"/>
              </w:rPr>
            </w:pPr>
          </w:p>
        </w:tc>
        <w:tc>
          <w:tcPr>
            <w:tcW w:w="3969" w:type="dxa"/>
            <w:tcBorders>
              <w:top w:val="single" w:sz="4" w:space="0" w:color="auto"/>
              <w:left w:val="nil"/>
              <w:bottom w:val="single" w:sz="6" w:space="0" w:color="auto"/>
              <w:right w:val="nil"/>
            </w:tcBorders>
            <w:shd w:val="pct50" w:color="auto" w:fill="auto"/>
          </w:tcPr>
          <w:p w14:paraId="004CD88D" w14:textId="77777777" w:rsidR="005452CD" w:rsidRPr="00FE0519" w:rsidRDefault="005452CD" w:rsidP="00A45A60">
            <w:pPr>
              <w:pStyle w:val="TableText"/>
              <w:keepLines w:val="0"/>
              <w:widowControl w:val="0"/>
              <w:rPr>
                <w:rFonts w:ascii="Verdana" w:hAnsi="Verdana"/>
                <w:sz w:val="20"/>
              </w:rPr>
            </w:pPr>
          </w:p>
        </w:tc>
        <w:tc>
          <w:tcPr>
            <w:tcW w:w="5670" w:type="dxa"/>
            <w:tcBorders>
              <w:top w:val="single" w:sz="4" w:space="0" w:color="auto"/>
              <w:left w:val="nil"/>
              <w:bottom w:val="single" w:sz="6" w:space="0" w:color="auto"/>
              <w:right w:val="nil"/>
            </w:tcBorders>
            <w:shd w:val="pct50" w:color="auto" w:fill="auto"/>
          </w:tcPr>
          <w:p w14:paraId="004CD88E" w14:textId="77777777" w:rsidR="005452CD" w:rsidRPr="00FE0519" w:rsidRDefault="005452CD" w:rsidP="00A45A60">
            <w:pPr>
              <w:pStyle w:val="TableText"/>
              <w:keepLines w:val="0"/>
              <w:widowControl w:val="0"/>
              <w:rPr>
                <w:rFonts w:ascii="Verdana" w:hAnsi="Verdana"/>
                <w:sz w:val="20"/>
              </w:rPr>
            </w:pPr>
          </w:p>
        </w:tc>
      </w:tr>
      <w:tr w:rsidR="005452CD" w:rsidRPr="00FE0519" w14:paraId="004CD893" w14:textId="77777777" w:rsidTr="000D63AA">
        <w:tc>
          <w:tcPr>
            <w:tcW w:w="2582" w:type="dxa"/>
            <w:tcBorders>
              <w:top w:val="nil"/>
            </w:tcBorders>
          </w:tcPr>
          <w:p w14:paraId="004CD890" w14:textId="77777777" w:rsidR="005452CD" w:rsidRPr="00FE0519" w:rsidRDefault="005452CD" w:rsidP="00A45A60">
            <w:pPr>
              <w:widowControl w:val="0"/>
              <w:jc w:val="left"/>
              <w:rPr>
                <w:b/>
              </w:rPr>
            </w:pPr>
            <w:r>
              <w:rPr>
                <w:b/>
              </w:rPr>
              <w:t>FIN-01.04 – step 1</w:t>
            </w:r>
          </w:p>
        </w:tc>
        <w:tc>
          <w:tcPr>
            <w:tcW w:w="3969" w:type="dxa"/>
            <w:tcBorders>
              <w:top w:val="nil"/>
            </w:tcBorders>
          </w:tcPr>
          <w:p w14:paraId="004CD891" w14:textId="77777777" w:rsidR="005452CD" w:rsidRPr="00FE0519" w:rsidRDefault="00C169E4" w:rsidP="00A45A60">
            <w:pPr>
              <w:widowControl w:val="0"/>
              <w:jc w:val="left"/>
            </w:pPr>
            <w:r>
              <w:t>New team created in the e</w:t>
            </w:r>
            <w:r w:rsidR="008F1B9D">
              <w:t xml:space="preserve">xertis business which will be revenue generating. </w:t>
            </w:r>
          </w:p>
        </w:tc>
        <w:tc>
          <w:tcPr>
            <w:tcW w:w="5670" w:type="dxa"/>
            <w:tcBorders>
              <w:top w:val="nil"/>
            </w:tcBorders>
          </w:tcPr>
          <w:p w14:paraId="004CD892" w14:textId="77777777" w:rsidR="005452CD" w:rsidRPr="0028777B" w:rsidRDefault="005452CD" w:rsidP="00A45A60">
            <w:pPr>
              <w:pStyle w:val="TableText"/>
              <w:keepLines w:val="0"/>
              <w:widowControl w:val="0"/>
              <w:outlineLvl w:val="3"/>
              <w:rPr>
                <w:rFonts w:ascii="Verdana" w:hAnsi="Verdana"/>
                <w:snapToGrid w:val="0"/>
                <w:sz w:val="20"/>
              </w:rPr>
            </w:pPr>
            <w:r>
              <w:rPr>
                <w:rFonts w:ascii="Verdana" w:hAnsi="Verdana"/>
                <w:snapToGrid w:val="0"/>
                <w:sz w:val="20"/>
              </w:rPr>
              <w:t>Manual step – no system consideration</w:t>
            </w:r>
          </w:p>
        </w:tc>
      </w:tr>
      <w:tr w:rsidR="005452CD" w:rsidRPr="00FE0519" w14:paraId="004CD897" w14:textId="77777777" w:rsidTr="000D63AA">
        <w:tc>
          <w:tcPr>
            <w:tcW w:w="2582" w:type="dxa"/>
            <w:tcBorders>
              <w:top w:val="nil"/>
            </w:tcBorders>
          </w:tcPr>
          <w:p w14:paraId="004CD894" w14:textId="77777777" w:rsidR="005452CD" w:rsidRDefault="008F1B9D" w:rsidP="00A45A60">
            <w:pPr>
              <w:widowControl w:val="0"/>
              <w:jc w:val="left"/>
              <w:rPr>
                <w:b/>
              </w:rPr>
            </w:pPr>
            <w:r>
              <w:rPr>
                <w:b/>
              </w:rPr>
              <w:t>FIN-01.04</w:t>
            </w:r>
            <w:r w:rsidR="005452CD">
              <w:rPr>
                <w:b/>
              </w:rPr>
              <w:t xml:space="preserve"> – step 2</w:t>
            </w:r>
          </w:p>
        </w:tc>
        <w:tc>
          <w:tcPr>
            <w:tcW w:w="3969" w:type="dxa"/>
            <w:tcBorders>
              <w:top w:val="nil"/>
            </w:tcBorders>
          </w:tcPr>
          <w:p w14:paraId="004CD895" w14:textId="77777777" w:rsidR="005452CD" w:rsidRDefault="008F1B9D" w:rsidP="00A45A60">
            <w:pPr>
              <w:widowControl w:val="0"/>
              <w:jc w:val="left"/>
            </w:pPr>
            <w:r>
              <w:t>Approval required for master data creation. If request is rejected, process ends via a communication to the request originator.</w:t>
            </w:r>
          </w:p>
        </w:tc>
        <w:tc>
          <w:tcPr>
            <w:tcW w:w="5670" w:type="dxa"/>
            <w:tcBorders>
              <w:top w:val="nil"/>
            </w:tcBorders>
          </w:tcPr>
          <w:p w14:paraId="004CD896" w14:textId="77777777" w:rsidR="005452CD" w:rsidRPr="0028777B" w:rsidRDefault="005452CD" w:rsidP="00A45A60">
            <w:pPr>
              <w:pStyle w:val="TableText"/>
              <w:keepLines w:val="0"/>
              <w:widowControl w:val="0"/>
              <w:outlineLvl w:val="3"/>
              <w:rPr>
                <w:rFonts w:ascii="Verdana" w:hAnsi="Verdana"/>
                <w:snapToGrid w:val="0"/>
                <w:sz w:val="20"/>
              </w:rPr>
            </w:pPr>
            <w:r>
              <w:rPr>
                <w:rFonts w:ascii="Verdana" w:hAnsi="Verdana"/>
                <w:snapToGrid w:val="0"/>
                <w:sz w:val="20"/>
              </w:rPr>
              <w:t>Manual step – no system consideration</w:t>
            </w:r>
          </w:p>
        </w:tc>
      </w:tr>
      <w:tr w:rsidR="005452CD" w:rsidRPr="00FE0519" w14:paraId="004CD8A0" w14:textId="77777777" w:rsidTr="000D63AA">
        <w:tc>
          <w:tcPr>
            <w:tcW w:w="2582" w:type="dxa"/>
          </w:tcPr>
          <w:p w14:paraId="004CD898" w14:textId="77777777" w:rsidR="005452CD" w:rsidRPr="00FE0519" w:rsidRDefault="008F1B9D" w:rsidP="00A45A60">
            <w:pPr>
              <w:widowControl w:val="0"/>
              <w:jc w:val="left"/>
              <w:rPr>
                <w:b/>
              </w:rPr>
            </w:pPr>
            <w:r>
              <w:rPr>
                <w:b/>
              </w:rPr>
              <w:t>FIN-01.04</w:t>
            </w:r>
            <w:r w:rsidR="005452CD">
              <w:rPr>
                <w:b/>
              </w:rPr>
              <w:t xml:space="preserve"> – step 3</w:t>
            </w:r>
          </w:p>
        </w:tc>
        <w:tc>
          <w:tcPr>
            <w:tcW w:w="3969" w:type="dxa"/>
          </w:tcPr>
          <w:p w14:paraId="004CD899" w14:textId="77777777" w:rsidR="005452CD" w:rsidRPr="00FE0519" w:rsidRDefault="002E0DBB" w:rsidP="00A45A60">
            <w:pPr>
              <w:widowControl w:val="0"/>
              <w:jc w:val="left"/>
            </w:pPr>
            <w:r>
              <w:t>Master D</w:t>
            </w:r>
            <w:r w:rsidR="008F1B9D">
              <w:t xml:space="preserve">ata </w:t>
            </w:r>
            <w:r>
              <w:t>Team create</w:t>
            </w:r>
            <w:r w:rsidR="008F1B9D">
              <w:t xml:space="preserve"> the </w:t>
            </w:r>
            <w:r w:rsidR="00567817">
              <w:t>Profit Centre</w:t>
            </w:r>
            <w:r w:rsidR="008F1B9D">
              <w:t xml:space="preserve"> on SAP.</w:t>
            </w:r>
          </w:p>
        </w:tc>
        <w:tc>
          <w:tcPr>
            <w:tcW w:w="5670" w:type="dxa"/>
          </w:tcPr>
          <w:p w14:paraId="004CD89A" w14:textId="77777777" w:rsidR="00A45A60" w:rsidRDefault="005452CD" w:rsidP="00A45A60">
            <w:pPr>
              <w:pStyle w:val="TableText"/>
              <w:keepLines w:val="0"/>
              <w:widowControl w:val="0"/>
              <w:outlineLvl w:val="3"/>
              <w:rPr>
                <w:rFonts w:ascii="Verdana" w:hAnsi="Verdana"/>
                <w:sz w:val="20"/>
              </w:rPr>
            </w:pPr>
            <w:r w:rsidRPr="003E0A19">
              <w:rPr>
                <w:rFonts w:ascii="Verdana" w:hAnsi="Verdana"/>
                <w:sz w:val="20"/>
                <w:u w:val="single"/>
              </w:rPr>
              <w:t>Configur</w:t>
            </w:r>
            <w:r w:rsidR="00DD1274" w:rsidRPr="003E0A19">
              <w:rPr>
                <w:rFonts w:ascii="Verdana" w:hAnsi="Verdana"/>
                <w:sz w:val="20"/>
                <w:u w:val="single"/>
              </w:rPr>
              <w:t>ation</w:t>
            </w:r>
            <w:r w:rsidR="00A45A60">
              <w:rPr>
                <w:rFonts w:ascii="Verdana" w:hAnsi="Verdana"/>
                <w:sz w:val="20"/>
              </w:rPr>
              <w:t>:</w:t>
            </w:r>
          </w:p>
          <w:p w14:paraId="004CD89B" w14:textId="77777777" w:rsidR="005452CD" w:rsidRPr="0040036A" w:rsidRDefault="00A45A60" w:rsidP="00A45A60">
            <w:pPr>
              <w:pStyle w:val="TableText"/>
              <w:keepLines w:val="0"/>
              <w:widowControl w:val="0"/>
              <w:outlineLvl w:val="3"/>
              <w:rPr>
                <w:rFonts w:ascii="Verdana" w:hAnsi="Verdana"/>
                <w:sz w:val="20"/>
              </w:rPr>
            </w:pPr>
            <w:r>
              <w:rPr>
                <w:rFonts w:ascii="Verdana" w:hAnsi="Verdana"/>
                <w:sz w:val="20"/>
              </w:rPr>
              <w:t>D</w:t>
            </w:r>
            <w:r w:rsidR="00DD1274" w:rsidRPr="003D0499">
              <w:rPr>
                <w:rFonts w:ascii="Verdana" w:hAnsi="Verdana"/>
                <w:sz w:val="20"/>
              </w:rPr>
              <w:t>escribed in section 5.9</w:t>
            </w:r>
            <w:r w:rsidR="005452CD" w:rsidRPr="003D0499">
              <w:rPr>
                <w:rFonts w:ascii="Verdana" w:hAnsi="Verdana"/>
                <w:sz w:val="20"/>
              </w:rPr>
              <w:t xml:space="preserve"> of this Blueprint</w:t>
            </w:r>
          </w:p>
          <w:p w14:paraId="004CD89C" w14:textId="77777777" w:rsidR="005452CD" w:rsidRPr="008F1B9D" w:rsidRDefault="005452CD" w:rsidP="00A45A60">
            <w:pPr>
              <w:pStyle w:val="TableText"/>
              <w:keepLines w:val="0"/>
              <w:widowControl w:val="0"/>
              <w:outlineLvl w:val="3"/>
              <w:rPr>
                <w:rFonts w:ascii="Verdana" w:hAnsi="Verdana"/>
                <w:color w:val="FF0000"/>
                <w:sz w:val="20"/>
              </w:rPr>
            </w:pPr>
          </w:p>
          <w:p w14:paraId="004CD89D" w14:textId="77777777" w:rsidR="00A45A60" w:rsidRPr="00B12A8A" w:rsidRDefault="00A45A60" w:rsidP="00A45A60">
            <w:pPr>
              <w:pStyle w:val="TableText"/>
              <w:keepNext/>
              <w:outlineLvl w:val="3"/>
              <w:rPr>
                <w:rFonts w:ascii="Verdana" w:hAnsi="Verdana"/>
                <w:sz w:val="20"/>
                <w:u w:val="single"/>
                <w:lang w:val="en-GB"/>
              </w:rPr>
            </w:pPr>
            <w:r w:rsidRPr="00B12A8A">
              <w:rPr>
                <w:rFonts w:ascii="Verdana" w:hAnsi="Verdana"/>
                <w:sz w:val="20"/>
                <w:u w:val="single"/>
                <w:lang w:val="en-GB"/>
              </w:rPr>
              <w:t>WRICEF:</w:t>
            </w:r>
          </w:p>
          <w:p w14:paraId="004CD89E" w14:textId="77777777" w:rsidR="00A45A60" w:rsidRDefault="00A45A60" w:rsidP="00A45A60">
            <w:pPr>
              <w:pStyle w:val="TableText"/>
              <w:keepNext/>
              <w:outlineLvl w:val="3"/>
              <w:rPr>
                <w:rFonts w:ascii="Verdana" w:hAnsi="Verdana"/>
                <w:sz w:val="20"/>
                <w:lang w:val="en-GB"/>
              </w:rPr>
            </w:pPr>
            <w:r>
              <w:rPr>
                <w:rFonts w:ascii="Verdana" w:hAnsi="Verdana"/>
                <w:sz w:val="20"/>
                <w:lang w:val="en-GB"/>
              </w:rPr>
              <w:t>N/A</w:t>
            </w:r>
          </w:p>
          <w:p w14:paraId="004CD89F" w14:textId="77777777" w:rsidR="005452CD" w:rsidRPr="00FE0519" w:rsidRDefault="005452CD" w:rsidP="00A45A60">
            <w:pPr>
              <w:pStyle w:val="TableText"/>
              <w:keepLines w:val="0"/>
              <w:widowControl w:val="0"/>
              <w:outlineLvl w:val="3"/>
              <w:rPr>
                <w:rFonts w:ascii="Verdana" w:hAnsi="Verdana"/>
                <w:sz w:val="20"/>
              </w:rPr>
            </w:pPr>
          </w:p>
        </w:tc>
      </w:tr>
      <w:tr w:rsidR="005452CD" w:rsidRPr="00FE0519" w14:paraId="004CD8AA" w14:textId="77777777" w:rsidTr="000D63AA">
        <w:tc>
          <w:tcPr>
            <w:tcW w:w="2582" w:type="dxa"/>
          </w:tcPr>
          <w:p w14:paraId="004CD8A1" w14:textId="77777777" w:rsidR="005452CD" w:rsidRPr="00FE0519" w:rsidRDefault="008F1B9D" w:rsidP="00A45A60">
            <w:pPr>
              <w:widowControl w:val="0"/>
              <w:jc w:val="left"/>
              <w:rPr>
                <w:b/>
              </w:rPr>
            </w:pPr>
            <w:r>
              <w:rPr>
                <w:b/>
              </w:rPr>
              <w:t>FIN-01.04</w:t>
            </w:r>
            <w:r w:rsidR="005452CD">
              <w:rPr>
                <w:b/>
              </w:rPr>
              <w:t xml:space="preserve"> – step 4</w:t>
            </w:r>
          </w:p>
        </w:tc>
        <w:tc>
          <w:tcPr>
            <w:tcW w:w="3969" w:type="dxa"/>
          </w:tcPr>
          <w:p w14:paraId="004CD8A2" w14:textId="77777777" w:rsidR="005452CD" w:rsidRPr="0040036A" w:rsidRDefault="008F1B9D" w:rsidP="00A45A60">
            <w:pPr>
              <w:widowControl w:val="0"/>
              <w:jc w:val="left"/>
            </w:pPr>
            <w:r w:rsidRPr="0040036A">
              <w:t>On creation of the master data, the IT department updated any related configuration.</w:t>
            </w:r>
          </w:p>
        </w:tc>
        <w:tc>
          <w:tcPr>
            <w:tcW w:w="5670" w:type="dxa"/>
          </w:tcPr>
          <w:p w14:paraId="004CD8A3" w14:textId="77777777" w:rsidR="00F26388" w:rsidRDefault="00F26388" w:rsidP="00A45A60">
            <w:pPr>
              <w:pStyle w:val="TableText"/>
              <w:keepLines w:val="0"/>
              <w:widowControl w:val="0"/>
              <w:outlineLvl w:val="3"/>
              <w:rPr>
                <w:rFonts w:ascii="Verdana" w:hAnsi="Verdana"/>
                <w:sz w:val="20"/>
              </w:rPr>
            </w:pPr>
            <w:r w:rsidRPr="003E0A19">
              <w:rPr>
                <w:rFonts w:ascii="Verdana" w:hAnsi="Verdana"/>
                <w:sz w:val="20"/>
                <w:u w:val="single"/>
              </w:rPr>
              <w:t>Configuration</w:t>
            </w:r>
            <w:r>
              <w:rPr>
                <w:rFonts w:ascii="Verdana" w:hAnsi="Verdana"/>
                <w:sz w:val="20"/>
                <w:u w:val="single"/>
              </w:rPr>
              <w:t>:</w:t>
            </w:r>
          </w:p>
          <w:p w14:paraId="004CD8A4" w14:textId="77777777" w:rsidR="005452CD" w:rsidRDefault="008F1B9D" w:rsidP="00A45A60">
            <w:pPr>
              <w:pStyle w:val="TableText"/>
              <w:keepLines w:val="0"/>
              <w:widowControl w:val="0"/>
              <w:outlineLvl w:val="3"/>
              <w:rPr>
                <w:rFonts w:ascii="Verdana" w:hAnsi="Verdana"/>
                <w:sz w:val="20"/>
              </w:rPr>
            </w:pPr>
            <w:r w:rsidRPr="0040036A">
              <w:rPr>
                <w:rFonts w:ascii="Verdana" w:hAnsi="Verdana"/>
                <w:sz w:val="20"/>
              </w:rPr>
              <w:t xml:space="preserve">Bespoke table for </w:t>
            </w:r>
            <w:r w:rsidR="00567817">
              <w:rPr>
                <w:rFonts w:ascii="Verdana" w:hAnsi="Verdana"/>
                <w:sz w:val="20"/>
              </w:rPr>
              <w:t>Profit Centre</w:t>
            </w:r>
            <w:r w:rsidRPr="0040036A">
              <w:rPr>
                <w:rFonts w:ascii="Verdana" w:hAnsi="Verdana"/>
                <w:sz w:val="20"/>
              </w:rPr>
              <w:t xml:space="preserve"> derivation and configuration of the substitution rule to </w:t>
            </w:r>
            <w:r w:rsidRPr="003D0499">
              <w:rPr>
                <w:rFonts w:ascii="Verdana" w:hAnsi="Verdana"/>
                <w:sz w:val="20"/>
              </w:rPr>
              <w:t xml:space="preserve">be updated. </w:t>
            </w:r>
            <w:r w:rsidR="0040036A" w:rsidRPr="003D0499">
              <w:rPr>
                <w:rFonts w:ascii="Verdana" w:hAnsi="Verdana"/>
                <w:sz w:val="20"/>
              </w:rPr>
              <w:t>Refer to section 7.1 of this Blueprint.</w:t>
            </w:r>
          </w:p>
          <w:p w14:paraId="004CD8A5" w14:textId="77777777" w:rsidR="003313FD" w:rsidRDefault="003313FD" w:rsidP="00A45A60">
            <w:pPr>
              <w:pStyle w:val="TableText"/>
              <w:keepLines w:val="0"/>
              <w:widowControl w:val="0"/>
              <w:outlineLvl w:val="3"/>
              <w:rPr>
                <w:rFonts w:ascii="Verdana" w:hAnsi="Verdana"/>
                <w:sz w:val="20"/>
              </w:rPr>
            </w:pPr>
          </w:p>
          <w:p w14:paraId="004CD8A6" w14:textId="77777777" w:rsidR="00A45A60" w:rsidRDefault="003313FD" w:rsidP="00A45A60">
            <w:pPr>
              <w:pStyle w:val="TableText"/>
              <w:keepLines w:val="0"/>
              <w:widowControl w:val="0"/>
              <w:outlineLvl w:val="3"/>
              <w:rPr>
                <w:rFonts w:ascii="Verdana" w:hAnsi="Verdana"/>
                <w:sz w:val="20"/>
              </w:rPr>
            </w:pPr>
            <w:r w:rsidRPr="00F26388">
              <w:rPr>
                <w:rFonts w:ascii="Verdana" w:hAnsi="Verdana"/>
                <w:sz w:val="20"/>
                <w:u w:val="single"/>
              </w:rPr>
              <w:t>WRICEF</w:t>
            </w:r>
            <w:r w:rsidR="00A45A60">
              <w:rPr>
                <w:rFonts w:ascii="Verdana" w:hAnsi="Verdana"/>
                <w:sz w:val="20"/>
                <w:u w:val="single"/>
              </w:rPr>
              <w:t>:</w:t>
            </w:r>
            <w:r w:rsidR="00A45A60">
              <w:rPr>
                <w:rFonts w:ascii="Verdana" w:hAnsi="Verdana"/>
                <w:sz w:val="20"/>
              </w:rPr>
              <w:t xml:space="preserve"> </w:t>
            </w:r>
          </w:p>
          <w:p w14:paraId="004CD8A7" w14:textId="77777777" w:rsidR="003313FD" w:rsidRPr="00DD61E8" w:rsidRDefault="003313FD" w:rsidP="00A45A60">
            <w:pPr>
              <w:pStyle w:val="TableText"/>
              <w:keepLines w:val="0"/>
              <w:widowControl w:val="0"/>
              <w:outlineLvl w:val="3"/>
              <w:rPr>
                <w:rFonts w:ascii="Verdana" w:hAnsi="Verdana"/>
                <w:sz w:val="20"/>
              </w:rPr>
            </w:pPr>
            <w:r w:rsidRPr="0007784C">
              <w:rPr>
                <w:rFonts w:ascii="Verdana" w:hAnsi="Verdana"/>
                <w:sz w:val="20"/>
              </w:rPr>
              <w:t>EN004</w:t>
            </w:r>
          </w:p>
          <w:p w14:paraId="004CD8A8" w14:textId="77777777" w:rsidR="003313FD" w:rsidRDefault="003313FD" w:rsidP="00A45A60">
            <w:pPr>
              <w:pStyle w:val="TableText"/>
              <w:keepLines w:val="0"/>
              <w:widowControl w:val="0"/>
              <w:outlineLvl w:val="3"/>
              <w:rPr>
                <w:rFonts w:ascii="Verdana" w:hAnsi="Verdana"/>
                <w:sz w:val="20"/>
              </w:rPr>
            </w:pPr>
          </w:p>
          <w:p w14:paraId="004CD8A9" w14:textId="77777777" w:rsidR="003313FD" w:rsidRPr="0040036A" w:rsidRDefault="003313FD" w:rsidP="00A45A60">
            <w:pPr>
              <w:pStyle w:val="TableText"/>
              <w:keepLines w:val="0"/>
              <w:widowControl w:val="0"/>
              <w:outlineLvl w:val="3"/>
              <w:rPr>
                <w:rFonts w:ascii="Verdana" w:hAnsi="Verdana"/>
                <w:sz w:val="20"/>
              </w:rPr>
            </w:pPr>
          </w:p>
        </w:tc>
      </w:tr>
      <w:tr w:rsidR="005452CD" w:rsidRPr="00FE0519" w14:paraId="004CD8AE" w14:textId="77777777" w:rsidTr="000D63AA">
        <w:tc>
          <w:tcPr>
            <w:tcW w:w="2582" w:type="dxa"/>
          </w:tcPr>
          <w:p w14:paraId="004CD8AB" w14:textId="77777777" w:rsidR="005452CD" w:rsidRPr="00FE0519" w:rsidRDefault="008F1B9D" w:rsidP="00A45A60">
            <w:pPr>
              <w:widowControl w:val="0"/>
              <w:jc w:val="left"/>
              <w:rPr>
                <w:b/>
              </w:rPr>
            </w:pPr>
            <w:r>
              <w:rPr>
                <w:b/>
              </w:rPr>
              <w:lastRenderedPageBreak/>
              <w:t xml:space="preserve">FIN-01.04 – step </w:t>
            </w:r>
            <w:r w:rsidR="00EF3958">
              <w:rPr>
                <w:b/>
              </w:rPr>
              <w:t>5</w:t>
            </w:r>
          </w:p>
        </w:tc>
        <w:tc>
          <w:tcPr>
            <w:tcW w:w="3969" w:type="dxa"/>
          </w:tcPr>
          <w:p w14:paraId="004CD8AC" w14:textId="77777777" w:rsidR="005452CD" w:rsidRPr="00FE0519" w:rsidRDefault="00F34BB3" w:rsidP="00A45A60">
            <w:pPr>
              <w:widowControl w:val="0"/>
              <w:jc w:val="left"/>
            </w:pPr>
            <w:r>
              <w:t xml:space="preserve">Communication to </w:t>
            </w:r>
            <w:r w:rsidR="00CF44F1">
              <w:t xml:space="preserve">the </w:t>
            </w:r>
            <w:r>
              <w:t>originator of the request not</w:t>
            </w:r>
            <w:r w:rsidR="007B6AA9">
              <w:t>i</w:t>
            </w:r>
            <w:r>
              <w:t xml:space="preserve">fying that the new </w:t>
            </w:r>
            <w:r w:rsidR="00567817">
              <w:t>Profit Centre</w:t>
            </w:r>
            <w:r>
              <w:t xml:space="preserve"> </w:t>
            </w:r>
            <w:r w:rsidR="00A9328D">
              <w:t xml:space="preserve">is </w:t>
            </w:r>
            <w:r>
              <w:t>available for use.</w:t>
            </w:r>
          </w:p>
        </w:tc>
        <w:tc>
          <w:tcPr>
            <w:tcW w:w="5670" w:type="dxa"/>
          </w:tcPr>
          <w:p w14:paraId="004CD8AD" w14:textId="77777777" w:rsidR="005452CD" w:rsidRPr="00A00A8D" w:rsidRDefault="00F34BB3" w:rsidP="00A45A60">
            <w:pPr>
              <w:pStyle w:val="TableText"/>
              <w:keepLines w:val="0"/>
              <w:widowControl w:val="0"/>
              <w:rPr>
                <w:rFonts w:ascii="Verdana" w:hAnsi="Verdana"/>
                <w:sz w:val="20"/>
              </w:rPr>
            </w:pPr>
            <w:r>
              <w:rPr>
                <w:rFonts w:ascii="Verdana" w:hAnsi="Verdana"/>
                <w:snapToGrid w:val="0"/>
                <w:sz w:val="20"/>
              </w:rPr>
              <w:t>Manual step – no system consideration</w:t>
            </w:r>
          </w:p>
        </w:tc>
      </w:tr>
    </w:tbl>
    <w:p w14:paraId="004CD8AF" w14:textId="77777777" w:rsidR="005B4E28" w:rsidRDefault="005B4E28" w:rsidP="00A45A60">
      <w:pPr>
        <w:widowControl w:val="0"/>
      </w:pPr>
    </w:p>
    <w:p w14:paraId="004CD8B0" w14:textId="77777777" w:rsidR="00A9328D" w:rsidRDefault="00A9328D" w:rsidP="00A45A60">
      <w:pPr>
        <w:widowControl w:val="0"/>
        <w:sectPr w:rsidR="00A9328D" w:rsidSect="00A9328D">
          <w:pgSz w:w="16838" w:h="11906" w:orient="landscape" w:code="9"/>
          <w:pgMar w:top="1418" w:right="1418" w:bottom="1418" w:left="2659" w:header="709" w:footer="357" w:gutter="0"/>
          <w:cols w:space="708"/>
          <w:docGrid w:linePitch="360"/>
        </w:sectPr>
      </w:pPr>
    </w:p>
    <w:p w14:paraId="004CD8B1" w14:textId="77777777" w:rsidR="005B4E28" w:rsidRDefault="005B4E28" w:rsidP="00A45A60">
      <w:pPr>
        <w:widowControl w:val="0"/>
      </w:pPr>
    </w:p>
    <w:p w14:paraId="004CD8B2" w14:textId="77777777" w:rsidR="00AB7F24" w:rsidRDefault="00567817" w:rsidP="00A45A60">
      <w:pPr>
        <w:pStyle w:val="Heading3"/>
        <w:keepNext w:val="0"/>
        <w:widowControl w:val="0"/>
      </w:pPr>
      <w:bookmarkStart w:id="56" w:name="_Toc421089903"/>
      <w:r>
        <w:t>Profit Centre</w:t>
      </w:r>
      <w:r w:rsidR="00AB7F24">
        <w:t xml:space="preserve"> Naming and Number Convention</w:t>
      </w:r>
      <w:bookmarkEnd w:id="56"/>
    </w:p>
    <w:p w14:paraId="004CD8B3" w14:textId="77777777" w:rsidR="00E96C79" w:rsidRDefault="00E96C79" w:rsidP="00A45A60">
      <w:pPr>
        <w:widowControl w:val="0"/>
      </w:pPr>
    </w:p>
    <w:p w14:paraId="004CD8B4" w14:textId="77777777" w:rsidR="00AA3CA4" w:rsidRDefault="00AA3CA4" w:rsidP="00A45A60">
      <w:pPr>
        <w:widowControl w:val="0"/>
      </w:pPr>
      <w:r>
        <w:t xml:space="preserve">The numbering convention for </w:t>
      </w:r>
      <w:r w:rsidR="00567817">
        <w:t>Profit Centre</w:t>
      </w:r>
      <w:r>
        <w:t>s will be a six digit numeric code. The format will follow the rules as set out below :</w:t>
      </w:r>
    </w:p>
    <w:p w14:paraId="004CD8B5" w14:textId="77777777" w:rsidR="00AA3CA4" w:rsidRDefault="00AA3CA4" w:rsidP="00A45A60">
      <w:pPr>
        <w:widowControl w:val="0"/>
      </w:pPr>
    </w:p>
    <w:tbl>
      <w:tblPr>
        <w:tblStyle w:val="GridTable1Light-Accent1"/>
        <w:tblW w:w="8919" w:type="dxa"/>
        <w:jc w:val="center"/>
        <w:tblLayout w:type="fixed"/>
        <w:tblLook w:val="04A0" w:firstRow="1" w:lastRow="0" w:firstColumn="1" w:lastColumn="0" w:noHBand="0" w:noVBand="1"/>
      </w:tblPr>
      <w:tblGrid>
        <w:gridCol w:w="1499"/>
        <w:gridCol w:w="1201"/>
        <w:gridCol w:w="1602"/>
        <w:gridCol w:w="1301"/>
        <w:gridCol w:w="2486"/>
        <w:gridCol w:w="830"/>
      </w:tblGrid>
      <w:tr w:rsidR="00AA3CA4" w14:paraId="004CD8BC" w14:textId="77777777" w:rsidTr="00301D41">
        <w:trPr>
          <w:cnfStyle w:val="100000000000" w:firstRow="1" w:lastRow="0" w:firstColumn="0" w:lastColumn="0" w:oddVBand="0" w:evenVBand="0" w:oddHBand="0" w:evenHBand="0" w:firstRowFirstColumn="0" w:firstRowLastColumn="0" w:lastRowFirstColumn="0" w:lastRowLastColumn="0"/>
          <w:trHeight w:val="803"/>
          <w:jc w:val="center"/>
        </w:trPr>
        <w:tc>
          <w:tcPr>
            <w:cnfStyle w:val="001000000000" w:firstRow="0" w:lastRow="0" w:firstColumn="1" w:lastColumn="0" w:oddVBand="0" w:evenVBand="0" w:oddHBand="0" w:evenHBand="0" w:firstRowFirstColumn="0" w:firstRowLastColumn="0" w:lastRowFirstColumn="0" w:lastRowLastColumn="0"/>
            <w:tcW w:w="1499" w:type="dxa"/>
            <w:tcBorders>
              <w:top w:val="single" w:sz="4" w:space="0" w:color="auto"/>
              <w:left w:val="single" w:sz="4" w:space="0" w:color="auto"/>
              <w:bottom w:val="single" w:sz="4" w:space="0" w:color="auto"/>
              <w:right w:val="single" w:sz="4" w:space="0" w:color="auto"/>
            </w:tcBorders>
            <w:shd w:val="clear" w:color="auto" w:fill="FF0000"/>
          </w:tcPr>
          <w:p w14:paraId="004CD8B6" w14:textId="77777777" w:rsidR="00AA3CA4" w:rsidRPr="00A9328D" w:rsidRDefault="00AA3CA4" w:rsidP="00A45A60">
            <w:pPr>
              <w:widowControl w:val="0"/>
              <w:jc w:val="center"/>
              <w:rPr>
                <w:color w:val="FFFFFF" w:themeColor="background1"/>
              </w:rPr>
            </w:pPr>
            <w:r w:rsidRPr="00A9328D">
              <w:rPr>
                <w:color w:val="FFFFFF" w:themeColor="background1"/>
              </w:rPr>
              <w:t>Digit One</w:t>
            </w:r>
          </w:p>
        </w:tc>
        <w:tc>
          <w:tcPr>
            <w:tcW w:w="1201" w:type="dxa"/>
            <w:tcBorders>
              <w:top w:val="single" w:sz="4" w:space="0" w:color="auto"/>
              <w:left w:val="single" w:sz="4" w:space="0" w:color="auto"/>
              <w:bottom w:val="single" w:sz="4" w:space="0" w:color="auto"/>
              <w:right w:val="single" w:sz="4" w:space="0" w:color="auto"/>
            </w:tcBorders>
            <w:shd w:val="clear" w:color="auto" w:fill="FF0000"/>
          </w:tcPr>
          <w:p w14:paraId="004CD8B7" w14:textId="77777777" w:rsidR="00AA3CA4" w:rsidRPr="00A9328D" w:rsidRDefault="00AA3CA4" w:rsidP="00A45A60">
            <w:pPr>
              <w:widowControl w:val="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A9328D">
              <w:rPr>
                <w:color w:val="FFFFFF" w:themeColor="background1"/>
              </w:rPr>
              <w:t>Digit Two</w:t>
            </w:r>
          </w:p>
        </w:tc>
        <w:tc>
          <w:tcPr>
            <w:tcW w:w="1602" w:type="dxa"/>
            <w:tcBorders>
              <w:top w:val="single" w:sz="4" w:space="0" w:color="auto"/>
              <w:left w:val="single" w:sz="4" w:space="0" w:color="auto"/>
              <w:bottom w:val="single" w:sz="4" w:space="0" w:color="auto"/>
              <w:right w:val="single" w:sz="4" w:space="0" w:color="auto"/>
            </w:tcBorders>
            <w:shd w:val="clear" w:color="auto" w:fill="FF0000"/>
          </w:tcPr>
          <w:p w14:paraId="004CD8B8" w14:textId="77777777" w:rsidR="00AA3CA4" w:rsidRPr="00A9328D" w:rsidRDefault="00AA3CA4" w:rsidP="00A45A60">
            <w:pPr>
              <w:widowControl w:val="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A9328D">
              <w:rPr>
                <w:color w:val="FFFFFF" w:themeColor="background1"/>
              </w:rPr>
              <w:t>Digit Three</w:t>
            </w:r>
          </w:p>
        </w:tc>
        <w:tc>
          <w:tcPr>
            <w:tcW w:w="1301" w:type="dxa"/>
            <w:tcBorders>
              <w:top w:val="single" w:sz="4" w:space="0" w:color="auto"/>
              <w:left w:val="single" w:sz="4" w:space="0" w:color="auto"/>
              <w:bottom w:val="single" w:sz="4" w:space="0" w:color="auto"/>
              <w:right w:val="single" w:sz="4" w:space="0" w:color="auto"/>
            </w:tcBorders>
            <w:shd w:val="clear" w:color="auto" w:fill="FF0000"/>
          </w:tcPr>
          <w:p w14:paraId="004CD8B9" w14:textId="77777777" w:rsidR="00AA3CA4" w:rsidRPr="00A9328D" w:rsidRDefault="00AA3CA4" w:rsidP="00A45A60">
            <w:pPr>
              <w:widowControl w:val="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A9328D">
              <w:rPr>
                <w:color w:val="FFFFFF" w:themeColor="background1"/>
              </w:rPr>
              <w:t>Digit Four</w:t>
            </w:r>
          </w:p>
        </w:tc>
        <w:tc>
          <w:tcPr>
            <w:tcW w:w="2486" w:type="dxa"/>
            <w:tcBorders>
              <w:top w:val="single" w:sz="4" w:space="0" w:color="auto"/>
              <w:left w:val="single" w:sz="4" w:space="0" w:color="auto"/>
              <w:bottom w:val="single" w:sz="4" w:space="0" w:color="auto"/>
              <w:right w:val="single" w:sz="4" w:space="0" w:color="auto"/>
            </w:tcBorders>
            <w:shd w:val="clear" w:color="auto" w:fill="FF0000"/>
          </w:tcPr>
          <w:p w14:paraId="004CD8BA" w14:textId="77777777" w:rsidR="00AA3CA4" w:rsidRPr="00A9328D" w:rsidRDefault="00AA3CA4" w:rsidP="00A45A60">
            <w:pPr>
              <w:widowControl w:val="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A9328D">
              <w:rPr>
                <w:color w:val="FFFFFF" w:themeColor="background1"/>
              </w:rPr>
              <w:t>Digit Five</w:t>
            </w:r>
          </w:p>
        </w:tc>
        <w:tc>
          <w:tcPr>
            <w:tcW w:w="830" w:type="dxa"/>
            <w:tcBorders>
              <w:top w:val="single" w:sz="4" w:space="0" w:color="auto"/>
              <w:left w:val="single" w:sz="4" w:space="0" w:color="auto"/>
              <w:bottom w:val="single" w:sz="4" w:space="0" w:color="auto"/>
              <w:right w:val="single" w:sz="4" w:space="0" w:color="auto"/>
            </w:tcBorders>
            <w:shd w:val="clear" w:color="auto" w:fill="FF0000"/>
          </w:tcPr>
          <w:p w14:paraId="004CD8BB" w14:textId="77777777" w:rsidR="00AA3CA4" w:rsidRPr="00A9328D" w:rsidRDefault="00AA3CA4" w:rsidP="00A45A60">
            <w:pPr>
              <w:widowControl w:val="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A9328D">
              <w:rPr>
                <w:color w:val="FFFFFF" w:themeColor="background1"/>
              </w:rPr>
              <w:t>Digit Six</w:t>
            </w:r>
          </w:p>
        </w:tc>
      </w:tr>
      <w:tr w:rsidR="00AA3CA4" w14:paraId="004CD8C2" w14:textId="77777777" w:rsidTr="00301D41">
        <w:trPr>
          <w:trHeight w:val="1210"/>
          <w:jc w:val="center"/>
        </w:trPr>
        <w:tc>
          <w:tcPr>
            <w:cnfStyle w:val="001000000000" w:firstRow="0" w:lastRow="0" w:firstColumn="1" w:lastColumn="0" w:oddVBand="0" w:evenVBand="0" w:oddHBand="0" w:evenHBand="0" w:firstRowFirstColumn="0" w:firstRowLastColumn="0" w:lastRowFirstColumn="0" w:lastRowLastColumn="0"/>
            <w:tcW w:w="1499" w:type="dxa"/>
            <w:tcBorders>
              <w:top w:val="single" w:sz="4" w:space="0" w:color="auto"/>
              <w:left w:val="single" w:sz="4" w:space="0" w:color="auto"/>
              <w:bottom w:val="single" w:sz="4" w:space="0" w:color="auto"/>
              <w:right w:val="single" w:sz="4" w:space="0" w:color="auto"/>
            </w:tcBorders>
          </w:tcPr>
          <w:p w14:paraId="004CD8BD" w14:textId="77777777" w:rsidR="00AA3CA4" w:rsidRPr="00AA3CA4" w:rsidRDefault="00AA3CA4" w:rsidP="00A45A60">
            <w:pPr>
              <w:widowControl w:val="0"/>
              <w:jc w:val="center"/>
              <w:rPr>
                <w:b w:val="0"/>
              </w:rPr>
            </w:pPr>
            <w:r w:rsidRPr="00AA3CA4">
              <w:rPr>
                <w:b w:val="0"/>
              </w:rPr>
              <w:t>Relates to Area of Business</w:t>
            </w:r>
          </w:p>
        </w:tc>
        <w:tc>
          <w:tcPr>
            <w:tcW w:w="1201" w:type="dxa"/>
            <w:tcBorders>
              <w:top w:val="single" w:sz="4" w:space="0" w:color="auto"/>
              <w:left w:val="single" w:sz="4" w:space="0" w:color="auto"/>
              <w:bottom w:val="single" w:sz="4" w:space="0" w:color="auto"/>
              <w:right w:val="single" w:sz="4" w:space="0" w:color="auto"/>
            </w:tcBorders>
          </w:tcPr>
          <w:p w14:paraId="004CD8BE" w14:textId="77777777" w:rsidR="00AA3CA4" w:rsidRPr="00AA3CA4" w:rsidRDefault="00AA3CA4" w:rsidP="00A45A60">
            <w:pPr>
              <w:widowControl w:val="0"/>
              <w:jc w:val="center"/>
              <w:cnfStyle w:val="000000000000" w:firstRow="0" w:lastRow="0" w:firstColumn="0" w:lastColumn="0" w:oddVBand="0" w:evenVBand="0" w:oddHBand="0" w:evenHBand="0" w:firstRowFirstColumn="0" w:firstRowLastColumn="0" w:lastRowFirstColumn="0" w:lastRowLastColumn="0"/>
            </w:pPr>
            <w:r w:rsidRPr="00AA3CA4">
              <w:t>Spare</w:t>
            </w:r>
            <w:r>
              <w:t xml:space="preserve"> – to enable future growth</w:t>
            </w:r>
          </w:p>
        </w:tc>
        <w:tc>
          <w:tcPr>
            <w:tcW w:w="1602" w:type="dxa"/>
            <w:tcBorders>
              <w:top w:val="single" w:sz="4" w:space="0" w:color="auto"/>
              <w:left w:val="single" w:sz="4" w:space="0" w:color="auto"/>
              <w:bottom w:val="single" w:sz="4" w:space="0" w:color="auto"/>
              <w:right w:val="single" w:sz="4" w:space="0" w:color="auto"/>
            </w:tcBorders>
          </w:tcPr>
          <w:p w14:paraId="004CD8BF" w14:textId="77777777" w:rsidR="00AA3CA4" w:rsidRPr="00AA3CA4" w:rsidRDefault="00AA3CA4" w:rsidP="00A45A60">
            <w:pPr>
              <w:widowControl w:val="0"/>
              <w:jc w:val="center"/>
              <w:cnfStyle w:val="000000000000" w:firstRow="0" w:lastRow="0" w:firstColumn="0" w:lastColumn="0" w:oddVBand="0" w:evenVBand="0" w:oddHBand="0" w:evenHBand="0" w:firstRowFirstColumn="0" w:firstRowLastColumn="0" w:lastRowFirstColumn="0" w:lastRowLastColumn="0"/>
            </w:pPr>
            <w:r>
              <w:t>Sales Channel</w:t>
            </w:r>
          </w:p>
        </w:tc>
        <w:tc>
          <w:tcPr>
            <w:tcW w:w="1301" w:type="dxa"/>
            <w:tcBorders>
              <w:top w:val="single" w:sz="4" w:space="0" w:color="auto"/>
              <w:left w:val="single" w:sz="4" w:space="0" w:color="auto"/>
              <w:bottom w:val="single" w:sz="4" w:space="0" w:color="auto"/>
              <w:right w:val="single" w:sz="4" w:space="0" w:color="auto"/>
            </w:tcBorders>
          </w:tcPr>
          <w:p w14:paraId="004CD8C0" w14:textId="77777777" w:rsidR="00AA3CA4" w:rsidRPr="00AA3CA4" w:rsidRDefault="002563D2" w:rsidP="00A45A60">
            <w:pPr>
              <w:widowControl w:val="0"/>
              <w:jc w:val="center"/>
              <w:cnfStyle w:val="000000000000" w:firstRow="0" w:lastRow="0" w:firstColumn="0" w:lastColumn="0" w:oddVBand="0" w:evenVBand="0" w:oddHBand="0" w:evenHBand="0" w:firstRowFirstColumn="0" w:firstRowLastColumn="0" w:lastRowFirstColumn="0" w:lastRowLastColumn="0"/>
            </w:pPr>
            <w:r>
              <w:t>Sub-d</w:t>
            </w:r>
            <w:r w:rsidR="00AA3CA4" w:rsidRPr="00AA3CA4">
              <w:t>ivision of Sales Channel</w:t>
            </w:r>
          </w:p>
        </w:tc>
        <w:tc>
          <w:tcPr>
            <w:tcW w:w="3316" w:type="dxa"/>
            <w:gridSpan w:val="2"/>
            <w:tcBorders>
              <w:top w:val="single" w:sz="4" w:space="0" w:color="auto"/>
              <w:left w:val="single" w:sz="4" w:space="0" w:color="auto"/>
              <w:bottom w:val="single" w:sz="4" w:space="0" w:color="auto"/>
              <w:right w:val="single" w:sz="4" w:space="0" w:color="auto"/>
            </w:tcBorders>
          </w:tcPr>
          <w:p w14:paraId="004CD8C1" w14:textId="77777777" w:rsidR="00AA3CA4" w:rsidRPr="00AA3CA4" w:rsidRDefault="00AA3CA4" w:rsidP="00A45A60">
            <w:pPr>
              <w:widowControl w:val="0"/>
              <w:jc w:val="center"/>
              <w:cnfStyle w:val="000000000000" w:firstRow="0" w:lastRow="0" w:firstColumn="0" w:lastColumn="0" w:oddVBand="0" w:evenVBand="0" w:oddHBand="0" w:evenHBand="0" w:firstRowFirstColumn="0" w:firstRowLastColumn="0" w:lastRowFirstColumn="0" w:lastRowLastColumn="0"/>
            </w:pPr>
            <w:r>
              <w:t>Sales Team</w:t>
            </w:r>
          </w:p>
        </w:tc>
      </w:tr>
      <w:tr w:rsidR="00707BB0" w14:paraId="004CD8CE" w14:textId="77777777" w:rsidTr="00301D41">
        <w:trPr>
          <w:trHeight w:val="1707"/>
          <w:jc w:val="center"/>
        </w:trPr>
        <w:tc>
          <w:tcPr>
            <w:cnfStyle w:val="001000000000" w:firstRow="0" w:lastRow="0" w:firstColumn="1" w:lastColumn="0" w:oddVBand="0" w:evenVBand="0" w:oddHBand="0" w:evenHBand="0" w:firstRowFirstColumn="0" w:firstRowLastColumn="0" w:lastRowFirstColumn="0" w:lastRowLastColumn="0"/>
            <w:tcW w:w="1499" w:type="dxa"/>
            <w:tcBorders>
              <w:top w:val="single" w:sz="4" w:space="0" w:color="auto"/>
              <w:left w:val="single" w:sz="4" w:space="0" w:color="auto"/>
              <w:bottom w:val="single" w:sz="4" w:space="0" w:color="auto"/>
              <w:right w:val="single" w:sz="4" w:space="0" w:color="auto"/>
            </w:tcBorders>
          </w:tcPr>
          <w:p w14:paraId="004CD8C3" w14:textId="77777777" w:rsidR="00707BB0" w:rsidRPr="00AA3CA4" w:rsidRDefault="00707BB0" w:rsidP="00A45A60">
            <w:pPr>
              <w:widowControl w:val="0"/>
              <w:jc w:val="center"/>
              <w:rPr>
                <w:b w:val="0"/>
              </w:rPr>
            </w:pPr>
            <w:r w:rsidRPr="00AA3CA4">
              <w:rPr>
                <w:b w:val="0"/>
              </w:rPr>
              <w:t>E.g. 1 – Sales</w:t>
            </w:r>
          </w:p>
          <w:p w14:paraId="004CD8C4" w14:textId="77777777" w:rsidR="00707BB0" w:rsidRPr="00AA3CA4" w:rsidRDefault="00707BB0" w:rsidP="00A45A60">
            <w:pPr>
              <w:widowControl w:val="0"/>
              <w:jc w:val="center"/>
              <w:rPr>
                <w:b w:val="0"/>
              </w:rPr>
            </w:pPr>
            <w:r w:rsidRPr="00AA3CA4">
              <w:rPr>
                <w:b w:val="0"/>
              </w:rPr>
              <w:t xml:space="preserve">E.g. 2 - Operations </w:t>
            </w:r>
          </w:p>
        </w:tc>
        <w:tc>
          <w:tcPr>
            <w:tcW w:w="1201" w:type="dxa"/>
            <w:tcBorders>
              <w:top w:val="single" w:sz="4" w:space="0" w:color="auto"/>
              <w:left w:val="single" w:sz="4" w:space="0" w:color="auto"/>
              <w:bottom w:val="single" w:sz="4" w:space="0" w:color="auto"/>
              <w:right w:val="single" w:sz="4" w:space="0" w:color="auto"/>
            </w:tcBorders>
          </w:tcPr>
          <w:p w14:paraId="004CD8C5" w14:textId="77777777" w:rsidR="00707BB0" w:rsidRPr="00AA3CA4" w:rsidRDefault="00707BB0" w:rsidP="00A45A60">
            <w:pPr>
              <w:widowControl w:val="0"/>
              <w:jc w:val="center"/>
              <w:cnfStyle w:val="000000000000" w:firstRow="0" w:lastRow="0" w:firstColumn="0" w:lastColumn="0" w:oddVBand="0" w:evenVBand="0" w:oddHBand="0" w:evenHBand="0" w:firstRowFirstColumn="0" w:firstRowLastColumn="0" w:lastRowFirstColumn="0" w:lastRowLastColumn="0"/>
            </w:pPr>
          </w:p>
        </w:tc>
        <w:tc>
          <w:tcPr>
            <w:tcW w:w="1602" w:type="dxa"/>
            <w:tcBorders>
              <w:top w:val="single" w:sz="4" w:space="0" w:color="auto"/>
              <w:left w:val="single" w:sz="4" w:space="0" w:color="auto"/>
              <w:bottom w:val="single" w:sz="4" w:space="0" w:color="auto"/>
              <w:right w:val="single" w:sz="4" w:space="0" w:color="auto"/>
            </w:tcBorders>
          </w:tcPr>
          <w:p w14:paraId="004CD8C6" w14:textId="77777777" w:rsidR="00707BB0" w:rsidRDefault="00707BB0" w:rsidP="00A45A60">
            <w:pPr>
              <w:widowControl w:val="0"/>
              <w:jc w:val="center"/>
              <w:cnfStyle w:val="000000000000" w:firstRow="0" w:lastRow="0" w:firstColumn="0" w:lastColumn="0" w:oddVBand="0" w:evenVBand="0" w:oddHBand="0" w:evenHBand="0" w:firstRowFirstColumn="0" w:firstRowLastColumn="0" w:lastRowFirstColumn="0" w:lastRowLastColumn="0"/>
            </w:pPr>
            <w:r>
              <w:t>E.g. 1 = Business To Business</w:t>
            </w:r>
          </w:p>
          <w:p w14:paraId="004CD8C7" w14:textId="77777777" w:rsidR="00707BB0" w:rsidRDefault="00707BB0" w:rsidP="00A45A60">
            <w:pPr>
              <w:widowControl w:val="0"/>
              <w:jc w:val="center"/>
              <w:cnfStyle w:val="000000000000" w:firstRow="0" w:lastRow="0" w:firstColumn="0" w:lastColumn="0" w:oddVBand="0" w:evenVBand="0" w:oddHBand="0" w:evenHBand="0" w:firstRowFirstColumn="0" w:firstRowLastColumn="0" w:lastRowFirstColumn="0" w:lastRowLastColumn="0"/>
            </w:pPr>
            <w:r>
              <w:t>E.g. 2 = Mobile</w:t>
            </w:r>
          </w:p>
          <w:p w14:paraId="004CD8C8" w14:textId="77777777" w:rsidR="00707BB0" w:rsidRPr="00AA3CA4" w:rsidRDefault="00707BB0" w:rsidP="00A45A60">
            <w:pPr>
              <w:widowControl w:val="0"/>
              <w:jc w:val="center"/>
              <w:cnfStyle w:val="000000000000" w:firstRow="0" w:lastRow="0" w:firstColumn="0" w:lastColumn="0" w:oddVBand="0" w:evenVBand="0" w:oddHBand="0" w:evenHBand="0" w:firstRowFirstColumn="0" w:firstRowLastColumn="0" w:lastRowFirstColumn="0" w:lastRowLastColumn="0"/>
            </w:pPr>
            <w:r>
              <w:t>E.g. 3 = Retail</w:t>
            </w:r>
          </w:p>
        </w:tc>
        <w:tc>
          <w:tcPr>
            <w:tcW w:w="1301" w:type="dxa"/>
            <w:tcBorders>
              <w:top w:val="single" w:sz="4" w:space="0" w:color="auto"/>
              <w:left w:val="single" w:sz="4" w:space="0" w:color="auto"/>
              <w:bottom w:val="single" w:sz="4" w:space="0" w:color="auto"/>
              <w:right w:val="single" w:sz="4" w:space="0" w:color="auto"/>
            </w:tcBorders>
          </w:tcPr>
          <w:p w14:paraId="004CD8C9" w14:textId="77777777" w:rsidR="00707BB0" w:rsidRDefault="00707BB0" w:rsidP="00A45A60">
            <w:pPr>
              <w:widowControl w:val="0"/>
              <w:jc w:val="center"/>
              <w:cnfStyle w:val="000000000000" w:firstRow="0" w:lastRow="0" w:firstColumn="0" w:lastColumn="0" w:oddVBand="0" w:evenVBand="0" w:oddHBand="0" w:evenHBand="0" w:firstRowFirstColumn="0" w:firstRowLastColumn="0" w:lastRowFirstColumn="0" w:lastRowLastColumn="0"/>
            </w:pPr>
            <w:r>
              <w:t>E.g. 1 = B2B General</w:t>
            </w:r>
          </w:p>
          <w:p w14:paraId="004CD8CA" w14:textId="77777777" w:rsidR="00707BB0" w:rsidRDefault="00707BB0" w:rsidP="00A45A60">
            <w:pPr>
              <w:widowControl w:val="0"/>
              <w:jc w:val="center"/>
              <w:cnfStyle w:val="000000000000" w:firstRow="0" w:lastRow="0" w:firstColumn="0" w:lastColumn="0" w:oddVBand="0" w:evenVBand="0" w:oddHBand="0" w:evenHBand="0" w:firstRowFirstColumn="0" w:firstRowLastColumn="0" w:lastRowFirstColumn="0" w:lastRowLastColumn="0"/>
            </w:pPr>
            <w:r>
              <w:t>E.g. 2 = B2B VAD</w:t>
            </w:r>
          </w:p>
          <w:p w14:paraId="004CD8CB" w14:textId="77777777" w:rsidR="00707BB0" w:rsidRPr="00AA3CA4" w:rsidRDefault="00707BB0" w:rsidP="00A45A60">
            <w:pPr>
              <w:widowControl w:val="0"/>
              <w:jc w:val="center"/>
              <w:cnfStyle w:val="000000000000" w:firstRow="0" w:lastRow="0" w:firstColumn="0" w:lastColumn="0" w:oddVBand="0" w:evenVBand="0" w:oddHBand="0" w:evenHBand="0" w:firstRowFirstColumn="0" w:firstRowLastColumn="0" w:lastRowFirstColumn="0" w:lastRowLastColumn="0"/>
            </w:pPr>
          </w:p>
        </w:tc>
        <w:tc>
          <w:tcPr>
            <w:tcW w:w="3316" w:type="dxa"/>
            <w:gridSpan w:val="2"/>
            <w:tcBorders>
              <w:top w:val="single" w:sz="4" w:space="0" w:color="auto"/>
              <w:left w:val="single" w:sz="4" w:space="0" w:color="auto"/>
              <w:bottom w:val="single" w:sz="4" w:space="0" w:color="auto"/>
              <w:right w:val="single" w:sz="4" w:space="0" w:color="auto"/>
            </w:tcBorders>
          </w:tcPr>
          <w:p w14:paraId="004CD8CC" w14:textId="77777777" w:rsidR="00707BB0" w:rsidRDefault="00707BB0" w:rsidP="00A45A60">
            <w:pPr>
              <w:widowControl w:val="0"/>
              <w:jc w:val="center"/>
              <w:cnfStyle w:val="000000000000" w:firstRow="0" w:lastRow="0" w:firstColumn="0" w:lastColumn="0" w:oddVBand="0" w:evenVBand="0" w:oddHBand="0" w:evenHBand="0" w:firstRowFirstColumn="0" w:firstRowLastColumn="0" w:lastRowFirstColumn="0" w:lastRowLastColumn="0"/>
            </w:pPr>
            <w:r>
              <w:t>E.g. 01 – Managed General North – 1</w:t>
            </w:r>
          </w:p>
          <w:p w14:paraId="004CD8CD" w14:textId="77777777" w:rsidR="00707BB0" w:rsidRPr="00AA3CA4" w:rsidRDefault="00707BB0" w:rsidP="00A45A60">
            <w:pPr>
              <w:widowControl w:val="0"/>
              <w:jc w:val="center"/>
              <w:cnfStyle w:val="000000000000" w:firstRow="0" w:lastRow="0" w:firstColumn="0" w:lastColumn="0" w:oddVBand="0" w:evenVBand="0" w:oddHBand="0" w:evenHBand="0" w:firstRowFirstColumn="0" w:firstRowLastColumn="0" w:lastRowFirstColumn="0" w:lastRowLastColumn="0"/>
            </w:pPr>
            <w:r>
              <w:t>E.g. 02 – Managed General North - 2</w:t>
            </w:r>
          </w:p>
        </w:tc>
      </w:tr>
    </w:tbl>
    <w:p w14:paraId="004CD8CF" w14:textId="77777777" w:rsidR="00AA3CA4" w:rsidRDefault="00AA3CA4" w:rsidP="00A45A60">
      <w:pPr>
        <w:widowControl w:val="0"/>
      </w:pPr>
    </w:p>
    <w:p w14:paraId="004CD8D0" w14:textId="77777777" w:rsidR="004F06C7" w:rsidRDefault="004F06C7" w:rsidP="00A45A60">
      <w:pPr>
        <w:widowControl w:val="0"/>
      </w:pPr>
    </w:p>
    <w:p w14:paraId="004CD8D1" w14:textId="77777777" w:rsidR="00A9328D" w:rsidRDefault="00A9328D" w:rsidP="00A45A60">
      <w:pPr>
        <w:widowControl w:val="0"/>
      </w:pPr>
    </w:p>
    <w:p w14:paraId="004CD8D2" w14:textId="77777777" w:rsidR="0056121E" w:rsidRDefault="00567817" w:rsidP="00A45A60">
      <w:pPr>
        <w:widowControl w:val="0"/>
      </w:pPr>
      <w:r>
        <w:t>Profit Centre</w:t>
      </w:r>
      <w:r w:rsidR="007B7999">
        <w:t xml:space="preserve"> numbering will be as follows</w:t>
      </w:r>
      <w:r w:rsidR="004F06C7">
        <w:t xml:space="preserve"> :</w:t>
      </w:r>
    </w:p>
    <w:p w14:paraId="004CD8D3" w14:textId="77777777" w:rsidR="004F06C7" w:rsidRDefault="004F06C7" w:rsidP="00A45A60">
      <w:pPr>
        <w:widowControl w:val="0"/>
        <w:rPr>
          <w:rFonts w:ascii="Calibri" w:hAnsi="Calibri"/>
        </w:rPr>
      </w:pPr>
    </w:p>
    <w:p w14:paraId="004CD8D4" w14:textId="77777777" w:rsidR="00707BB0" w:rsidRDefault="00707BB0" w:rsidP="00A45A60">
      <w:pPr>
        <w:widowControl w:val="0"/>
        <w:rPr>
          <w:rFonts w:ascii="Calibri" w:hAnsi="Calibri"/>
        </w:rPr>
      </w:pPr>
    </w:p>
    <w:tbl>
      <w:tblPr>
        <w:tblW w:w="9923" w:type="dxa"/>
        <w:tblInd w:w="-152" w:type="dxa"/>
        <w:tblLayout w:type="fixed"/>
        <w:tblLook w:val="04A0" w:firstRow="1" w:lastRow="0" w:firstColumn="1" w:lastColumn="0" w:noHBand="0" w:noVBand="1"/>
      </w:tblPr>
      <w:tblGrid>
        <w:gridCol w:w="1135"/>
        <w:gridCol w:w="1275"/>
        <w:gridCol w:w="1724"/>
        <w:gridCol w:w="828"/>
        <w:gridCol w:w="992"/>
        <w:gridCol w:w="1223"/>
        <w:gridCol w:w="1458"/>
        <w:gridCol w:w="579"/>
        <w:gridCol w:w="709"/>
      </w:tblGrid>
      <w:tr w:rsidR="00A9328D" w:rsidRPr="00173CBD" w14:paraId="004CD8DD" w14:textId="77777777" w:rsidTr="00A45A60">
        <w:trPr>
          <w:trHeight w:val="915"/>
        </w:trPr>
        <w:tc>
          <w:tcPr>
            <w:tcW w:w="1135" w:type="dxa"/>
            <w:tcBorders>
              <w:top w:val="single" w:sz="8" w:space="0" w:color="auto"/>
              <w:left w:val="single" w:sz="8" w:space="0" w:color="auto"/>
              <w:bottom w:val="single" w:sz="8" w:space="0" w:color="auto"/>
              <w:right w:val="single" w:sz="8" w:space="0" w:color="auto"/>
            </w:tcBorders>
            <w:shd w:val="clear" w:color="auto" w:fill="595959" w:themeFill="text1" w:themeFillTint="A6"/>
            <w:vAlign w:val="center"/>
            <w:hideMark/>
          </w:tcPr>
          <w:p w14:paraId="004CD8D5" w14:textId="77777777" w:rsidR="00A9328D" w:rsidRPr="00A45A60" w:rsidRDefault="00A9328D" w:rsidP="00A45A60">
            <w:pPr>
              <w:widowControl w:val="0"/>
              <w:jc w:val="center"/>
              <w:rPr>
                <w:b/>
                <w:color w:val="FFFFFF" w:themeColor="background1"/>
              </w:rPr>
            </w:pPr>
            <w:r w:rsidRPr="00A45A60">
              <w:rPr>
                <w:b/>
                <w:color w:val="FFFFFF" w:themeColor="background1"/>
              </w:rPr>
              <w:t>Level 1</w:t>
            </w:r>
          </w:p>
        </w:tc>
        <w:tc>
          <w:tcPr>
            <w:tcW w:w="1275" w:type="dxa"/>
            <w:tcBorders>
              <w:top w:val="single" w:sz="8" w:space="0" w:color="auto"/>
              <w:left w:val="nil"/>
              <w:bottom w:val="single" w:sz="8" w:space="0" w:color="auto"/>
              <w:right w:val="single" w:sz="8" w:space="0" w:color="auto"/>
            </w:tcBorders>
            <w:shd w:val="clear" w:color="auto" w:fill="595959" w:themeFill="text1" w:themeFillTint="A6"/>
            <w:vAlign w:val="center"/>
            <w:hideMark/>
          </w:tcPr>
          <w:p w14:paraId="004CD8D6" w14:textId="77777777" w:rsidR="00A9328D" w:rsidRPr="00A45A60" w:rsidRDefault="00A9328D" w:rsidP="00A45A60">
            <w:pPr>
              <w:widowControl w:val="0"/>
              <w:jc w:val="center"/>
              <w:rPr>
                <w:b/>
                <w:color w:val="FFFFFF" w:themeColor="background1"/>
              </w:rPr>
            </w:pPr>
            <w:r w:rsidRPr="00A45A60">
              <w:rPr>
                <w:b/>
                <w:color w:val="FFFFFF" w:themeColor="background1"/>
              </w:rPr>
              <w:t>Level 2</w:t>
            </w:r>
          </w:p>
        </w:tc>
        <w:tc>
          <w:tcPr>
            <w:tcW w:w="1724" w:type="dxa"/>
            <w:tcBorders>
              <w:top w:val="single" w:sz="8" w:space="0" w:color="auto"/>
              <w:left w:val="nil"/>
              <w:bottom w:val="single" w:sz="8" w:space="0" w:color="auto"/>
              <w:right w:val="single" w:sz="8" w:space="0" w:color="auto"/>
            </w:tcBorders>
            <w:shd w:val="clear" w:color="auto" w:fill="595959" w:themeFill="text1" w:themeFillTint="A6"/>
            <w:vAlign w:val="center"/>
            <w:hideMark/>
          </w:tcPr>
          <w:p w14:paraId="004CD8D7" w14:textId="77777777" w:rsidR="00A9328D" w:rsidRPr="00A45A60" w:rsidRDefault="00A9328D" w:rsidP="00A45A60">
            <w:pPr>
              <w:widowControl w:val="0"/>
              <w:jc w:val="center"/>
              <w:rPr>
                <w:b/>
                <w:color w:val="FFFFFF" w:themeColor="background1"/>
              </w:rPr>
            </w:pPr>
            <w:r w:rsidRPr="00A45A60">
              <w:rPr>
                <w:b/>
                <w:color w:val="FFFFFF" w:themeColor="background1"/>
              </w:rPr>
              <w:t>Profit Centre</w:t>
            </w:r>
          </w:p>
        </w:tc>
        <w:tc>
          <w:tcPr>
            <w:tcW w:w="828" w:type="dxa"/>
            <w:tcBorders>
              <w:top w:val="single" w:sz="8" w:space="0" w:color="auto"/>
              <w:left w:val="nil"/>
              <w:bottom w:val="nil"/>
              <w:right w:val="single" w:sz="8" w:space="0" w:color="auto"/>
            </w:tcBorders>
            <w:shd w:val="clear" w:color="auto" w:fill="595959" w:themeFill="text1" w:themeFillTint="A6"/>
            <w:vAlign w:val="center"/>
            <w:hideMark/>
          </w:tcPr>
          <w:p w14:paraId="004CD8D8" w14:textId="77777777" w:rsidR="00A9328D" w:rsidRPr="00A45A60" w:rsidRDefault="00A9328D" w:rsidP="00A45A60">
            <w:pPr>
              <w:widowControl w:val="0"/>
              <w:jc w:val="center"/>
              <w:rPr>
                <w:b/>
                <w:color w:val="FFFFFF" w:themeColor="background1"/>
              </w:rPr>
            </w:pPr>
            <w:r w:rsidRPr="00A45A60">
              <w:rPr>
                <w:b/>
                <w:color w:val="FFFFFF" w:themeColor="background1"/>
              </w:rPr>
              <w:t>Sales</w:t>
            </w:r>
          </w:p>
        </w:tc>
        <w:tc>
          <w:tcPr>
            <w:tcW w:w="992" w:type="dxa"/>
            <w:tcBorders>
              <w:top w:val="single" w:sz="8" w:space="0" w:color="auto"/>
              <w:left w:val="nil"/>
              <w:bottom w:val="nil"/>
              <w:right w:val="single" w:sz="8" w:space="0" w:color="auto"/>
            </w:tcBorders>
            <w:shd w:val="clear" w:color="auto" w:fill="595959" w:themeFill="text1" w:themeFillTint="A6"/>
            <w:vAlign w:val="center"/>
            <w:hideMark/>
          </w:tcPr>
          <w:p w14:paraId="004CD8D9" w14:textId="77777777" w:rsidR="00A9328D" w:rsidRPr="00A45A60" w:rsidRDefault="00A9328D" w:rsidP="00A45A60">
            <w:pPr>
              <w:widowControl w:val="0"/>
              <w:jc w:val="center"/>
              <w:rPr>
                <w:b/>
                <w:color w:val="FFFFFF" w:themeColor="background1"/>
              </w:rPr>
            </w:pPr>
            <w:r w:rsidRPr="00A45A60">
              <w:rPr>
                <w:b/>
                <w:color w:val="FFFFFF" w:themeColor="background1"/>
              </w:rPr>
              <w:t>Spare</w:t>
            </w:r>
          </w:p>
        </w:tc>
        <w:tc>
          <w:tcPr>
            <w:tcW w:w="1223" w:type="dxa"/>
            <w:tcBorders>
              <w:top w:val="single" w:sz="8" w:space="0" w:color="auto"/>
              <w:left w:val="nil"/>
              <w:bottom w:val="nil"/>
              <w:right w:val="single" w:sz="8" w:space="0" w:color="auto"/>
            </w:tcBorders>
            <w:shd w:val="clear" w:color="auto" w:fill="595959" w:themeFill="text1" w:themeFillTint="A6"/>
            <w:vAlign w:val="center"/>
            <w:hideMark/>
          </w:tcPr>
          <w:p w14:paraId="004CD8DA" w14:textId="77777777" w:rsidR="00A9328D" w:rsidRPr="00A45A60" w:rsidRDefault="00A9328D" w:rsidP="00A45A60">
            <w:pPr>
              <w:widowControl w:val="0"/>
              <w:jc w:val="center"/>
              <w:rPr>
                <w:b/>
                <w:color w:val="FFFFFF" w:themeColor="background1"/>
              </w:rPr>
            </w:pPr>
            <w:r w:rsidRPr="00A45A60">
              <w:rPr>
                <w:b/>
                <w:color w:val="FFFFFF" w:themeColor="background1"/>
              </w:rPr>
              <w:t>Sales Channel</w:t>
            </w:r>
          </w:p>
        </w:tc>
        <w:tc>
          <w:tcPr>
            <w:tcW w:w="1458" w:type="dxa"/>
            <w:tcBorders>
              <w:top w:val="single" w:sz="8" w:space="0" w:color="auto"/>
              <w:left w:val="nil"/>
              <w:bottom w:val="nil"/>
              <w:right w:val="single" w:sz="8" w:space="0" w:color="auto"/>
            </w:tcBorders>
            <w:shd w:val="clear" w:color="auto" w:fill="595959" w:themeFill="text1" w:themeFillTint="A6"/>
            <w:vAlign w:val="center"/>
            <w:hideMark/>
          </w:tcPr>
          <w:p w14:paraId="004CD8DB" w14:textId="77777777" w:rsidR="00A9328D" w:rsidRPr="00A45A60" w:rsidRDefault="00A9328D" w:rsidP="00A45A60">
            <w:pPr>
              <w:widowControl w:val="0"/>
              <w:jc w:val="center"/>
              <w:rPr>
                <w:b/>
                <w:color w:val="FFFFFF" w:themeColor="background1"/>
              </w:rPr>
            </w:pPr>
            <w:r w:rsidRPr="00A45A60">
              <w:rPr>
                <w:b/>
                <w:color w:val="FFFFFF" w:themeColor="background1"/>
              </w:rPr>
              <w:t>Sub-division of Sales Channel</w:t>
            </w:r>
          </w:p>
        </w:tc>
        <w:tc>
          <w:tcPr>
            <w:tcW w:w="1288" w:type="dxa"/>
            <w:gridSpan w:val="2"/>
            <w:tcBorders>
              <w:top w:val="single" w:sz="8" w:space="0" w:color="auto"/>
              <w:left w:val="nil"/>
              <w:bottom w:val="single" w:sz="8" w:space="0" w:color="auto"/>
              <w:right w:val="single" w:sz="8" w:space="0" w:color="000000"/>
            </w:tcBorders>
            <w:shd w:val="clear" w:color="auto" w:fill="595959" w:themeFill="text1" w:themeFillTint="A6"/>
            <w:vAlign w:val="center"/>
            <w:hideMark/>
          </w:tcPr>
          <w:p w14:paraId="004CD8DC" w14:textId="77777777" w:rsidR="00A9328D" w:rsidRPr="00A45A60" w:rsidRDefault="00A9328D" w:rsidP="00A45A60">
            <w:pPr>
              <w:widowControl w:val="0"/>
              <w:jc w:val="center"/>
              <w:rPr>
                <w:b/>
                <w:color w:val="FFFFFF" w:themeColor="background1"/>
              </w:rPr>
            </w:pPr>
            <w:r w:rsidRPr="00A45A60">
              <w:rPr>
                <w:b/>
                <w:color w:val="FFFFFF" w:themeColor="background1"/>
              </w:rPr>
              <w:t>Team</w:t>
            </w:r>
          </w:p>
        </w:tc>
      </w:tr>
      <w:tr w:rsidR="00A9328D" w:rsidRPr="00173CBD" w14:paraId="004CD8E7" w14:textId="77777777" w:rsidTr="00A9328D">
        <w:trPr>
          <w:trHeight w:val="690"/>
        </w:trPr>
        <w:tc>
          <w:tcPr>
            <w:tcW w:w="1135" w:type="dxa"/>
            <w:vMerge w:val="restart"/>
            <w:tcBorders>
              <w:top w:val="nil"/>
              <w:left w:val="single" w:sz="8" w:space="0" w:color="auto"/>
              <w:bottom w:val="single" w:sz="8" w:space="0" w:color="000000"/>
              <w:right w:val="single" w:sz="8" w:space="0" w:color="auto"/>
            </w:tcBorders>
            <w:shd w:val="clear" w:color="auto" w:fill="auto"/>
            <w:vAlign w:val="center"/>
            <w:hideMark/>
          </w:tcPr>
          <w:p w14:paraId="004CD8DE"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Business To Business</w:t>
            </w:r>
          </w:p>
        </w:tc>
        <w:tc>
          <w:tcPr>
            <w:tcW w:w="1275" w:type="dxa"/>
            <w:vMerge w:val="restart"/>
            <w:tcBorders>
              <w:top w:val="nil"/>
              <w:left w:val="single" w:sz="8" w:space="0" w:color="auto"/>
              <w:bottom w:val="single" w:sz="8" w:space="0" w:color="000000"/>
              <w:right w:val="single" w:sz="8" w:space="0" w:color="auto"/>
            </w:tcBorders>
            <w:shd w:val="clear" w:color="auto" w:fill="auto"/>
            <w:vAlign w:val="center"/>
            <w:hideMark/>
          </w:tcPr>
          <w:p w14:paraId="004CD8DF"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Business To Business - General</w:t>
            </w:r>
          </w:p>
        </w:tc>
        <w:tc>
          <w:tcPr>
            <w:tcW w:w="1724" w:type="dxa"/>
            <w:tcBorders>
              <w:top w:val="nil"/>
              <w:left w:val="nil"/>
              <w:bottom w:val="single" w:sz="8" w:space="0" w:color="auto"/>
              <w:right w:val="nil"/>
            </w:tcBorders>
            <w:shd w:val="clear" w:color="auto" w:fill="auto"/>
            <w:vAlign w:val="center"/>
            <w:hideMark/>
          </w:tcPr>
          <w:p w14:paraId="004CD8E0"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Managed General – 1 North</w:t>
            </w:r>
          </w:p>
        </w:tc>
        <w:tc>
          <w:tcPr>
            <w:tcW w:w="82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04CD8E1"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14:paraId="004CD8E2"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single" w:sz="8" w:space="0" w:color="auto"/>
              <w:left w:val="nil"/>
              <w:bottom w:val="single" w:sz="8" w:space="0" w:color="auto"/>
              <w:right w:val="single" w:sz="8" w:space="0" w:color="auto"/>
            </w:tcBorders>
            <w:shd w:val="clear" w:color="auto" w:fill="auto"/>
            <w:noWrap/>
            <w:vAlign w:val="center"/>
            <w:hideMark/>
          </w:tcPr>
          <w:p w14:paraId="004CD8E3"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single" w:sz="8" w:space="0" w:color="auto"/>
              <w:left w:val="nil"/>
              <w:bottom w:val="single" w:sz="8" w:space="0" w:color="auto"/>
              <w:right w:val="single" w:sz="8" w:space="0" w:color="auto"/>
            </w:tcBorders>
            <w:shd w:val="clear" w:color="auto" w:fill="auto"/>
            <w:noWrap/>
            <w:vAlign w:val="center"/>
            <w:hideMark/>
          </w:tcPr>
          <w:p w14:paraId="004CD8E4"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8E5"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8E6"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r>
      <w:tr w:rsidR="00A9328D" w:rsidRPr="00173CBD" w14:paraId="004CD8F1" w14:textId="77777777" w:rsidTr="00A9328D">
        <w:trPr>
          <w:trHeight w:val="690"/>
        </w:trPr>
        <w:tc>
          <w:tcPr>
            <w:tcW w:w="1135" w:type="dxa"/>
            <w:vMerge/>
            <w:tcBorders>
              <w:top w:val="nil"/>
              <w:left w:val="single" w:sz="8" w:space="0" w:color="auto"/>
              <w:bottom w:val="single" w:sz="8" w:space="0" w:color="000000"/>
              <w:right w:val="single" w:sz="8" w:space="0" w:color="auto"/>
            </w:tcBorders>
            <w:vAlign w:val="center"/>
            <w:hideMark/>
          </w:tcPr>
          <w:p w14:paraId="004CD8E8"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8E9"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8EA"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Managed General – 2 North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8EB"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8EC"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8ED"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8EE"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8EF"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8F0"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r>
      <w:tr w:rsidR="00A9328D" w:rsidRPr="00173CBD" w14:paraId="004CD8FB"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8F2"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8F3"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8F4"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Majors – North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8F5"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8F6"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8F7"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8F8"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8F9"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8FA"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r>
      <w:tr w:rsidR="00A9328D" w:rsidRPr="00173CBD" w14:paraId="004CD905"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8FC"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8FD"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8FE"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Networks – North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8FF"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00"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01"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902"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903"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904" w14:textId="77777777" w:rsidR="00A9328D" w:rsidRPr="00A9328D" w:rsidRDefault="00A9328D" w:rsidP="00A45A60">
            <w:pPr>
              <w:widowControl w:val="0"/>
              <w:jc w:val="center"/>
              <w:rPr>
                <w:color w:val="000000"/>
                <w:lang w:val="en-GB" w:eastAsia="en-GB"/>
              </w:rPr>
            </w:pPr>
            <w:r w:rsidRPr="00A9328D">
              <w:rPr>
                <w:color w:val="000000"/>
                <w:lang w:val="en-GB" w:eastAsia="en-GB"/>
              </w:rPr>
              <w:t>4</w:t>
            </w:r>
          </w:p>
        </w:tc>
      </w:tr>
      <w:tr w:rsidR="00A9328D" w:rsidRPr="00173CBD" w14:paraId="004CD90F"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906"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907"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908"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Components – North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09"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0A"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0B"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90C"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90D"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90E" w14:textId="77777777" w:rsidR="00A9328D" w:rsidRPr="00A9328D" w:rsidRDefault="00A9328D" w:rsidP="00A45A60">
            <w:pPr>
              <w:widowControl w:val="0"/>
              <w:jc w:val="center"/>
              <w:rPr>
                <w:color w:val="000000"/>
                <w:lang w:val="en-GB" w:eastAsia="en-GB"/>
              </w:rPr>
            </w:pPr>
            <w:r w:rsidRPr="00A9328D">
              <w:rPr>
                <w:color w:val="000000"/>
                <w:lang w:val="en-GB" w:eastAsia="en-GB"/>
              </w:rPr>
              <w:t>5</w:t>
            </w:r>
          </w:p>
        </w:tc>
      </w:tr>
      <w:tr w:rsidR="00A9328D" w:rsidRPr="00173CBD" w14:paraId="004CD919"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910"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911"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912"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Comms – North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13"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14"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15"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916"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917"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918" w14:textId="77777777" w:rsidR="00A9328D" w:rsidRPr="00A9328D" w:rsidRDefault="00A9328D" w:rsidP="00A45A60">
            <w:pPr>
              <w:widowControl w:val="0"/>
              <w:jc w:val="center"/>
              <w:rPr>
                <w:color w:val="000000"/>
                <w:lang w:val="en-GB" w:eastAsia="en-GB"/>
              </w:rPr>
            </w:pPr>
            <w:r w:rsidRPr="00A9328D">
              <w:rPr>
                <w:color w:val="000000"/>
                <w:lang w:val="en-GB" w:eastAsia="en-GB"/>
              </w:rPr>
              <w:t>6</w:t>
            </w:r>
          </w:p>
        </w:tc>
      </w:tr>
      <w:tr w:rsidR="00A9328D" w:rsidRPr="00173CBD" w14:paraId="004CD924" w14:textId="77777777" w:rsidTr="00A9328D">
        <w:trPr>
          <w:trHeight w:val="690"/>
        </w:trPr>
        <w:tc>
          <w:tcPr>
            <w:tcW w:w="1135" w:type="dxa"/>
            <w:vMerge/>
            <w:tcBorders>
              <w:top w:val="nil"/>
              <w:left w:val="single" w:sz="8" w:space="0" w:color="auto"/>
              <w:bottom w:val="single" w:sz="8" w:space="0" w:color="000000"/>
              <w:right w:val="single" w:sz="8" w:space="0" w:color="auto"/>
            </w:tcBorders>
            <w:vAlign w:val="center"/>
            <w:hideMark/>
          </w:tcPr>
          <w:p w14:paraId="004CD91A"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91B"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91C"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Audio Visual – North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1D"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1E"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1F"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920"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921"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922" w14:textId="77777777" w:rsidR="00A9328D" w:rsidRDefault="00A9328D" w:rsidP="00A45A60">
            <w:pPr>
              <w:widowControl w:val="0"/>
              <w:jc w:val="center"/>
              <w:rPr>
                <w:color w:val="000000"/>
                <w:lang w:val="en-GB" w:eastAsia="en-GB"/>
              </w:rPr>
            </w:pPr>
            <w:r w:rsidRPr="00A9328D">
              <w:rPr>
                <w:color w:val="000000"/>
                <w:lang w:val="en-GB" w:eastAsia="en-GB"/>
              </w:rPr>
              <w:t>7</w:t>
            </w:r>
          </w:p>
          <w:p w14:paraId="004CD923" w14:textId="77777777" w:rsidR="00A9328D" w:rsidRPr="00A9328D" w:rsidRDefault="00A9328D" w:rsidP="00A45A60">
            <w:pPr>
              <w:widowControl w:val="0"/>
              <w:rPr>
                <w:lang w:val="en-GB" w:eastAsia="en-GB"/>
              </w:rPr>
            </w:pPr>
          </w:p>
        </w:tc>
      </w:tr>
      <w:tr w:rsidR="00A9328D" w:rsidRPr="00173CBD" w14:paraId="004CD92E" w14:textId="77777777" w:rsidTr="00A9328D">
        <w:trPr>
          <w:trHeight w:val="690"/>
        </w:trPr>
        <w:tc>
          <w:tcPr>
            <w:tcW w:w="1135" w:type="dxa"/>
            <w:vMerge/>
            <w:tcBorders>
              <w:top w:val="nil"/>
              <w:left w:val="single" w:sz="8" w:space="0" w:color="auto"/>
              <w:bottom w:val="single" w:sz="8" w:space="0" w:color="000000"/>
              <w:right w:val="single" w:sz="8" w:space="0" w:color="auto"/>
            </w:tcBorders>
            <w:vAlign w:val="center"/>
            <w:hideMark/>
          </w:tcPr>
          <w:p w14:paraId="004CD925"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926"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927"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Managed General – 1 South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28"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29"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2A"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92B"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92C"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92D" w14:textId="77777777" w:rsidR="00A9328D" w:rsidRPr="00A9328D" w:rsidRDefault="00A9328D" w:rsidP="00A45A60">
            <w:pPr>
              <w:widowControl w:val="0"/>
              <w:jc w:val="center"/>
              <w:rPr>
                <w:color w:val="000000"/>
                <w:lang w:val="en-GB" w:eastAsia="en-GB"/>
              </w:rPr>
            </w:pPr>
            <w:r w:rsidRPr="00A9328D">
              <w:rPr>
                <w:color w:val="000000"/>
                <w:lang w:val="en-GB" w:eastAsia="en-GB"/>
              </w:rPr>
              <w:t>8</w:t>
            </w:r>
          </w:p>
        </w:tc>
      </w:tr>
      <w:tr w:rsidR="00A9328D" w:rsidRPr="00173CBD" w14:paraId="004CD938" w14:textId="77777777" w:rsidTr="00A9328D">
        <w:trPr>
          <w:trHeight w:val="690"/>
        </w:trPr>
        <w:tc>
          <w:tcPr>
            <w:tcW w:w="1135" w:type="dxa"/>
            <w:vMerge/>
            <w:tcBorders>
              <w:top w:val="nil"/>
              <w:left w:val="single" w:sz="8" w:space="0" w:color="auto"/>
              <w:bottom w:val="single" w:sz="8" w:space="0" w:color="000000"/>
              <w:right w:val="single" w:sz="8" w:space="0" w:color="auto"/>
            </w:tcBorders>
            <w:vAlign w:val="center"/>
            <w:hideMark/>
          </w:tcPr>
          <w:p w14:paraId="004CD92F"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930"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931"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Managed General  - 2 South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32"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33"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34"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935"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936"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937" w14:textId="77777777" w:rsidR="00A9328D" w:rsidRPr="00A9328D" w:rsidRDefault="00A9328D" w:rsidP="00A45A60">
            <w:pPr>
              <w:widowControl w:val="0"/>
              <w:jc w:val="center"/>
              <w:rPr>
                <w:color w:val="000000"/>
                <w:lang w:val="en-GB" w:eastAsia="en-GB"/>
              </w:rPr>
            </w:pPr>
            <w:r w:rsidRPr="00A9328D">
              <w:rPr>
                <w:color w:val="000000"/>
                <w:lang w:val="en-GB" w:eastAsia="en-GB"/>
              </w:rPr>
              <w:t>9</w:t>
            </w:r>
          </w:p>
        </w:tc>
      </w:tr>
      <w:tr w:rsidR="00A9328D" w:rsidRPr="00173CBD" w14:paraId="004CD942" w14:textId="77777777" w:rsidTr="00A9328D">
        <w:trPr>
          <w:trHeight w:val="690"/>
        </w:trPr>
        <w:tc>
          <w:tcPr>
            <w:tcW w:w="1135" w:type="dxa"/>
            <w:vMerge/>
            <w:tcBorders>
              <w:top w:val="nil"/>
              <w:left w:val="single" w:sz="8" w:space="0" w:color="auto"/>
              <w:bottom w:val="single" w:sz="8" w:space="0" w:color="000000"/>
              <w:right w:val="single" w:sz="8" w:space="0" w:color="auto"/>
            </w:tcBorders>
            <w:vAlign w:val="center"/>
            <w:hideMark/>
          </w:tcPr>
          <w:p w14:paraId="004CD939"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93A"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93B"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Managed General – 3 South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3C"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3D"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3E"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93F"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940"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709" w:type="dxa"/>
            <w:tcBorders>
              <w:top w:val="nil"/>
              <w:left w:val="nil"/>
              <w:bottom w:val="single" w:sz="8" w:space="0" w:color="auto"/>
              <w:right w:val="single" w:sz="8" w:space="0" w:color="auto"/>
            </w:tcBorders>
            <w:shd w:val="clear" w:color="auto" w:fill="auto"/>
            <w:noWrap/>
            <w:vAlign w:val="center"/>
            <w:hideMark/>
          </w:tcPr>
          <w:p w14:paraId="004CD941"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r>
      <w:tr w:rsidR="00A9328D" w:rsidRPr="00173CBD" w14:paraId="004CD94C"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943"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944"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945"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Majors – South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46"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47"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48"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949"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94A"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709" w:type="dxa"/>
            <w:tcBorders>
              <w:top w:val="nil"/>
              <w:left w:val="nil"/>
              <w:bottom w:val="single" w:sz="8" w:space="0" w:color="auto"/>
              <w:right w:val="single" w:sz="8" w:space="0" w:color="auto"/>
            </w:tcBorders>
            <w:shd w:val="clear" w:color="auto" w:fill="auto"/>
            <w:noWrap/>
            <w:vAlign w:val="center"/>
            <w:hideMark/>
          </w:tcPr>
          <w:p w14:paraId="004CD94B"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r>
      <w:tr w:rsidR="00A9328D" w:rsidRPr="00173CBD" w14:paraId="004CD956"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94D"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94E"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94F"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New Business</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50"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51"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52"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953"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954"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709" w:type="dxa"/>
            <w:tcBorders>
              <w:top w:val="nil"/>
              <w:left w:val="nil"/>
              <w:bottom w:val="single" w:sz="8" w:space="0" w:color="auto"/>
              <w:right w:val="single" w:sz="8" w:space="0" w:color="auto"/>
            </w:tcBorders>
            <w:shd w:val="clear" w:color="auto" w:fill="auto"/>
            <w:noWrap/>
            <w:vAlign w:val="center"/>
            <w:hideMark/>
          </w:tcPr>
          <w:p w14:paraId="004CD955"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r>
      <w:tr w:rsidR="00A9328D" w:rsidRPr="00173CBD" w14:paraId="004CD960" w14:textId="77777777" w:rsidTr="00A9328D">
        <w:trPr>
          <w:trHeight w:val="690"/>
        </w:trPr>
        <w:tc>
          <w:tcPr>
            <w:tcW w:w="1135" w:type="dxa"/>
            <w:vMerge/>
            <w:tcBorders>
              <w:top w:val="nil"/>
              <w:left w:val="single" w:sz="8" w:space="0" w:color="auto"/>
              <w:bottom w:val="single" w:sz="8" w:space="0" w:color="000000"/>
              <w:right w:val="single" w:sz="8" w:space="0" w:color="auto"/>
            </w:tcBorders>
            <w:vAlign w:val="center"/>
            <w:hideMark/>
          </w:tcPr>
          <w:p w14:paraId="004CD957"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958"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959"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Audio Visual – South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5A"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5B"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5C"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95D"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95E"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709" w:type="dxa"/>
            <w:tcBorders>
              <w:top w:val="nil"/>
              <w:left w:val="nil"/>
              <w:bottom w:val="single" w:sz="8" w:space="0" w:color="auto"/>
              <w:right w:val="single" w:sz="8" w:space="0" w:color="auto"/>
            </w:tcBorders>
            <w:shd w:val="clear" w:color="auto" w:fill="auto"/>
            <w:noWrap/>
            <w:vAlign w:val="center"/>
            <w:hideMark/>
          </w:tcPr>
          <w:p w14:paraId="004CD95F"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r>
      <w:tr w:rsidR="00A9328D" w:rsidRPr="00173CBD" w14:paraId="004CD96A"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961"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962"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963"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Networks – South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64"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65"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66"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967"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968"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709" w:type="dxa"/>
            <w:tcBorders>
              <w:top w:val="nil"/>
              <w:left w:val="nil"/>
              <w:bottom w:val="single" w:sz="8" w:space="0" w:color="auto"/>
              <w:right w:val="single" w:sz="8" w:space="0" w:color="auto"/>
            </w:tcBorders>
            <w:shd w:val="clear" w:color="auto" w:fill="auto"/>
            <w:noWrap/>
            <w:vAlign w:val="center"/>
            <w:hideMark/>
          </w:tcPr>
          <w:p w14:paraId="004CD969" w14:textId="77777777" w:rsidR="00A9328D" w:rsidRPr="00A9328D" w:rsidRDefault="00A9328D" w:rsidP="00A45A60">
            <w:pPr>
              <w:widowControl w:val="0"/>
              <w:jc w:val="center"/>
              <w:rPr>
                <w:color w:val="000000"/>
                <w:lang w:val="en-GB" w:eastAsia="en-GB"/>
              </w:rPr>
            </w:pPr>
            <w:r w:rsidRPr="00A9328D">
              <w:rPr>
                <w:color w:val="000000"/>
                <w:lang w:val="en-GB" w:eastAsia="en-GB"/>
              </w:rPr>
              <w:t>4</w:t>
            </w:r>
          </w:p>
        </w:tc>
      </w:tr>
      <w:tr w:rsidR="00A9328D" w:rsidRPr="00173CBD" w14:paraId="004CD974"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96B"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96C"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96D"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Components – South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6E"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6F"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70"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971"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972"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709" w:type="dxa"/>
            <w:tcBorders>
              <w:top w:val="nil"/>
              <w:left w:val="nil"/>
              <w:bottom w:val="single" w:sz="8" w:space="0" w:color="auto"/>
              <w:right w:val="single" w:sz="8" w:space="0" w:color="auto"/>
            </w:tcBorders>
            <w:shd w:val="clear" w:color="auto" w:fill="auto"/>
            <w:noWrap/>
            <w:vAlign w:val="center"/>
            <w:hideMark/>
          </w:tcPr>
          <w:p w14:paraId="004CD973" w14:textId="77777777" w:rsidR="00A9328D" w:rsidRPr="00A9328D" w:rsidRDefault="00A9328D" w:rsidP="00A45A60">
            <w:pPr>
              <w:widowControl w:val="0"/>
              <w:jc w:val="center"/>
              <w:rPr>
                <w:color w:val="000000"/>
                <w:lang w:val="en-GB" w:eastAsia="en-GB"/>
              </w:rPr>
            </w:pPr>
            <w:r w:rsidRPr="00A9328D">
              <w:rPr>
                <w:color w:val="000000"/>
                <w:lang w:val="en-GB" w:eastAsia="en-GB"/>
              </w:rPr>
              <w:t>5</w:t>
            </w:r>
          </w:p>
        </w:tc>
      </w:tr>
      <w:tr w:rsidR="00A9328D" w:rsidRPr="00173CBD" w14:paraId="004CD97E" w14:textId="77777777" w:rsidTr="00A9328D">
        <w:trPr>
          <w:trHeight w:val="315"/>
        </w:trPr>
        <w:tc>
          <w:tcPr>
            <w:tcW w:w="1135" w:type="dxa"/>
            <w:vMerge/>
            <w:tcBorders>
              <w:top w:val="nil"/>
              <w:left w:val="single" w:sz="8" w:space="0" w:color="auto"/>
              <w:bottom w:val="single" w:sz="8" w:space="0" w:color="000000"/>
              <w:right w:val="single" w:sz="8" w:space="0" w:color="auto"/>
            </w:tcBorders>
            <w:vAlign w:val="center"/>
            <w:hideMark/>
          </w:tcPr>
          <w:p w14:paraId="004CD975"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976"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977"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Solutions</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78"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79"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7A"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97B"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97C"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709" w:type="dxa"/>
            <w:tcBorders>
              <w:top w:val="nil"/>
              <w:left w:val="nil"/>
              <w:bottom w:val="single" w:sz="8" w:space="0" w:color="auto"/>
              <w:right w:val="single" w:sz="8" w:space="0" w:color="auto"/>
            </w:tcBorders>
            <w:shd w:val="clear" w:color="auto" w:fill="auto"/>
            <w:noWrap/>
            <w:vAlign w:val="center"/>
            <w:hideMark/>
          </w:tcPr>
          <w:p w14:paraId="004CD97D" w14:textId="77777777" w:rsidR="00A9328D" w:rsidRPr="00A9328D" w:rsidRDefault="00A9328D" w:rsidP="00A45A60">
            <w:pPr>
              <w:widowControl w:val="0"/>
              <w:jc w:val="center"/>
              <w:rPr>
                <w:color w:val="000000"/>
                <w:lang w:val="en-GB" w:eastAsia="en-GB"/>
              </w:rPr>
            </w:pPr>
            <w:r w:rsidRPr="00A9328D">
              <w:rPr>
                <w:color w:val="000000"/>
                <w:lang w:val="en-GB" w:eastAsia="en-GB"/>
              </w:rPr>
              <w:t>6</w:t>
            </w:r>
          </w:p>
        </w:tc>
      </w:tr>
      <w:tr w:rsidR="00A9328D" w:rsidRPr="00173CBD" w14:paraId="004CD988" w14:textId="77777777" w:rsidTr="00A9328D">
        <w:trPr>
          <w:trHeight w:val="315"/>
        </w:trPr>
        <w:tc>
          <w:tcPr>
            <w:tcW w:w="1135" w:type="dxa"/>
            <w:vMerge/>
            <w:tcBorders>
              <w:top w:val="nil"/>
              <w:left w:val="single" w:sz="8" w:space="0" w:color="auto"/>
              <w:bottom w:val="single" w:sz="8" w:space="0" w:color="000000"/>
              <w:right w:val="single" w:sz="8" w:space="0" w:color="auto"/>
            </w:tcBorders>
            <w:vAlign w:val="center"/>
            <w:hideMark/>
          </w:tcPr>
          <w:p w14:paraId="004CD97F" w14:textId="77777777" w:rsidR="00A9328D" w:rsidRPr="00A9328D" w:rsidRDefault="00A9328D" w:rsidP="00A45A60">
            <w:pPr>
              <w:widowControl w:val="0"/>
              <w:jc w:val="left"/>
              <w:rPr>
                <w:rFonts w:cs="Arial"/>
                <w:color w:val="000000"/>
                <w:lang w:val="en-GB" w:eastAsia="en-GB"/>
              </w:rPr>
            </w:pPr>
          </w:p>
        </w:tc>
        <w:tc>
          <w:tcPr>
            <w:tcW w:w="1275" w:type="dxa"/>
            <w:tcBorders>
              <w:top w:val="nil"/>
              <w:left w:val="nil"/>
              <w:bottom w:val="single" w:sz="8" w:space="0" w:color="auto"/>
              <w:right w:val="single" w:sz="8" w:space="0" w:color="auto"/>
            </w:tcBorders>
            <w:shd w:val="clear" w:color="auto" w:fill="auto"/>
            <w:vAlign w:val="center"/>
            <w:hideMark/>
          </w:tcPr>
          <w:p w14:paraId="004CD980"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 </w:t>
            </w:r>
          </w:p>
        </w:tc>
        <w:tc>
          <w:tcPr>
            <w:tcW w:w="1724" w:type="dxa"/>
            <w:tcBorders>
              <w:top w:val="nil"/>
              <w:left w:val="nil"/>
              <w:bottom w:val="single" w:sz="8" w:space="0" w:color="auto"/>
              <w:right w:val="nil"/>
            </w:tcBorders>
            <w:shd w:val="clear" w:color="auto" w:fill="auto"/>
            <w:vAlign w:val="center"/>
            <w:hideMark/>
          </w:tcPr>
          <w:p w14:paraId="004CD981"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 </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82"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992" w:type="dxa"/>
            <w:tcBorders>
              <w:top w:val="nil"/>
              <w:left w:val="nil"/>
              <w:bottom w:val="single" w:sz="8" w:space="0" w:color="auto"/>
              <w:right w:val="single" w:sz="8" w:space="0" w:color="auto"/>
            </w:tcBorders>
            <w:shd w:val="clear" w:color="auto" w:fill="auto"/>
            <w:noWrap/>
            <w:vAlign w:val="center"/>
            <w:hideMark/>
          </w:tcPr>
          <w:p w14:paraId="004CD983"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1223" w:type="dxa"/>
            <w:tcBorders>
              <w:top w:val="nil"/>
              <w:left w:val="nil"/>
              <w:bottom w:val="single" w:sz="8" w:space="0" w:color="auto"/>
              <w:right w:val="single" w:sz="8" w:space="0" w:color="auto"/>
            </w:tcBorders>
            <w:shd w:val="clear" w:color="auto" w:fill="auto"/>
            <w:noWrap/>
            <w:vAlign w:val="center"/>
            <w:hideMark/>
          </w:tcPr>
          <w:p w14:paraId="004CD984"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1458" w:type="dxa"/>
            <w:tcBorders>
              <w:top w:val="nil"/>
              <w:left w:val="nil"/>
              <w:bottom w:val="single" w:sz="8" w:space="0" w:color="auto"/>
              <w:right w:val="single" w:sz="8" w:space="0" w:color="auto"/>
            </w:tcBorders>
            <w:shd w:val="clear" w:color="auto" w:fill="auto"/>
            <w:noWrap/>
            <w:vAlign w:val="center"/>
            <w:hideMark/>
          </w:tcPr>
          <w:p w14:paraId="004CD985"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579" w:type="dxa"/>
            <w:tcBorders>
              <w:top w:val="nil"/>
              <w:left w:val="nil"/>
              <w:bottom w:val="single" w:sz="8" w:space="0" w:color="auto"/>
              <w:right w:val="single" w:sz="8" w:space="0" w:color="auto"/>
            </w:tcBorders>
            <w:shd w:val="clear" w:color="auto" w:fill="auto"/>
            <w:noWrap/>
            <w:vAlign w:val="center"/>
            <w:hideMark/>
          </w:tcPr>
          <w:p w14:paraId="004CD986"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709" w:type="dxa"/>
            <w:tcBorders>
              <w:top w:val="nil"/>
              <w:left w:val="nil"/>
              <w:bottom w:val="single" w:sz="8" w:space="0" w:color="auto"/>
              <w:right w:val="single" w:sz="8" w:space="0" w:color="auto"/>
            </w:tcBorders>
            <w:shd w:val="clear" w:color="auto" w:fill="auto"/>
            <w:noWrap/>
            <w:vAlign w:val="center"/>
            <w:hideMark/>
          </w:tcPr>
          <w:p w14:paraId="004CD987"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r>
      <w:tr w:rsidR="00A9328D" w:rsidRPr="00173CBD" w14:paraId="004CD992"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989" w14:textId="77777777" w:rsidR="00A9328D" w:rsidRPr="00A9328D" w:rsidRDefault="00A9328D" w:rsidP="00A45A60">
            <w:pPr>
              <w:widowControl w:val="0"/>
              <w:jc w:val="left"/>
              <w:rPr>
                <w:rFonts w:cs="Arial"/>
                <w:color w:val="000000"/>
                <w:lang w:val="en-GB" w:eastAsia="en-GB"/>
              </w:rPr>
            </w:pPr>
          </w:p>
        </w:tc>
        <w:tc>
          <w:tcPr>
            <w:tcW w:w="1275" w:type="dxa"/>
            <w:vMerge w:val="restart"/>
            <w:tcBorders>
              <w:top w:val="nil"/>
              <w:left w:val="single" w:sz="8" w:space="0" w:color="auto"/>
              <w:bottom w:val="single" w:sz="8" w:space="0" w:color="000000"/>
              <w:right w:val="single" w:sz="8" w:space="0" w:color="auto"/>
            </w:tcBorders>
            <w:shd w:val="clear" w:color="auto" w:fill="auto"/>
            <w:vAlign w:val="center"/>
            <w:hideMark/>
          </w:tcPr>
          <w:p w14:paraId="004CD98A"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Business To Business VAD</w:t>
            </w:r>
          </w:p>
        </w:tc>
        <w:tc>
          <w:tcPr>
            <w:tcW w:w="1724" w:type="dxa"/>
            <w:tcBorders>
              <w:top w:val="nil"/>
              <w:left w:val="nil"/>
              <w:bottom w:val="single" w:sz="8" w:space="0" w:color="auto"/>
              <w:right w:val="nil"/>
            </w:tcBorders>
            <w:shd w:val="clear" w:color="auto" w:fill="auto"/>
            <w:vAlign w:val="center"/>
            <w:hideMark/>
          </w:tcPr>
          <w:p w14:paraId="004CD98B"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Security South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8C"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8D"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8E"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98F"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579" w:type="dxa"/>
            <w:tcBorders>
              <w:top w:val="nil"/>
              <w:left w:val="nil"/>
              <w:bottom w:val="single" w:sz="8" w:space="0" w:color="auto"/>
              <w:right w:val="single" w:sz="8" w:space="0" w:color="auto"/>
            </w:tcBorders>
            <w:shd w:val="clear" w:color="auto" w:fill="auto"/>
            <w:noWrap/>
            <w:vAlign w:val="center"/>
            <w:hideMark/>
          </w:tcPr>
          <w:p w14:paraId="004CD990"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991"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r>
      <w:tr w:rsidR="00A9328D" w:rsidRPr="00173CBD" w14:paraId="004CD99C"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993"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994"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995"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Security South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96"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97"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98"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999"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579" w:type="dxa"/>
            <w:tcBorders>
              <w:top w:val="nil"/>
              <w:left w:val="nil"/>
              <w:bottom w:val="single" w:sz="8" w:space="0" w:color="auto"/>
              <w:right w:val="single" w:sz="8" w:space="0" w:color="auto"/>
            </w:tcBorders>
            <w:shd w:val="clear" w:color="auto" w:fill="auto"/>
            <w:noWrap/>
            <w:vAlign w:val="center"/>
            <w:hideMark/>
          </w:tcPr>
          <w:p w14:paraId="004CD99A"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99B"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r>
      <w:tr w:rsidR="00A9328D" w:rsidRPr="00173CBD" w14:paraId="004CD9A6" w14:textId="77777777" w:rsidTr="00A9328D">
        <w:trPr>
          <w:trHeight w:val="690"/>
        </w:trPr>
        <w:tc>
          <w:tcPr>
            <w:tcW w:w="1135" w:type="dxa"/>
            <w:vMerge/>
            <w:tcBorders>
              <w:top w:val="nil"/>
              <w:left w:val="single" w:sz="8" w:space="0" w:color="auto"/>
              <w:bottom w:val="single" w:sz="8" w:space="0" w:color="000000"/>
              <w:right w:val="single" w:sz="8" w:space="0" w:color="auto"/>
            </w:tcBorders>
            <w:vAlign w:val="center"/>
            <w:hideMark/>
          </w:tcPr>
          <w:p w14:paraId="004CD99D"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99E"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99F"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UC Systems South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A0"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A1"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A2"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9A3"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579" w:type="dxa"/>
            <w:tcBorders>
              <w:top w:val="nil"/>
              <w:left w:val="nil"/>
              <w:bottom w:val="single" w:sz="8" w:space="0" w:color="auto"/>
              <w:right w:val="single" w:sz="8" w:space="0" w:color="auto"/>
            </w:tcBorders>
            <w:shd w:val="clear" w:color="auto" w:fill="auto"/>
            <w:noWrap/>
            <w:vAlign w:val="center"/>
            <w:hideMark/>
          </w:tcPr>
          <w:p w14:paraId="004CD9A4"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9A5"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r>
      <w:tr w:rsidR="00A9328D" w:rsidRPr="00173CBD" w14:paraId="004CD9B0"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9A7"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9A8"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9A9"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Specialist Software</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AA"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AB"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AC"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9AD"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579" w:type="dxa"/>
            <w:tcBorders>
              <w:top w:val="nil"/>
              <w:left w:val="nil"/>
              <w:bottom w:val="single" w:sz="8" w:space="0" w:color="auto"/>
              <w:right w:val="single" w:sz="8" w:space="0" w:color="auto"/>
            </w:tcBorders>
            <w:shd w:val="clear" w:color="auto" w:fill="auto"/>
            <w:noWrap/>
            <w:vAlign w:val="center"/>
            <w:hideMark/>
          </w:tcPr>
          <w:p w14:paraId="004CD9AE"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9AF" w14:textId="77777777" w:rsidR="00A9328D" w:rsidRPr="00A9328D" w:rsidRDefault="00A9328D" w:rsidP="00A45A60">
            <w:pPr>
              <w:widowControl w:val="0"/>
              <w:jc w:val="center"/>
              <w:rPr>
                <w:color w:val="000000"/>
                <w:lang w:val="en-GB" w:eastAsia="en-GB"/>
              </w:rPr>
            </w:pPr>
            <w:r w:rsidRPr="00A9328D">
              <w:rPr>
                <w:color w:val="000000"/>
                <w:lang w:val="en-GB" w:eastAsia="en-GB"/>
              </w:rPr>
              <w:t>4</w:t>
            </w:r>
          </w:p>
        </w:tc>
      </w:tr>
      <w:tr w:rsidR="00A9328D" w:rsidRPr="00173CBD" w14:paraId="004CD9BA"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9B1"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9B2"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9B3"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VAD Services</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B4"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B5"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B6"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9B7"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579" w:type="dxa"/>
            <w:tcBorders>
              <w:top w:val="nil"/>
              <w:left w:val="nil"/>
              <w:bottom w:val="single" w:sz="8" w:space="0" w:color="auto"/>
              <w:right w:val="single" w:sz="8" w:space="0" w:color="auto"/>
            </w:tcBorders>
            <w:shd w:val="clear" w:color="auto" w:fill="auto"/>
            <w:noWrap/>
            <w:vAlign w:val="center"/>
            <w:hideMark/>
          </w:tcPr>
          <w:p w14:paraId="004CD9B8"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9B9" w14:textId="77777777" w:rsidR="00A9328D" w:rsidRPr="00A9328D" w:rsidRDefault="00A9328D" w:rsidP="00A45A60">
            <w:pPr>
              <w:widowControl w:val="0"/>
              <w:jc w:val="center"/>
              <w:rPr>
                <w:color w:val="000000"/>
                <w:lang w:val="en-GB" w:eastAsia="en-GB"/>
              </w:rPr>
            </w:pPr>
            <w:r w:rsidRPr="00A9328D">
              <w:rPr>
                <w:color w:val="000000"/>
                <w:lang w:val="en-GB" w:eastAsia="en-GB"/>
              </w:rPr>
              <w:t>5</w:t>
            </w:r>
          </w:p>
        </w:tc>
      </w:tr>
      <w:tr w:rsidR="00A9328D" w:rsidRPr="00173CBD" w14:paraId="004CD9C4"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9BB"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9BC"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9BD"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Security North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BE"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BF"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C0"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9C1"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579" w:type="dxa"/>
            <w:tcBorders>
              <w:top w:val="nil"/>
              <w:left w:val="nil"/>
              <w:bottom w:val="single" w:sz="8" w:space="0" w:color="auto"/>
              <w:right w:val="single" w:sz="8" w:space="0" w:color="auto"/>
            </w:tcBorders>
            <w:shd w:val="clear" w:color="auto" w:fill="auto"/>
            <w:noWrap/>
            <w:vAlign w:val="center"/>
            <w:hideMark/>
          </w:tcPr>
          <w:p w14:paraId="004CD9C2"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9C3" w14:textId="77777777" w:rsidR="00A9328D" w:rsidRPr="00A9328D" w:rsidRDefault="00A9328D" w:rsidP="00A45A60">
            <w:pPr>
              <w:widowControl w:val="0"/>
              <w:jc w:val="center"/>
              <w:rPr>
                <w:color w:val="000000"/>
                <w:lang w:val="en-GB" w:eastAsia="en-GB"/>
              </w:rPr>
            </w:pPr>
            <w:r w:rsidRPr="00A9328D">
              <w:rPr>
                <w:color w:val="000000"/>
                <w:lang w:val="en-GB" w:eastAsia="en-GB"/>
              </w:rPr>
              <w:t>6</w:t>
            </w:r>
          </w:p>
        </w:tc>
      </w:tr>
      <w:tr w:rsidR="00A9328D" w:rsidRPr="00173CBD" w14:paraId="004CD9CE" w14:textId="77777777" w:rsidTr="00A9328D">
        <w:trPr>
          <w:trHeight w:val="690"/>
        </w:trPr>
        <w:tc>
          <w:tcPr>
            <w:tcW w:w="1135" w:type="dxa"/>
            <w:vMerge/>
            <w:tcBorders>
              <w:top w:val="nil"/>
              <w:left w:val="single" w:sz="8" w:space="0" w:color="auto"/>
              <w:bottom w:val="single" w:sz="8" w:space="0" w:color="000000"/>
              <w:right w:val="single" w:sz="8" w:space="0" w:color="auto"/>
            </w:tcBorders>
            <w:vAlign w:val="center"/>
            <w:hideMark/>
          </w:tcPr>
          <w:p w14:paraId="004CD9C5"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9C6"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9C7"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UC Systems North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C8"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C9"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CA"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1458" w:type="dxa"/>
            <w:tcBorders>
              <w:top w:val="nil"/>
              <w:left w:val="nil"/>
              <w:bottom w:val="single" w:sz="8" w:space="0" w:color="auto"/>
              <w:right w:val="single" w:sz="8" w:space="0" w:color="auto"/>
            </w:tcBorders>
            <w:shd w:val="clear" w:color="auto" w:fill="auto"/>
            <w:noWrap/>
            <w:vAlign w:val="center"/>
            <w:hideMark/>
          </w:tcPr>
          <w:p w14:paraId="004CD9CB"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579" w:type="dxa"/>
            <w:tcBorders>
              <w:top w:val="nil"/>
              <w:left w:val="nil"/>
              <w:bottom w:val="single" w:sz="8" w:space="0" w:color="auto"/>
              <w:right w:val="single" w:sz="8" w:space="0" w:color="auto"/>
            </w:tcBorders>
            <w:shd w:val="clear" w:color="auto" w:fill="auto"/>
            <w:noWrap/>
            <w:vAlign w:val="center"/>
            <w:hideMark/>
          </w:tcPr>
          <w:p w14:paraId="004CD9CC"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9CD" w14:textId="77777777" w:rsidR="00A9328D" w:rsidRPr="00A9328D" w:rsidRDefault="00A9328D" w:rsidP="00A45A60">
            <w:pPr>
              <w:widowControl w:val="0"/>
              <w:jc w:val="center"/>
              <w:rPr>
                <w:color w:val="000000"/>
                <w:lang w:val="en-GB" w:eastAsia="en-GB"/>
              </w:rPr>
            </w:pPr>
            <w:r w:rsidRPr="00A9328D">
              <w:rPr>
                <w:color w:val="000000"/>
                <w:lang w:val="en-GB" w:eastAsia="en-GB"/>
              </w:rPr>
              <w:t>7</w:t>
            </w:r>
          </w:p>
        </w:tc>
      </w:tr>
      <w:tr w:rsidR="00A9328D" w:rsidRPr="00173CBD" w14:paraId="004CD9D8" w14:textId="77777777" w:rsidTr="00A9328D">
        <w:trPr>
          <w:trHeight w:val="315"/>
        </w:trPr>
        <w:tc>
          <w:tcPr>
            <w:tcW w:w="1135" w:type="dxa"/>
            <w:tcBorders>
              <w:top w:val="nil"/>
              <w:left w:val="single" w:sz="8" w:space="0" w:color="auto"/>
              <w:bottom w:val="single" w:sz="8" w:space="0" w:color="auto"/>
              <w:right w:val="single" w:sz="8" w:space="0" w:color="auto"/>
            </w:tcBorders>
            <w:shd w:val="clear" w:color="auto" w:fill="auto"/>
            <w:vAlign w:val="center"/>
            <w:hideMark/>
          </w:tcPr>
          <w:p w14:paraId="004CD9CF"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 </w:t>
            </w:r>
          </w:p>
        </w:tc>
        <w:tc>
          <w:tcPr>
            <w:tcW w:w="1275" w:type="dxa"/>
            <w:tcBorders>
              <w:top w:val="nil"/>
              <w:left w:val="nil"/>
              <w:bottom w:val="single" w:sz="8" w:space="0" w:color="auto"/>
              <w:right w:val="single" w:sz="8" w:space="0" w:color="auto"/>
            </w:tcBorders>
            <w:shd w:val="clear" w:color="auto" w:fill="auto"/>
            <w:vAlign w:val="center"/>
            <w:hideMark/>
          </w:tcPr>
          <w:p w14:paraId="004CD9D0"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 </w:t>
            </w:r>
          </w:p>
        </w:tc>
        <w:tc>
          <w:tcPr>
            <w:tcW w:w="1724" w:type="dxa"/>
            <w:tcBorders>
              <w:top w:val="nil"/>
              <w:left w:val="nil"/>
              <w:bottom w:val="single" w:sz="8" w:space="0" w:color="auto"/>
              <w:right w:val="nil"/>
            </w:tcBorders>
            <w:shd w:val="clear" w:color="auto" w:fill="auto"/>
            <w:vAlign w:val="center"/>
            <w:hideMark/>
          </w:tcPr>
          <w:p w14:paraId="004CD9D1"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 </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D2"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992" w:type="dxa"/>
            <w:tcBorders>
              <w:top w:val="nil"/>
              <w:left w:val="nil"/>
              <w:bottom w:val="single" w:sz="8" w:space="0" w:color="auto"/>
              <w:right w:val="single" w:sz="8" w:space="0" w:color="auto"/>
            </w:tcBorders>
            <w:shd w:val="clear" w:color="auto" w:fill="auto"/>
            <w:noWrap/>
            <w:vAlign w:val="center"/>
            <w:hideMark/>
          </w:tcPr>
          <w:p w14:paraId="004CD9D3"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1223" w:type="dxa"/>
            <w:tcBorders>
              <w:top w:val="nil"/>
              <w:left w:val="nil"/>
              <w:bottom w:val="single" w:sz="8" w:space="0" w:color="auto"/>
              <w:right w:val="single" w:sz="8" w:space="0" w:color="auto"/>
            </w:tcBorders>
            <w:shd w:val="clear" w:color="auto" w:fill="auto"/>
            <w:noWrap/>
            <w:vAlign w:val="center"/>
            <w:hideMark/>
          </w:tcPr>
          <w:p w14:paraId="004CD9D4"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1458" w:type="dxa"/>
            <w:tcBorders>
              <w:top w:val="nil"/>
              <w:left w:val="nil"/>
              <w:bottom w:val="single" w:sz="8" w:space="0" w:color="auto"/>
              <w:right w:val="single" w:sz="8" w:space="0" w:color="auto"/>
            </w:tcBorders>
            <w:shd w:val="clear" w:color="auto" w:fill="auto"/>
            <w:noWrap/>
            <w:vAlign w:val="center"/>
            <w:hideMark/>
          </w:tcPr>
          <w:p w14:paraId="004CD9D5"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579" w:type="dxa"/>
            <w:tcBorders>
              <w:top w:val="nil"/>
              <w:left w:val="nil"/>
              <w:bottom w:val="single" w:sz="8" w:space="0" w:color="auto"/>
              <w:right w:val="single" w:sz="8" w:space="0" w:color="auto"/>
            </w:tcBorders>
            <w:shd w:val="clear" w:color="auto" w:fill="auto"/>
            <w:noWrap/>
            <w:vAlign w:val="center"/>
            <w:hideMark/>
          </w:tcPr>
          <w:p w14:paraId="004CD9D6"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709" w:type="dxa"/>
            <w:tcBorders>
              <w:top w:val="nil"/>
              <w:left w:val="nil"/>
              <w:bottom w:val="single" w:sz="8" w:space="0" w:color="auto"/>
              <w:right w:val="single" w:sz="8" w:space="0" w:color="auto"/>
            </w:tcBorders>
            <w:shd w:val="clear" w:color="auto" w:fill="auto"/>
            <w:noWrap/>
            <w:vAlign w:val="center"/>
            <w:hideMark/>
          </w:tcPr>
          <w:p w14:paraId="004CD9D7"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r>
      <w:tr w:rsidR="00A9328D" w:rsidRPr="00173CBD" w14:paraId="004CD9E2" w14:textId="77777777" w:rsidTr="00A9328D">
        <w:trPr>
          <w:trHeight w:val="465"/>
        </w:trPr>
        <w:tc>
          <w:tcPr>
            <w:tcW w:w="1135" w:type="dxa"/>
            <w:vMerge w:val="restart"/>
            <w:tcBorders>
              <w:top w:val="nil"/>
              <w:left w:val="single" w:sz="8" w:space="0" w:color="auto"/>
              <w:bottom w:val="single" w:sz="8" w:space="0" w:color="000000"/>
              <w:right w:val="single" w:sz="8" w:space="0" w:color="auto"/>
            </w:tcBorders>
            <w:shd w:val="clear" w:color="auto" w:fill="auto"/>
            <w:vAlign w:val="center"/>
            <w:hideMark/>
          </w:tcPr>
          <w:p w14:paraId="004CD9D9"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Mobile</w:t>
            </w:r>
          </w:p>
        </w:tc>
        <w:tc>
          <w:tcPr>
            <w:tcW w:w="1275" w:type="dxa"/>
            <w:vMerge w:val="restart"/>
            <w:tcBorders>
              <w:top w:val="nil"/>
              <w:left w:val="single" w:sz="8" w:space="0" w:color="auto"/>
              <w:bottom w:val="single" w:sz="8" w:space="0" w:color="000000"/>
              <w:right w:val="single" w:sz="8" w:space="0" w:color="auto"/>
            </w:tcBorders>
            <w:shd w:val="clear" w:color="auto" w:fill="auto"/>
            <w:vAlign w:val="center"/>
            <w:hideMark/>
          </w:tcPr>
          <w:p w14:paraId="004CD9DA"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Mobile</w:t>
            </w:r>
          </w:p>
        </w:tc>
        <w:tc>
          <w:tcPr>
            <w:tcW w:w="1724" w:type="dxa"/>
            <w:tcBorders>
              <w:top w:val="nil"/>
              <w:left w:val="nil"/>
              <w:bottom w:val="single" w:sz="8" w:space="0" w:color="auto"/>
              <w:right w:val="nil"/>
            </w:tcBorders>
            <w:shd w:val="clear" w:color="auto" w:fill="auto"/>
            <w:vAlign w:val="center"/>
            <w:hideMark/>
          </w:tcPr>
          <w:p w14:paraId="004CD9DB"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Mobile Fulfilment</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DC"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DD"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DE"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1458" w:type="dxa"/>
            <w:tcBorders>
              <w:top w:val="nil"/>
              <w:left w:val="nil"/>
              <w:bottom w:val="single" w:sz="8" w:space="0" w:color="auto"/>
              <w:right w:val="single" w:sz="8" w:space="0" w:color="auto"/>
            </w:tcBorders>
            <w:shd w:val="clear" w:color="auto" w:fill="auto"/>
            <w:noWrap/>
            <w:vAlign w:val="center"/>
            <w:hideMark/>
          </w:tcPr>
          <w:p w14:paraId="004CD9DF"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9E0"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9E1"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r>
      <w:tr w:rsidR="00A9328D" w:rsidRPr="00173CBD" w14:paraId="004CD9EC"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9E3"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9E4"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9E5"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Airtime North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E6"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E7"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E8"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1458" w:type="dxa"/>
            <w:tcBorders>
              <w:top w:val="nil"/>
              <w:left w:val="nil"/>
              <w:bottom w:val="single" w:sz="8" w:space="0" w:color="auto"/>
              <w:right w:val="single" w:sz="8" w:space="0" w:color="auto"/>
            </w:tcBorders>
            <w:shd w:val="clear" w:color="auto" w:fill="auto"/>
            <w:noWrap/>
            <w:vAlign w:val="center"/>
            <w:hideMark/>
          </w:tcPr>
          <w:p w14:paraId="004CD9E9"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9EA"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9EB"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r>
      <w:tr w:rsidR="00A9328D" w:rsidRPr="00173CBD" w14:paraId="004CD9F6"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9ED"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9EE"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9EF"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Fixed Line &amp; Hosted</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F0"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F1"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F2"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1458" w:type="dxa"/>
            <w:tcBorders>
              <w:top w:val="nil"/>
              <w:left w:val="nil"/>
              <w:bottom w:val="single" w:sz="8" w:space="0" w:color="auto"/>
              <w:right w:val="single" w:sz="8" w:space="0" w:color="auto"/>
            </w:tcBorders>
            <w:shd w:val="clear" w:color="auto" w:fill="auto"/>
            <w:noWrap/>
            <w:vAlign w:val="center"/>
            <w:hideMark/>
          </w:tcPr>
          <w:p w14:paraId="004CD9F3"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9F4"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9F5"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r>
      <w:tr w:rsidR="00A9328D" w:rsidRPr="00173CBD" w14:paraId="004CDA00"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9F7"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9F8"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9F9"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Salary Sacrifice</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9FA"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9FB"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9FC"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1458" w:type="dxa"/>
            <w:tcBorders>
              <w:top w:val="nil"/>
              <w:left w:val="nil"/>
              <w:bottom w:val="single" w:sz="8" w:space="0" w:color="auto"/>
              <w:right w:val="single" w:sz="8" w:space="0" w:color="auto"/>
            </w:tcBorders>
            <w:shd w:val="clear" w:color="auto" w:fill="auto"/>
            <w:noWrap/>
            <w:vAlign w:val="center"/>
            <w:hideMark/>
          </w:tcPr>
          <w:p w14:paraId="004CD9FD"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9FE"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9FF" w14:textId="77777777" w:rsidR="00A9328D" w:rsidRPr="00A9328D" w:rsidRDefault="00A9328D" w:rsidP="00A45A60">
            <w:pPr>
              <w:widowControl w:val="0"/>
              <w:jc w:val="center"/>
              <w:rPr>
                <w:color w:val="000000"/>
                <w:lang w:val="en-GB" w:eastAsia="en-GB"/>
              </w:rPr>
            </w:pPr>
            <w:r w:rsidRPr="00A9328D">
              <w:rPr>
                <w:color w:val="000000"/>
                <w:lang w:val="en-GB" w:eastAsia="en-GB"/>
              </w:rPr>
              <w:t>4</w:t>
            </w:r>
          </w:p>
        </w:tc>
      </w:tr>
      <w:tr w:rsidR="00A9328D" w:rsidRPr="00173CBD" w14:paraId="004CDA0A"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A01"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A02"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A03"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Mobile Networks</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04"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05"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06"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1458" w:type="dxa"/>
            <w:tcBorders>
              <w:top w:val="nil"/>
              <w:left w:val="nil"/>
              <w:bottom w:val="single" w:sz="8" w:space="0" w:color="auto"/>
              <w:right w:val="single" w:sz="8" w:space="0" w:color="auto"/>
            </w:tcBorders>
            <w:shd w:val="clear" w:color="auto" w:fill="auto"/>
            <w:noWrap/>
            <w:vAlign w:val="center"/>
            <w:hideMark/>
          </w:tcPr>
          <w:p w14:paraId="004CDA07"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A08"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09" w14:textId="77777777" w:rsidR="00A9328D" w:rsidRPr="00A9328D" w:rsidRDefault="00A9328D" w:rsidP="00A45A60">
            <w:pPr>
              <w:widowControl w:val="0"/>
              <w:jc w:val="center"/>
              <w:rPr>
                <w:color w:val="000000"/>
                <w:lang w:val="en-GB" w:eastAsia="en-GB"/>
              </w:rPr>
            </w:pPr>
            <w:r w:rsidRPr="00A9328D">
              <w:rPr>
                <w:color w:val="000000"/>
                <w:lang w:val="en-GB" w:eastAsia="en-GB"/>
              </w:rPr>
              <w:t>5</w:t>
            </w:r>
          </w:p>
        </w:tc>
      </w:tr>
      <w:tr w:rsidR="00A9328D" w:rsidRPr="00173CBD" w14:paraId="004CDA14"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A0B"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A0C"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A0D"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Mobile North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0E"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0F"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10"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1458" w:type="dxa"/>
            <w:tcBorders>
              <w:top w:val="nil"/>
              <w:left w:val="nil"/>
              <w:bottom w:val="single" w:sz="8" w:space="0" w:color="auto"/>
              <w:right w:val="single" w:sz="8" w:space="0" w:color="auto"/>
            </w:tcBorders>
            <w:shd w:val="clear" w:color="auto" w:fill="auto"/>
            <w:noWrap/>
            <w:vAlign w:val="center"/>
            <w:hideMark/>
          </w:tcPr>
          <w:p w14:paraId="004CDA11"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A12"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13" w14:textId="77777777" w:rsidR="00A9328D" w:rsidRPr="00A9328D" w:rsidRDefault="00A9328D" w:rsidP="00A45A60">
            <w:pPr>
              <w:widowControl w:val="0"/>
              <w:jc w:val="center"/>
              <w:rPr>
                <w:color w:val="000000"/>
                <w:lang w:val="en-GB" w:eastAsia="en-GB"/>
              </w:rPr>
            </w:pPr>
            <w:r w:rsidRPr="00A9328D">
              <w:rPr>
                <w:color w:val="000000"/>
                <w:lang w:val="en-GB" w:eastAsia="en-GB"/>
              </w:rPr>
              <w:t>6</w:t>
            </w:r>
          </w:p>
        </w:tc>
      </w:tr>
      <w:tr w:rsidR="00A9328D" w:rsidRPr="00173CBD" w14:paraId="004CDA1E"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A15"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A16"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A17"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Mobile South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18"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19"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1A"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1458" w:type="dxa"/>
            <w:tcBorders>
              <w:top w:val="nil"/>
              <w:left w:val="nil"/>
              <w:bottom w:val="single" w:sz="8" w:space="0" w:color="auto"/>
              <w:right w:val="single" w:sz="8" w:space="0" w:color="auto"/>
            </w:tcBorders>
            <w:shd w:val="clear" w:color="auto" w:fill="auto"/>
            <w:noWrap/>
            <w:vAlign w:val="center"/>
            <w:hideMark/>
          </w:tcPr>
          <w:p w14:paraId="004CDA1B"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A1C"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1D" w14:textId="77777777" w:rsidR="00A9328D" w:rsidRPr="00A9328D" w:rsidRDefault="00A9328D" w:rsidP="00A45A60">
            <w:pPr>
              <w:widowControl w:val="0"/>
              <w:jc w:val="center"/>
              <w:rPr>
                <w:color w:val="000000"/>
                <w:lang w:val="en-GB" w:eastAsia="en-GB"/>
              </w:rPr>
            </w:pPr>
            <w:r w:rsidRPr="00A9328D">
              <w:rPr>
                <w:color w:val="000000"/>
                <w:lang w:val="en-GB" w:eastAsia="en-GB"/>
              </w:rPr>
              <w:t>7</w:t>
            </w:r>
          </w:p>
        </w:tc>
      </w:tr>
      <w:tr w:rsidR="00A9328D" w:rsidRPr="00173CBD" w14:paraId="004CDA28"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A1F"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A20"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A21"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Airtime South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22"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23"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24"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1458" w:type="dxa"/>
            <w:tcBorders>
              <w:top w:val="nil"/>
              <w:left w:val="nil"/>
              <w:bottom w:val="single" w:sz="8" w:space="0" w:color="auto"/>
              <w:right w:val="single" w:sz="8" w:space="0" w:color="auto"/>
            </w:tcBorders>
            <w:shd w:val="clear" w:color="auto" w:fill="auto"/>
            <w:noWrap/>
            <w:vAlign w:val="center"/>
            <w:hideMark/>
          </w:tcPr>
          <w:p w14:paraId="004CDA25"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A26"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27" w14:textId="77777777" w:rsidR="00A9328D" w:rsidRPr="00A9328D" w:rsidRDefault="00A9328D" w:rsidP="00A45A60">
            <w:pPr>
              <w:widowControl w:val="0"/>
              <w:jc w:val="center"/>
              <w:rPr>
                <w:color w:val="000000"/>
                <w:lang w:val="en-GB" w:eastAsia="en-GB"/>
              </w:rPr>
            </w:pPr>
            <w:r w:rsidRPr="00A9328D">
              <w:rPr>
                <w:color w:val="000000"/>
                <w:lang w:val="en-GB" w:eastAsia="en-GB"/>
              </w:rPr>
              <w:t>8</w:t>
            </w:r>
          </w:p>
        </w:tc>
      </w:tr>
      <w:tr w:rsidR="00A9328D" w:rsidRPr="00173CBD" w14:paraId="004CDA32" w14:textId="77777777" w:rsidTr="00A9328D">
        <w:trPr>
          <w:trHeight w:val="315"/>
        </w:trPr>
        <w:tc>
          <w:tcPr>
            <w:tcW w:w="1135" w:type="dxa"/>
            <w:tcBorders>
              <w:top w:val="nil"/>
              <w:left w:val="single" w:sz="8" w:space="0" w:color="auto"/>
              <w:bottom w:val="single" w:sz="8" w:space="0" w:color="auto"/>
              <w:right w:val="single" w:sz="8" w:space="0" w:color="auto"/>
            </w:tcBorders>
            <w:shd w:val="clear" w:color="auto" w:fill="auto"/>
            <w:vAlign w:val="center"/>
            <w:hideMark/>
          </w:tcPr>
          <w:p w14:paraId="004CDA29"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 </w:t>
            </w:r>
          </w:p>
        </w:tc>
        <w:tc>
          <w:tcPr>
            <w:tcW w:w="1275" w:type="dxa"/>
            <w:tcBorders>
              <w:top w:val="nil"/>
              <w:left w:val="nil"/>
              <w:bottom w:val="single" w:sz="8" w:space="0" w:color="auto"/>
              <w:right w:val="single" w:sz="8" w:space="0" w:color="auto"/>
            </w:tcBorders>
            <w:shd w:val="clear" w:color="auto" w:fill="auto"/>
            <w:vAlign w:val="center"/>
            <w:hideMark/>
          </w:tcPr>
          <w:p w14:paraId="004CDA2A"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 </w:t>
            </w:r>
          </w:p>
        </w:tc>
        <w:tc>
          <w:tcPr>
            <w:tcW w:w="1724" w:type="dxa"/>
            <w:tcBorders>
              <w:top w:val="nil"/>
              <w:left w:val="nil"/>
              <w:bottom w:val="single" w:sz="8" w:space="0" w:color="auto"/>
              <w:right w:val="nil"/>
            </w:tcBorders>
            <w:shd w:val="clear" w:color="auto" w:fill="auto"/>
            <w:vAlign w:val="center"/>
            <w:hideMark/>
          </w:tcPr>
          <w:p w14:paraId="004CDA2B"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 </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2C"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992" w:type="dxa"/>
            <w:tcBorders>
              <w:top w:val="nil"/>
              <w:left w:val="nil"/>
              <w:bottom w:val="single" w:sz="8" w:space="0" w:color="auto"/>
              <w:right w:val="single" w:sz="8" w:space="0" w:color="auto"/>
            </w:tcBorders>
            <w:shd w:val="clear" w:color="auto" w:fill="auto"/>
            <w:noWrap/>
            <w:vAlign w:val="center"/>
            <w:hideMark/>
          </w:tcPr>
          <w:p w14:paraId="004CDA2D"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1223" w:type="dxa"/>
            <w:tcBorders>
              <w:top w:val="nil"/>
              <w:left w:val="nil"/>
              <w:bottom w:val="single" w:sz="8" w:space="0" w:color="auto"/>
              <w:right w:val="single" w:sz="8" w:space="0" w:color="auto"/>
            </w:tcBorders>
            <w:shd w:val="clear" w:color="auto" w:fill="auto"/>
            <w:noWrap/>
            <w:vAlign w:val="center"/>
            <w:hideMark/>
          </w:tcPr>
          <w:p w14:paraId="004CDA2E"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1458" w:type="dxa"/>
            <w:tcBorders>
              <w:top w:val="nil"/>
              <w:left w:val="nil"/>
              <w:bottom w:val="single" w:sz="8" w:space="0" w:color="auto"/>
              <w:right w:val="single" w:sz="8" w:space="0" w:color="auto"/>
            </w:tcBorders>
            <w:shd w:val="clear" w:color="auto" w:fill="auto"/>
            <w:noWrap/>
            <w:vAlign w:val="center"/>
            <w:hideMark/>
          </w:tcPr>
          <w:p w14:paraId="004CDA2F"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579" w:type="dxa"/>
            <w:tcBorders>
              <w:top w:val="nil"/>
              <w:left w:val="nil"/>
              <w:bottom w:val="single" w:sz="8" w:space="0" w:color="auto"/>
              <w:right w:val="single" w:sz="8" w:space="0" w:color="auto"/>
            </w:tcBorders>
            <w:shd w:val="clear" w:color="auto" w:fill="auto"/>
            <w:noWrap/>
            <w:vAlign w:val="center"/>
            <w:hideMark/>
          </w:tcPr>
          <w:p w14:paraId="004CDA30"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709" w:type="dxa"/>
            <w:tcBorders>
              <w:top w:val="nil"/>
              <w:left w:val="nil"/>
              <w:bottom w:val="single" w:sz="8" w:space="0" w:color="auto"/>
              <w:right w:val="single" w:sz="8" w:space="0" w:color="auto"/>
            </w:tcBorders>
            <w:shd w:val="clear" w:color="auto" w:fill="auto"/>
            <w:noWrap/>
            <w:vAlign w:val="center"/>
            <w:hideMark/>
          </w:tcPr>
          <w:p w14:paraId="004CDA31"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r>
      <w:tr w:rsidR="00A9328D" w:rsidRPr="00173CBD" w14:paraId="004CDA3C" w14:textId="77777777" w:rsidTr="00A9328D">
        <w:trPr>
          <w:trHeight w:val="465"/>
        </w:trPr>
        <w:tc>
          <w:tcPr>
            <w:tcW w:w="1135" w:type="dxa"/>
            <w:vMerge w:val="restart"/>
            <w:tcBorders>
              <w:top w:val="nil"/>
              <w:left w:val="single" w:sz="8" w:space="0" w:color="auto"/>
              <w:bottom w:val="single" w:sz="8" w:space="0" w:color="000000"/>
              <w:right w:val="single" w:sz="8" w:space="0" w:color="auto"/>
            </w:tcBorders>
            <w:shd w:val="clear" w:color="auto" w:fill="auto"/>
            <w:vAlign w:val="center"/>
            <w:hideMark/>
          </w:tcPr>
          <w:p w14:paraId="004CDA33"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Retail</w:t>
            </w:r>
          </w:p>
        </w:tc>
        <w:tc>
          <w:tcPr>
            <w:tcW w:w="1275" w:type="dxa"/>
            <w:vMerge w:val="restart"/>
            <w:tcBorders>
              <w:top w:val="nil"/>
              <w:left w:val="single" w:sz="8" w:space="0" w:color="auto"/>
              <w:bottom w:val="single" w:sz="8" w:space="0" w:color="000000"/>
              <w:right w:val="single" w:sz="8" w:space="0" w:color="auto"/>
            </w:tcBorders>
            <w:shd w:val="clear" w:color="auto" w:fill="auto"/>
            <w:vAlign w:val="center"/>
            <w:hideMark/>
          </w:tcPr>
          <w:p w14:paraId="004CDA34"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Retail Basingstoke</w:t>
            </w:r>
          </w:p>
        </w:tc>
        <w:tc>
          <w:tcPr>
            <w:tcW w:w="1724" w:type="dxa"/>
            <w:tcBorders>
              <w:top w:val="nil"/>
              <w:left w:val="nil"/>
              <w:bottom w:val="single" w:sz="8" w:space="0" w:color="auto"/>
              <w:right w:val="nil"/>
            </w:tcBorders>
            <w:shd w:val="clear" w:color="auto" w:fill="auto"/>
            <w:vAlign w:val="center"/>
            <w:hideMark/>
          </w:tcPr>
          <w:p w14:paraId="004CDA35"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Retail Catalogue</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36"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37"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38"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c>
          <w:tcPr>
            <w:tcW w:w="1458" w:type="dxa"/>
            <w:tcBorders>
              <w:top w:val="nil"/>
              <w:left w:val="nil"/>
              <w:bottom w:val="single" w:sz="8" w:space="0" w:color="auto"/>
              <w:right w:val="single" w:sz="8" w:space="0" w:color="auto"/>
            </w:tcBorders>
            <w:shd w:val="clear" w:color="auto" w:fill="auto"/>
            <w:noWrap/>
            <w:vAlign w:val="center"/>
            <w:hideMark/>
          </w:tcPr>
          <w:p w14:paraId="004CDA39"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A3A"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3B"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r>
      <w:tr w:rsidR="00A9328D" w:rsidRPr="00173CBD" w14:paraId="004CDA46"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A3D"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A3E"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A3F"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Retail Grocer</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40"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41"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42"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c>
          <w:tcPr>
            <w:tcW w:w="1458" w:type="dxa"/>
            <w:tcBorders>
              <w:top w:val="nil"/>
              <w:left w:val="nil"/>
              <w:bottom w:val="single" w:sz="8" w:space="0" w:color="auto"/>
              <w:right w:val="single" w:sz="8" w:space="0" w:color="auto"/>
            </w:tcBorders>
            <w:shd w:val="clear" w:color="auto" w:fill="auto"/>
            <w:noWrap/>
            <w:vAlign w:val="center"/>
            <w:hideMark/>
          </w:tcPr>
          <w:p w14:paraId="004CDA43"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A44"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45"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r>
      <w:tr w:rsidR="00A9328D" w:rsidRPr="00173CBD" w14:paraId="004CDA50"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A47"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A48"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A49"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Retail Traditional</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4A"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4B"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4C"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c>
          <w:tcPr>
            <w:tcW w:w="1458" w:type="dxa"/>
            <w:tcBorders>
              <w:top w:val="nil"/>
              <w:left w:val="nil"/>
              <w:bottom w:val="single" w:sz="8" w:space="0" w:color="auto"/>
              <w:right w:val="single" w:sz="8" w:space="0" w:color="auto"/>
            </w:tcBorders>
            <w:shd w:val="clear" w:color="auto" w:fill="auto"/>
            <w:noWrap/>
            <w:vAlign w:val="center"/>
            <w:hideMark/>
          </w:tcPr>
          <w:p w14:paraId="004CDA4D"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A4E"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4F"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r>
      <w:tr w:rsidR="00A9328D" w:rsidRPr="00173CBD" w14:paraId="004CDA5A" w14:textId="77777777" w:rsidTr="00A9328D">
        <w:trPr>
          <w:trHeight w:val="315"/>
        </w:trPr>
        <w:tc>
          <w:tcPr>
            <w:tcW w:w="1135" w:type="dxa"/>
            <w:vMerge/>
            <w:tcBorders>
              <w:top w:val="nil"/>
              <w:left w:val="single" w:sz="8" w:space="0" w:color="auto"/>
              <w:bottom w:val="single" w:sz="8" w:space="0" w:color="000000"/>
              <w:right w:val="single" w:sz="8" w:space="0" w:color="auto"/>
            </w:tcBorders>
            <w:vAlign w:val="center"/>
            <w:hideMark/>
          </w:tcPr>
          <w:p w14:paraId="004CDA51"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A52"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A53"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Amazon</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54"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55"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56"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c>
          <w:tcPr>
            <w:tcW w:w="1458" w:type="dxa"/>
            <w:tcBorders>
              <w:top w:val="nil"/>
              <w:left w:val="nil"/>
              <w:bottom w:val="single" w:sz="8" w:space="0" w:color="auto"/>
              <w:right w:val="single" w:sz="8" w:space="0" w:color="auto"/>
            </w:tcBorders>
            <w:shd w:val="clear" w:color="auto" w:fill="auto"/>
            <w:noWrap/>
            <w:vAlign w:val="center"/>
            <w:hideMark/>
          </w:tcPr>
          <w:p w14:paraId="004CDA57"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A58"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59" w14:textId="77777777" w:rsidR="00A9328D" w:rsidRPr="00A9328D" w:rsidRDefault="00A9328D" w:rsidP="00A45A60">
            <w:pPr>
              <w:widowControl w:val="0"/>
              <w:jc w:val="center"/>
              <w:rPr>
                <w:color w:val="000000"/>
                <w:lang w:val="en-GB" w:eastAsia="en-GB"/>
              </w:rPr>
            </w:pPr>
            <w:r w:rsidRPr="00A9328D">
              <w:rPr>
                <w:color w:val="000000"/>
                <w:lang w:val="en-GB" w:eastAsia="en-GB"/>
              </w:rPr>
              <w:t>4</w:t>
            </w:r>
          </w:p>
        </w:tc>
      </w:tr>
      <w:tr w:rsidR="00A9328D" w:rsidRPr="00173CBD" w14:paraId="004CDA64" w14:textId="77777777" w:rsidTr="00A9328D">
        <w:trPr>
          <w:trHeight w:val="315"/>
        </w:trPr>
        <w:tc>
          <w:tcPr>
            <w:tcW w:w="1135" w:type="dxa"/>
            <w:vMerge/>
            <w:tcBorders>
              <w:top w:val="nil"/>
              <w:left w:val="single" w:sz="8" w:space="0" w:color="auto"/>
              <w:bottom w:val="single" w:sz="8" w:space="0" w:color="000000"/>
              <w:right w:val="single" w:sz="8" w:space="0" w:color="auto"/>
            </w:tcBorders>
            <w:vAlign w:val="center"/>
            <w:hideMark/>
          </w:tcPr>
          <w:p w14:paraId="004CDA5B"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A5C"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A5D"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Etail</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5E"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5F"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60"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c>
          <w:tcPr>
            <w:tcW w:w="1458" w:type="dxa"/>
            <w:tcBorders>
              <w:top w:val="nil"/>
              <w:left w:val="nil"/>
              <w:bottom w:val="single" w:sz="8" w:space="0" w:color="auto"/>
              <w:right w:val="single" w:sz="8" w:space="0" w:color="auto"/>
            </w:tcBorders>
            <w:shd w:val="clear" w:color="auto" w:fill="auto"/>
            <w:noWrap/>
            <w:vAlign w:val="center"/>
            <w:hideMark/>
          </w:tcPr>
          <w:p w14:paraId="004CDA61"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A62"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63" w14:textId="77777777" w:rsidR="00A9328D" w:rsidRPr="00A9328D" w:rsidRDefault="00A9328D" w:rsidP="00A45A60">
            <w:pPr>
              <w:widowControl w:val="0"/>
              <w:jc w:val="center"/>
              <w:rPr>
                <w:color w:val="000000"/>
                <w:lang w:val="en-GB" w:eastAsia="en-GB"/>
              </w:rPr>
            </w:pPr>
            <w:r w:rsidRPr="00A9328D">
              <w:rPr>
                <w:color w:val="000000"/>
                <w:lang w:val="en-GB" w:eastAsia="en-GB"/>
              </w:rPr>
              <w:t>5</w:t>
            </w:r>
          </w:p>
        </w:tc>
      </w:tr>
      <w:tr w:rsidR="00A9328D" w:rsidRPr="00173CBD" w14:paraId="004CDA6E" w14:textId="77777777" w:rsidTr="00A9328D">
        <w:trPr>
          <w:trHeight w:val="315"/>
        </w:trPr>
        <w:tc>
          <w:tcPr>
            <w:tcW w:w="1135" w:type="dxa"/>
            <w:vMerge/>
            <w:tcBorders>
              <w:top w:val="nil"/>
              <w:left w:val="single" w:sz="8" w:space="0" w:color="auto"/>
              <w:bottom w:val="single" w:sz="8" w:space="0" w:color="000000"/>
              <w:right w:val="single" w:sz="8" w:space="0" w:color="auto"/>
            </w:tcBorders>
            <w:vAlign w:val="center"/>
            <w:hideMark/>
          </w:tcPr>
          <w:p w14:paraId="004CDA65"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A66"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A67"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Indy Retail</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68"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69"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6A"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c>
          <w:tcPr>
            <w:tcW w:w="1458" w:type="dxa"/>
            <w:tcBorders>
              <w:top w:val="nil"/>
              <w:left w:val="nil"/>
              <w:bottom w:val="single" w:sz="8" w:space="0" w:color="auto"/>
              <w:right w:val="single" w:sz="8" w:space="0" w:color="auto"/>
            </w:tcBorders>
            <w:shd w:val="clear" w:color="auto" w:fill="auto"/>
            <w:noWrap/>
            <w:vAlign w:val="center"/>
            <w:hideMark/>
          </w:tcPr>
          <w:p w14:paraId="004CDA6B"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A6C"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6D" w14:textId="77777777" w:rsidR="00A9328D" w:rsidRPr="00A9328D" w:rsidRDefault="00A9328D" w:rsidP="00A45A60">
            <w:pPr>
              <w:widowControl w:val="0"/>
              <w:jc w:val="center"/>
              <w:rPr>
                <w:color w:val="000000"/>
                <w:lang w:val="en-GB" w:eastAsia="en-GB"/>
              </w:rPr>
            </w:pPr>
            <w:r w:rsidRPr="00A9328D">
              <w:rPr>
                <w:color w:val="000000"/>
                <w:lang w:val="en-GB" w:eastAsia="en-GB"/>
              </w:rPr>
              <w:t>6</w:t>
            </w:r>
          </w:p>
        </w:tc>
      </w:tr>
      <w:tr w:rsidR="00A9328D" w:rsidRPr="00173CBD" w14:paraId="004CDA78"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A6F"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A70"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A71"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Retail New Business</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72"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73"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74"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c>
          <w:tcPr>
            <w:tcW w:w="1458" w:type="dxa"/>
            <w:tcBorders>
              <w:top w:val="nil"/>
              <w:left w:val="nil"/>
              <w:bottom w:val="single" w:sz="8" w:space="0" w:color="auto"/>
              <w:right w:val="single" w:sz="8" w:space="0" w:color="auto"/>
            </w:tcBorders>
            <w:shd w:val="clear" w:color="auto" w:fill="auto"/>
            <w:noWrap/>
            <w:vAlign w:val="center"/>
            <w:hideMark/>
          </w:tcPr>
          <w:p w14:paraId="004CDA75"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A76"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77" w14:textId="77777777" w:rsidR="00A9328D" w:rsidRPr="00A9328D" w:rsidRDefault="00A9328D" w:rsidP="00A45A60">
            <w:pPr>
              <w:widowControl w:val="0"/>
              <w:jc w:val="center"/>
              <w:rPr>
                <w:color w:val="000000"/>
                <w:lang w:val="en-GB" w:eastAsia="en-GB"/>
              </w:rPr>
            </w:pPr>
            <w:r w:rsidRPr="00A9328D">
              <w:rPr>
                <w:color w:val="000000"/>
                <w:lang w:val="en-GB" w:eastAsia="en-GB"/>
              </w:rPr>
              <w:t>7</w:t>
            </w:r>
          </w:p>
        </w:tc>
      </w:tr>
      <w:tr w:rsidR="00A9328D" w:rsidRPr="00173CBD" w14:paraId="004CDA82" w14:textId="77777777" w:rsidTr="00A9328D">
        <w:trPr>
          <w:trHeight w:val="315"/>
        </w:trPr>
        <w:tc>
          <w:tcPr>
            <w:tcW w:w="1135" w:type="dxa"/>
            <w:vMerge/>
            <w:tcBorders>
              <w:top w:val="nil"/>
              <w:left w:val="single" w:sz="8" w:space="0" w:color="auto"/>
              <w:bottom w:val="single" w:sz="8" w:space="0" w:color="000000"/>
              <w:right w:val="single" w:sz="8" w:space="0" w:color="auto"/>
            </w:tcBorders>
            <w:vAlign w:val="center"/>
            <w:hideMark/>
          </w:tcPr>
          <w:p w14:paraId="004CDA79" w14:textId="77777777" w:rsidR="00A9328D" w:rsidRPr="00A9328D" w:rsidRDefault="00A9328D" w:rsidP="00A45A60">
            <w:pPr>
              <w:widowControl w:val="0"/>
              <w:jc w:val="left"/>
              <w:rPr>
                <w:rFonts w:cs="Arial"/>
                <w:color w:val="000000"/>
                <w:lang w:val="en-GB" w:eastAsia="en-GB"/>
              </w:rPr>
            </w:pPr>
          </w:p>
        </w:tc>
        <w:tc>
          <w:tcPr>
            <w:tcW w:w="1275" w:type="dxa"/>
            <w:tcBorders>
              <w:top w:val="nil"/>
              <w:left w:val="nil"/>
              <w:bottom w:val="single" w:sz="8" w:space="0" w:color="auto"/>
              <w:right w:val="single" w:sz="8" w:space="0" w:color="auto"/>
            </w:tcBorders>
            <w:shd w:val="clear" w:color="auto" w:fill="auto"/>
            <w:vAlign w:val="center"/>
            <w:hideMark/>
          </w:tcPr>
          <w:p w14:paraId="004CDA7A"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 </w:t>
            </w:r>
          </w:p>
        </w:tc>
        <w:tc>
          <w:tcPr>
            <w:tcW w:w="1724" w:type="dxa"/>
            <w:tcBorders>
              <w:top w:val="nil"/>
              <w:left w:val="nil"/>
              <w:bottom w:val="single" w:sz="8" w:space="0" w:color="auto"/>
              <w:right w:val="nil"/>
            </w:tcBorders>
            <w:shd w:val="clear" w:color="auto" w:fill="auto"/>
            <w:vAlign w:val="center"/>
            <w:hideMark/>
          </w:tcPr>
          <w:p w14:paraId="004CDA7B"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 </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7C"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992" w:type="dxa"/>
            <w:tcBorders>
              <w:top w:val="nil"/>
              <w:left w:val="nil"/>
              <w:bottom w:val="single" w:sz="8" w:space="0" w:color="auto"/>
              <w:right w:val="single" w:sz="8" w:space="0" w:color="auto"/>
            </w:tcBorders>
            <w:shd w:val="clear" w:color="auto" w:fill="auto"/>
            <w:noWrap/>
            <w:vAlign w:val="center"/>
            <w:hideMark/>
          </w:tcPr>
          <w:p w14:paraId="004CDA7D"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1223" w:type="dxa"/>
            <w:tcBorders>
              <w:top w:val="nil"/>
              <w:left w:val="nil"/>
              <w:bottom w:val="single" w:sz="8" w:space="0" w:color="auto"/>
              <w:right w:val="single" w:sz="8" w:space="0" w:color="auto"/>
            </w:tcBorders>
            <w:shd w:val="clear" w:color="auto" w:fill="auto"/>
            <w:noWrap/>
            <w:vAlign w:val="center"/>
            <w:hideMark/>
          </w:tcPr>
          <w:p w14:paraId="004CDA7E"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1458" w:type="dxa"/>
            <w:tcBorders>
              <w:top w:val="nil"/>
              <w:left w:val="nil"/>
              <w:bottom w:val="single" w:sz="8" w:space="0" w:color="auto"/>
              <w:right w:val="single" w:sz="8" w:space="0" w:color="auto"/>
            </w:tcBorders>
            <w:shd w:val="clear" w:color="auto" w:fill="auto"/>
            <w:noWrap/>
            <w:vAlign w:val="center"/>
            <w:hideMark/>
          </w:tcPr>
          <w:p w14:paraId="004CDA7F"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579" w:type="dxa"/>
            <w:tcBorders>
              <w:top w:val="nil"/>
              <w:left w:val="nil"/>
              <w:bottom w:val="single" w:sz="8" w:space="0" w:color="auto"/>
              <w:right w:val="single" w:sz="8" w:space="0" w:color="auto"/>
            </w:tcBorders>
            <w:shd w:val="clear" w:color="auto" w:fill="auto"/>
            <w:noWrap/>
            <w:vAlign w:val="center"/>
            <w:hideMark/>
          </w:tcPr>
          <w:p w14:paraId="004CDA80"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709" w:type="dxa"/>
            <w:tcBorders>
              <w:top w:val="nil"/>
              <w:left w:val="nil"/>
              <w:bottom w:val="single" w:sz="8" w:space="0" w:color="auto"/>
              <w:right w:val="single" w:sz="8" w:space="0" w:color="auto"/>
            </w:tcBorders>
            <w:shd w:val="clear" w:color="auto" w:fill="auto"/>
            <w:noWrap/>
            <w:vAlign w:val="center"/>
            <w:hideMark/>
          </w:tcPr>
          <w:p w14:paraId="004CDA81"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r>
      <w:tr w:rsidR="00A9328D" w:rsidRPr="00173CBD" w14:paraId="004CDA8C" w14:textId="77777777" w:rsidTr="00A9328D">
        <w:trPr>
          <w:trHeight w:val="690"/>
        </w:trPr>
        <w:tc>
          <w:tcPr>
            <w:tcW w:w="1135" w:type="dxa"/>
            <w:vMerge/>
            <w:tcBorders>
              <w:top w:val="nil"/>
              <w:left w:val="single" w:sz="8" w:space="0" w:color="auto"/>
              <w:bottom w:val="single" w:sz="8" w:space="0" w:color="000000"/>
              <w:right w:val="single" w:sz="8" w:space="0" w:color="auto"/>
            </w:tcBorders>
            <w:vAlign w:val="center"/>
            <w:hideMark/>
          </w:tcPr>
          <w:p w14:paraId="004CDA83" w14:textId="77777777" w:rsidR="00A9328D" w:rsidRPr="00A9328D" w:rsidRDefault="00A9328D" w:rsidP="00A45A60">
            <w:pPr>
              <w:widowControl w:val="0"/>
              <w:jc w:val="left"/>
              <w:rPr>
                <w:rFonts w:cs="Arial"/>
                <w:color w:val="000000"/>
                <w:lang w:val="en-GB" w:eastAsia="en-GB"/>
              </w:rPr>
            </w:pPr>
          </w:p>
        </w:tc>
        <w:tc>
          <w:tcPr>
            <w:tcW w:w="1275" w:type="dxa"/>
            <w:vMerge w:val="restart"/>
            <w:tcBorders>
              <w:top w:val="nil"/>
              <w:left w:val="single" w:sz="8" w:space="0" w:color="auto"/>
              <w:bottom w:val="single" w:sz="8" w:space="0" w:color="000000"/>
              <w:right w:val="single" w:sz="8" w:space="0" w:color="auto"/>
            </w:tcBorders>
            <w:shd w:val="clear" w:color="auto" w:fill="auto"/>
            <w:vAlign w:val="center"/>
            <w:hideMark/>
          </w:tcPr>
          <w:p w14:paraId="004CDA84"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Retail Harlow</w:t>
            </w:r>
          </w:p>
        </w:tc>
        <w:tc>
          <w:tcPr>
            <w:tcW w:w="1724" w:type="dxa"/>
            <w:tcBorders>
              <w:top w:val="nil"/>
              <w:left w:val="nil"/>
              <w:bottom w:val="single" w:sz="8" w:space="0" w:color="auto"/>
              <w:right w:val="nil"/>
            </w:tcBorders>
            <w:shd w:val="clear" w:color="auto" w:fill="auto"/>
            <w:vAlign w:val="center"/>
            <w:hideMark/>
          </w:tcPr>
          <w:p w14:paraId="004CDA85"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Home Grocery South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86"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87"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88"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c>
          <w:tcPr>
            <w:tcW w:w="1458" w:type="dxa"/>
            <w:tcBorders>
              <w:top w:val="nil"/>
              <w:left w:val="nil"/>
              <w:bottom w:val="single" w:sz="8" w:space="0" w:color="auto"/>
              <w:right w:val="single" w:sz="8" w:space="0" w:color="auto"/>
            </w:tcBorders>
            <w:shd w:val="clear" w:color="auto" w:fill="auto"/>
            <w:noWrap/>
            <w:vAlign w:val="center"/>
            <w:hideMark/>
          </w:tcPr>
          <w:p w14:paraId="004CDA89"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579" w:type="dxa"/>
            <w:tcBorders>
              <w:top w:val="nil"/>
              <w:left w:val="nil"/>
              <w:bottom w:val="single" w:sz="8" w:space="0" w:color="auto"/>
              <w:right w:val="single" w:sz="8" w:space="0" w:color="auto"/>
            </w:tcBorders>
            <w:shd w:val="clear" w:color="auto" w:fill="auto"/>
            <w:noWrap/>
            <w:vAlign w:val="center"/>
            <w:hideMark/>
          </w:tcPr>
          <w:p w14:paraId="004CDA8A"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8B"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r>
      <w:tr w:rsidR="00A9328D" w:rsidRPr="00173CBD" w14:paraId="004CDA96"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A8D"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A8E"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A8F"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Home DotCom</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90"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91"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92"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c>
          <w:tcPr>
            <w:tcW w:w="1458" w:type="dxa"/>
            <w:tcBorders>
              <w:top w:val="nil"/>
              <w:left w:val="nil"/>
              <w:bottom w:val="single" w:sz="8" w:space="0" w:color="auto"/>
              <w:right w:val="single" w:sz="8" w:space="0" w:color="auto"/>
            </w:tcBorders>
            <w:shd w:val="clear" w:color="auto" w:fill="auto"/>
            <w:noWrap/>
            <w:vAlign w:val="center"/>
            <w:hideMark/>
          </w:tcPr>
          <w:p w14:paraId="004CDA93"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579" w:type="dxa"/>
            <w:tcBorders>
              <w:top w:val="nil"/>
              <w:left w:val="nil"/>
              <w:bottom w:val="single" w:sz="8" w:space="0" w:color="auto"/>
              <w:right w:val="single" w:sz="8" w:space="0" w:color="auto"/>
            </w:tcBorders>
            <w:shd w:val="clear" w:color="auto" w:fill="auto"/>
            <w:noWrap/>
            <w:vAlign w:val="center"/>
            <w:hideMark/>
          </w:tcPr>
          <w:p w14:paraId="004CDA94"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95"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r>
      <w:tr w:rsidR="00A9328D" w:rsidRPr="00173CBD" w14:paraId="004CDAA0"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A97"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A98"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A99"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Home Support</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9A"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9B"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9C"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c>
          <w:tcPr>
            <w:tcW w:w="1458" w:type="dxa"/>
            <w:tcBorders>
              <w:top w:val="nil"/>
              <w:left w:val="nil"/>
              <w:bottom w:val="single" w:sz="8" w:space="0" w:color="auto"/>
              <w:right w:val="single" w:sz="8" w:space="0" w:color="auto"/>
            </w:tcBorders>
            <w:shd w:val="clear" w:color="auto" w:fill="auto"/>
            <w:noWrap/>
            <w:vAlign w:val="center"/>
            <w:hideMark/>
          </w:tcPr>
          <w:p w14:paraId="004CDA9D"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579" w:type="dxa"/>
            <w:tcBorders>
              <w:top w:val="nil"/>
              <w:left w:val="nil"/>
              <w:bottom w:val="single" w:sz="8" w:space="0" w:color="auto"/>
              <w:right w:val="single" w:sz="8" w:space="0" w:color="auto"/>
            </w:tcBorders>
            <w:shd w:val="clear" w:color="auto" w:fill="auto"/>
            <w:noWrap/>
            <w:vAlign w:val="center"/>
            <w:hideMark/>
          </w:tcPr>
          <w:p w14:paraId="004CDA9E"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9F"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r>
      <w:tr w:rsidR="00A9328D" w:rsidRPr="00173CBD" w14:paraId="004CDAAA" w14:textId="77777777" w:rsidTr="00A9328D">
        <w:trPr>
          <w:trHeight w:val="690"/>
        </w:trPr>
        <w:tc>
          <w:tcPr>
            <w:tcW w:w="1135" w:type="dxa"/>
            <w:vMerge/>
            <w:tcBorders>
              <w:top w:val="nil"/>
              <w:left w:val="single" w:sz="8" w:space="0" w:color="auto"/>
              <w:bottom w:val="single" w:sz="8" w:space="0" w:color="000000"/>
              <w:right w:val="single" w:sz="8" w:space="0" w:color="auto"/>
            </w:tcBorders>
            <w:vAlign w:val="center"/>
            <w:hideMark/>
          </w:tcPr>
          <w:p w14:paraId="004CDAA1"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AA2"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AA3"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Home Grocery North</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A4"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A5"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A6"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c>
          <w:tcPr>
            <w:tcW w:w="1458" w:type="dxa"/>
            <w:tcBorders>
              <w:top w:val="nil"/>
              <w:left w:val="nil"/>
              <w:bottom w:val="single" w:sz="8" w:space="0" w:color="auto"/>
              <w:right w:val="single" w:sz="8" w:space="0" w:color="auto"/>
            </w:tcBorders>
            <w:shd w:val="clear" w:color="auto" w:fill="auto"/>
            <w:noWrap/>
            <w:vAlign w:val="center"/>
            <w:hideMark/>
          </w:tcPr>
          <w:p w14:paraId="004CDAA7"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579" w:type="dxa"/>
            <w:tcBorders>
              <w:top w:val="nil"/>
              <w:left w:val="nil"/>
              <w:bottom w:val="single" w:sz="8" w:space="0" w:color="auto"/>
              <w:right w:val="single" w:sz="8" w:space="0" w:color="auto"/>
            </w:tcBorders>
            <w:shd w:val="clear" w:color="auto" w:fill="auto"/>
            <w:noWrap/>
            <w:vAlign w:val="center"/>
            <w:hideMark/>
          </w:tcPr>
          <w:p w14:paraId="004CDAA8"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A9" w14:textId="77777777" w:rsidR="00A9328D" w:rsidRPr="00A9328D" w:rsidRDefault="00A9328D" w:rsidP="00A45A60">
            <w:pPr>
              <w:widowControl w:val="0"/>
              <w:jc w:val="center"/>
              <w:rPr>
                <w:color w:val="000000"/>
                <w:lang w:val="en-GB" w:eastAsia="en-GB"/>
              </w:rPr>
            </w:pPr>
            <w:r w:rsidRPr="00A9328D">
              <w:rPr>
                <w:color w:val="000000"/>
                <w:lang w:val="en-GB" w:eastAsia="en-GB"/>
              </w:rPr>
              <w:t>4</w:t>
            </w:r>
          </w:p>
        </w:tc>
      </w:tr>
      <w:tr w:rsidR="00A9328D" w:rsidRPr="00173CBD" w14:paraId="004CDAB4"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AAB"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AAC"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AAD"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Home Others</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AE"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AF"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B0"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c>
          <w:tcPr>
            <w:tcW w:w="1458" w:type="dxa"/>
            <w:tcBorders>
              <w:top w:val="nil"/>
              <w:left w:val="nil"/>
              <w:bottom w:val="single" w:sz="8" w:space="0" w:color="auto"/>
              <w:right w:val="single" w:sz="8" w:space="0" w:color="auto"/>
            </w:tcBorders>
            <w:shd w:val="clear" w:color="auto" w:fill="auto"/>
            <w:noWrap/>
            <w:vAlign w:val="center"/>
            <w:hideMark/>
          </w:tcPr>
          <w:p w14:paraId="004CDAB1"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579" w:type="dxa"/>
            <w:tcBorders>
              <w:top w:val="nil"/>
              <w:left w:val="nil"/>
              <w:bottom w:val="single" w:sz="8" w:space="0" w:color="auto"/>
              <w:right w:val="single" w:sz="8" w:space="0" w:color="auto"/>
            </w:tcBorders>
            <w:shd w:val="clear" w:color="auto" w:fill="auto"/>
            <w:noWrap/>
            <w:vAlign w:val="center"/>
            <w:hideMark/>
          </w:tcPr>
          <w:p w14:paraId="004CDAB2"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B3" w14:textId="77777777" w:rsidR="00A9328D" w:rsidRPr="00A9328D" w:rsidRDefault="00A9328D" w:rsidP="00A45A60">
            <w:pPr>
              <w:widowControl w:val="0"/>
              <w:jc w:val="center"/>
              <w:rPr>
                <w:color w:val="000000"/>
                <w:lang w:val="en-GB" w:eastAsia="en-GB"/>
              </w:rPr>
            </w:pPr>
            <w:r w:rsidRPr="00A9328D">
              <w:rPr>
                <w:color w:val="000000"/>
                <w:lang w:val="en-GB" w:eastAsia="en-GB"/>
              </w:rPr>
              <w:t>5</w:t>
            </w:r>
          </w:p>
        </w:tc>
      </w:tr>
      <w:tr w:rsidR="00A9328D" w:rsidRPr="00173CBD" w14:paraId="004CDABE"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AB5"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AB6"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AB7"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Home Nationals</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B8"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B9"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BA"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c>
          <w:tcPr>
            <w:tcW w:w="1458" w:type="dxa"/>
            <w:tcBorders>
              <w:top w:val="nil"/>
              <w:left w:val="nil"/>
              <w:bottom w:val="single" w:sz="8" w:space="0" w:color="auto"/>
              <w:right w:val="single" w:sz="8" w:space="0" w:color="auto"/>
            </w:tcBorders>
            <w:shd w:val="clear" w:color="auto" w:fill="auto"/>
            <w:noWrap/>
            <w:vAlign w:val="center"/>
            <w:hideMark/>
          </w:tcPr>
          <w:p w14:paraId="004CDABB"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579" w:type="dxa"/>
            <w:tcBorders>
              <w:top w:val="nil"/>
              <w:left w:val="nil"/>
              <w:bottom w:val="single" w:sz="8" w:space="0" w:color="auto"/>
              <w:right w:val="single" w:sz="8" w:space="0" w:color="auto"/>
            </w:tcBorders>
            <w:shd w:val="clear" w:color="auto" w:fill="auto"/>
            <w:noWrap/>
            <w:vAlign w:val="center"/>
            <w:hideMark/>
          </w:tcPr>
          <w:p w14:paraId="004CDABC"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BD" w14:textId="77777777" w:rsidR="00A9328D" w:rsidRPr="00A9328D" w:rsidRDefault="00A9328D" w:rsidP="00A45A60">
            <w:pPr>
              <w:widowControl w:val="0"/>
              <w:jc w:val="center"/>
              <w:rPr>
                <w:color w:val="000000"/>
                <w:lang w:val="en-GB" w:eastAsia="en-GB"/>
              </w:rPr>
            </w:pPr>
            <w:r w:rsidRPr="00A9328D">
              <w:rPr>
                <w:color w:val="000000"/>
                <w:lang w:val="en-GB" w:eastAsia="en-GB"/>
              </w:rPr>
              <w:t>6</w:t>
            </w:r>
          </w:p>
        </w:tc>
      </w:tr>
      <w:tr w:rsidR="00A9328D" w:rsidRPr="00173CBD" w14:paraId="004CDAC8"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ABF"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AC0"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AC1"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Home Catalogues</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C2"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C3"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C4"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c>
          <w:tcPr>
            <w:tcW w:w="1458" w:type="dxa"/>
            <w:tcBorders>
              <w:top w:val="nil"/>
              <w:left w:val="nil"/>
              <w:bottom w:val="single" w:sz="8" w:space="0" w:color="auto"/>
              <w:right w:val="single" w:sz="8" w:space="0" w:color="auto"/>
            </w:tcBorders>
            <w:shd w:val="clear" w:color="auto" w:fill="auto"/>
            <w:noWrap/>
            <w:vAlign w:val="center"/>
            <w:hideMark/>
          </w:tcPr>
          <w:p w14:paraId="004CDAC5"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579" w:type="dxa"/>
            <w:tcBorders>
              <w:top w:val="nil"/>
              <w:left w:val="nil"/>
              <w:bottom w:val="single" w:sz="8" w:space="0" w:color="auto"/>
              <w:right w:val="single" w:sz="8" w:space="0" w:color="auto"/>
            </w:tcBorders>
            <w:shd w:val="clear" w:color="auto" w:fill="auto"/>
            <w:noWrap/>
            <w:vAlign w:val="center"/>
            <w:hideMark/>
          </w:tcPr>
          <w:p w14:paraId="004CDAC6"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C7" w14:textId="77777777" w:rsidR="00A9328D" w:rsidRPr="00A9328D" w:rsidRDefault="00A9328D" w:rsidP="00A45A60">
            <w:pPr>
              <w:widowControl w:val="0"/>
              <w:jc w:val="center"/>
              <w:rPr>
                <w:color w:val="000000"/>
                <w:lang w:val="en-GB" w:eastAsia="en-GB"/>
              </w:rPr>
            </w:pPr>
            <w:r w:rsidRPr="00A9328D">
              <w:rPr>
                <w:color w:val="000000"/>
                <w:lang w:val="en-GB" w:eastAsia="en-GB"/>
              </w:rPr>
              <w:t>7</w:t>
            </w:r>
          </w:p>
        </w:tc>
      </w:tr>
      <w:tr w:rsidR="00A9328D" w:rsidRPr="00173CBD" w14:paraId="004CDAD2"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AC9"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ACA"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ACB"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Home Indies</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CC"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CD"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CE"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c>
          <w:tcPr>
            <w:tcW w:w="1458" w:type="dxa"/>
            <w:tcBorders>
              <w:top w:val="nil"/>
              <w:left w:val="nil"/>
              <w:bottom w:val="single" w:sz="8" w:space="0" w:color="auto"/>
              <w:right w:val="single" w:sz="8" w:space="0" w:color="auto"/>
            </w:tcBorders>
            <w:shd w:val="clear" w:color="auto" w:fill="auto"/>
            <w:noWrap/>
            <w:vAlign w:val="center"/>
            <w:hideMark/>
          </w:tcPr>
          <w:p w14:paraId="004CDACF"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c>
          <w:tcPr>
            <w:tcW w:w="579" w:type="dxa"/>
            <w:tcBorders>
              <w:top w:val="nil"/>
              <w:left w:val="nil"/>
              <w:bottom w:val="single" w:sz="8" w:space="0" w:color="auto"/>
              <w:right w:val="single" w:sz="8" w:space="0" w:color="auto"/>
            </w:tcBorders>
            <w:shd w:val="clear" w:color="auto" w:fill="auto"/>
            <w:noWrap/>
            <w:vAlign w:val="center"/>
            <w:hideMark/>
          </w:tcPr>
          <w:p w14:paraId="004CDAD0"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D1" w14:textId="77777777" w:rsidR="00A9328D" w:rsidRPr="00A9328D" w:rsidRDefault="00A9328D" w:rsidP="00A45A60">
            <w:pPr>
              <w:widowControl w:val="0"/>
              <w:jc w:val="center"/>
              <w:rPr>
                <w:color w:val="000000"/>
                <w:lang w:val="en-GB" w:eastAsia="en-GB"/>
              </w:rPr>
            </w:pPr>
            <w:r w:rsidRPr="00A9328D">
              <w:rPr>
                <w:color w:val="000000"/>
                <w:lang w:val="en-GB" w:eastAsia="en-GB"/>
              </w:rPr>
              <w:t>8</w:t>
            </w:r>
          </w:p>
        </w:tc>
      </w:tr>
      <w:tr w:rsidR="00A9328D" w:rsidRPr="00173CBD" w14:paraId="004CDADC" w14:textId="77777777" w:rsidTr="00A9328D">
        <w:trPr>
          <w:trHeight w:val="315"/>
        </w:trPr>
        <w:tc>
          <w:tcPr>
            <w:tcW w:w="1135" w:type="dxa"/>
            <w:tcBorders>
              <w:top w:val="nil"/>
              <w:left w:val="single" w:sz="8" w:space="0" w:color="auto"/>
              <w:bottom w:val="single" w:sz="8" w:space="0" w:color="auto"/>
              <w:right w:val="single" w:sz="8" w:space="0" w:color="auto"/>
            </w:tcBorders>
            <w:shd w:val="clear" w:color="auto" w:fill="auto"/>
            <w:vAlign w:val="center"/>
            <w:hideMark/>
          </w:tcPr>
          <w:p w14:paraId="004CDAD3"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 </w:t>
            </w:r>
          </w:p>
        </w:tc>
        <w:tc>
          <w:tcPr>
            <w:tcW w:w="1275" w:type="dxa"/>
            <w:tcBorders>
              <w:top w:val="nil"/>
              <w:left w:val="nil"/>
              <w:bottom w:val="single" w:sz="8" w:space="0" w:color="auto"/>
              <w:right w:val="single" w:sz="8" w:space="0" w:color="auto"/>
            </w:tcBorders>
            <w:shd w:val="clear" w:color="auto" w:fill="auto"/>
            <w:vAlign w:val="center"/>
            <w:hideMark/>
          </w:tcPr>
          <w:p w14:paraId="004CDAD4"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 </w:t>
            </w:r>
          </w:p>
        </w:tc>
        <w:tc>
          <w:tcPr>
            <w:tcW w:w="1724" w:type="dxa"/>
            <w:tcBorders>
              <w:top w:val="nil"/>
              <w:left w:val="nil"/>
              <w:bottom w:val="single" w:sz="8" w:space="0" w:color="auto"/>
              <w:right w:val="nil"/>
            </w:tcBorders>
            <w:shd w:val="clear" w:color="auto" w:fill="auto"/>
            <w:vAlign w:val="center"/>
            <w:hideMark/>
          </w:tcPr>
          <w:p w14:paraId="004CDAD5"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 </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D6"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992" w:type="dxa"/>
            <w:tcBorders>
              <w:top w:val="nil"/>
              <w:left w:val="nil"/>
              <w:bottom w:val="single" w:sz="8" w:space="0" w:color="auto"/>
              <w:right w:val="single" w:sz="8" w:space="0" w:color="auto"/>
            </w:tcBorders>
            <w:shd w:val="clear" w:color="auto" w:fill="auto"/>
            <w:noWrap/>
            <w:vAlign w:val="center"/>
            <w:hideMark/>
          </w:tcPr>
          <w:p w14:paraId="004CDAD7"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1223" w:type="dxa"/>
            <w:tcBorders>
              <w:top w:val="nil"/>
              <w:left w:val="nil"/>
              <w:bottom w:val="single" w:sz="8" w:space="0" w:color="auto"/>
              <w:right w:val="single" w:sz="8" w:space="0" w:color="auto"/>
            </w:tcBorders>
            <w:shd w:val="clear" w:color="auto" w:fill="auto"/>
            <w:noWrap/>
            <w:vAlign w:val="center"/>
            <w:hideMark/>
          </w:tcPr>
          <w:p w14:paraId="004CDAD8"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1458" w:type="dxa"/>
            <w:tcBorders>
              <w:top w:val="nil"/>
              <w:left w:val="nil"/>
              <w:bottom w:val="single" w:sz="8" w:space="0" w:color="auto"/>
              <w:right w:val="single" w:sz="8" w:space="0" w:color="auto"/>
            </w:tcBorders>
            <w:shd w:val="clear" w:color="auto" w:fill="auto"/>
            <w:noWrap/>
            <w:vAlign w:val="center"/>
            <w:hideMark/>
          </w:tcPr>
          <w:p w14:paraId="004CDAD9"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579" w:type="dxa"/>
            <w:tcBorders>
              <w:top w:val="nil"/>
              <w:left w:val="nil"/>
              <w:bottom w:val="single" w:sz="8" w:space="0" w:color="auto"/>
              <w:right w:val="single" w:sz="8" w:space="0" w:color="auto"/>
            </w:tcBorders>
            <w:shd w:val="clear" w:color="auto" w:fill="auto"/>
            <w:noWrap/>
            <w:vAlign w:val="center"/>
            <w:hideMark/>
          </w:tcPr>
          <w:p w14:paraId="004CDADA"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709" w:type="dxa"/>
            <w:tcBorders>
              <w:top w:val="nil"/>
              <w:left w:val="nil"/>
              <w:bottom w:val="single" w:sz="8" w:space="0" w:color="auto"/>
              <w:right w:val="single" w:sz="8" w:space="0" w:color="auto"/>
            </w:tcBorders>
            <w:shd w:val="clear" w:color="auto" w:fill="auto"/>
            <w:noWrap/>
            <w:vAlign w:val="center"/>
            <w:hideMark/>
          </w:tcPr>
          <w:p w14:paraId="004CDADB"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r>
      <w:tr w:rsidR="00A9328D" w:rsidRPr="00173CBD" w14:paraId="004CDAE6" w14:textId="77777777" w:rsidTr="00A9328D">
        <w:trPr>
          <w:trHeight w:val="315"/>
        </w:trPr>
        <w:tc>
          <w:tcPr>
            <w:tcW w:w="1135" w:type="dxa"/>
            <w:vMerge w:val="restart"/>
            <w:tcBorders>
              <w:top w:val="nil"/>
              <w:left w:val="single" w:sz="8" w:space="0" w:color="auto"/>
              <w:bottom w:val="single" w:sz="8" w:space="0" w:color="000000"/>
              <w:right w:val="single" w:sz="8" w:space="0" w:color="auto"/>
            </w:tcBorders>
            <w:shd w:val="clear" w:color="auto" w:fill="auto"/>
            <w:vAlign w:val="center"/>
            <w:hideMark/>
          </w:tcPr>
          <w:p w14:paraId="004CDADD"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Other Income</w:t>
            </w:r>
          </w:p>
        </w:tc>
        <w:tc>
          <w:tcPr>
            <w:tcW w:w="1275" w:type="dxa"/>
            <w:vMerge w:val="restart"/>
            <w:tcBorders>
              <w:top w:val="nil"/>
              <w:left w:val="single" w:sz="8" w:space="0" w:color="auto"/>
              <w:bottom w:val="single" w:sz="8" w:space="0" w:color="000000"/>
              <w:right w:val="single" w:sz="8" w:space="0" w:color="auto"/>
            </w:tcBorders>
            <w:shd w:val="clear" w:color="auto" w:fill="auto"/>
            <w:vAlign w:val="center"/>
            <w:hideMark/>
          </w:tcPr>
          <w:p w14:paraId="004CDADE"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Other Income</w:t>
            </w:r>
          </w:p>
        </w:tc>
        <w:tc>
          <w:tcPr>
            <w:tcW w:w="1724" w:type="dxa"/>
            <w:tcBorders>
              <w:top w:val="nil"/>
              <w:left w:val="nil"/>
              <w:bottom w:val="single" w:sz="8" w:space="0" w:color="auto"/>
              <w:right w:val="nil"/>
            </w:tcBorders>
            <w:shd w:val="clear" w:color="auto" w:fill="auto"/>
            <w:vAlign w:val="center"/>
            <w:hideMark/>
          </w:tcPr>
          <w:p w14:paraId="004CDADF"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Commercial</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E0"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E1"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E2" w14:textId="77777777" w:rsidR="00A9328D" w:rsidRPr="00A9328D" w:rsidRDefault="00A9328D" w:rsidP="00A45A60">
            <w:pPr>
              <w:widowControl w:val="0"/>
              <w:jc w:val="center"/>
              <w:rPr>
                <w:color w:val="000000"/>
                <w:lang w:val="en-GB" w:eastAsia="en-GB"/>
              </w:rPr>
            </w:pPr>
            <w:r w:rsidRPr="00A9328D">
              <w:rPr>
                <w:color w:val="000000"/>
                <w:lang w:val="en-GB" w:eastAsia="en-GB"/>
              </w:rPr>
              <w:t>9</w:t>
            </w:r>
          </w:p>
        </w:tc>
        <w:tc>
          <w:tcPr>
            <w:tcW w:w="1458" w:type="dxa"/>
            <w:tcBorders>
              <w:top w:val="nil"/>
              <w:left w:val="nil"/>
              <w:bottom w:val="single" w:sz="8" w:space="0" w:color="auto"/>
              <w:right w:val="single" w:sz="8" w:space="0" w:color="auto"/>
            </w:tcBorders>
            <w:shd w:val="clear" w:color="auto" w:fill="auto"/>
            <w:noWrap/>
            <w:vAlign w:val="center"/>
            <w:hideMark/>
          </w:tcPr>
          <w:p w14:paraId="004CDAE3"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AE4"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E5"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r>
      <w:tr w:rsidR="00A9328D" w:rsidRPr="00173CBD" w14:paraId="004CDAF0" w14:textId="77777777" w:rsidTr="00A9328D">
        <w:trPr>
          <w:trHeight w:val="465"/>
        </w:trPr>
        <w:tc>
          <w:tcPr>
            <w:tcW w:w="1135" w:type="dxa"/>
            <w:vMerge/>
            <w:tcBorders>
              <w:top w:val="nil"/>
              <w:left w:val="single" w:sz="8" w:space="0" w:color="auto"/>
              <w:bottom w:val="single" w:sz="8" w:space="0" w:color="000000"/>
              <w:right w:val="single" w:sz="8" w:space="0" w:color="auto"/>
            </w:tcBorders>
            <w:vAlign w:val="center"/>
            <w:hideMark/>
          </w:tcPr>
          <w:p w14:paraId="004CDAE7"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AE8"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AE9"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Customer Services</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EA"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EB"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EC" w14:textId="77777777" w:rsidR="00A9328D" w:rsidRPr="00A9328D" w:rsidRDefault="00A9328D" w:rsidP="00A45A60">
            <w:pPr>
              <w:widowControl w:val="0"/>
              <w:jc w:val="center"/>
              <w:rPr>
                <w:color w:val="000000"/>
                <w:lang w:val="en-GB" w:eastAsia="en-GB"/>
              </w:rPr>
            </w:pPr>
            <w:r w:rsidRPr="00A9328D">
              <w:rPr>
                <w:color w:val="000000"/>
                <w:lang w:val="en-GB" w:eastAsia="en-GB"/>
              </w:rPr>
              <w:t>9</w:t>
            </w:r>
          </w:p>
        </w:tc>
        <w:tc>
          <w:tcPr>
            <w:tcW w:w="1458" w:type="dxa"/>
            <w:tcBorders>
              <w:top w:val="nil"/>
              <w:left w:val="nil"/>
              <w:bottom w:val="single" w:sz="8" w:space="0" w:color="auto"/>
              <w:right w:val="single" w:sz="8" w:space="0" w:color="auto"/>
            </w:tcBorders>
            <w:shd w:val="clear" w:color="auto" w:fill="auto"/>
            <w:noWrap/>
            <w:vAlign w:val="center"/>
            <w:hideMark/>
          </w:tcPr>
          <w:p w14:paraId="004CDAED"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AEE"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EF" w14:textId="77777777" w:rsidR="00A9328D" w:rsidRPr="00A9328D" w:rsidRDefault="00A9328D" w:rsidP="00A45A60">
            <w:pPr>
              <w:widowControl w:val="0"/>
              <w:jc w:val="center"/>
              <w:rPr>
                <w:color w:val="000000"/>
                <w:lang w:val="en-GB" w:eastAsia="en-GB"/>
              </w:rPr>
            </w:pPr>
            <w:r w:rsidRPr="00A9328D">
              <w:rPr>
                <w:color w:val="000000"/>
                <w:lang w:val="en-GB" w:eastAsia="en-GB"/>
              </w:rPr>
              <w:t>2</w:t>
            </w:r>
          </w:p>
        </w:tc>
      </w:tr>
      <w:tr w:rsidR="00A9328D" w:rsidRPr="00173CBD" w14:paraId="004CDAFA" w14:textId="77777777" w:rsidTr="00A9328D">
        <w:trPr>
          <w:trHeight w:val="690"/>
        </w:trPr>
        <w:tc>
          <w:tcPr>
            <w:tcW w:w="1135" w:type="dxa"/>
            <w:vMerge/>
            <w:tcBorders>
              <w:top w:val="nil"/>
              <w:left w:val="single" w:sz="8" w:space="0" w:color="auto"/>
              <w:bottom w:val="single" w:sz="8" w:space="0" w:color="000000"/>
              <w:right w:val="single" w:sz="8" w:space="0" w:color="auto"/>
            </w:tcBorders>
            <w:vAlign w:val="center"/>
            <w:hideMark/>
          </w:tcPr>
          <w:p w14:paraId="004CDAF1" w14:textId="77777777" w:rsidR="00A9328D" w:rsidRPr="00A9328D" w:rsidRDefault="00A9328D" w:rsidP="00A45A60">
            <w:pPr>
              <w:widowControl w:val="0"/>
              <w:jc w:val="left"/>
              <w:rPr>
                <w:rFonts w:cs="Arial"/>
                <w:color w:val="000000"/>
                <w:lang w:val="en-GB" w:eastAsia="en-GB"/>
              </w:rPr>
            </w:pPr>
          </w:p>
        </w:tc>
        <w:tc>
          <w:tcPr>
            <w:tcW w:w="1275" w:type="dxa"/>
            <w:vMerge/>
            <w:tcBorders>
              <w:top w:val="nil"/>
              <w:left w:val="single" w:sz="8" w:space="0" w:color="auto"/>
              <w:bottom w:val="single" w:sz="8" w:space="0" w:color="000000"/>
              <w:right w:val="single" w:sz="8" w:space="0" w:color="auto"/>
            </w:tcBorders>
            <w:vAlign w:val="center"/>
            <w:hideMark/>
          </w:tcPr>
          <w:p w14:paraId="004CDAF2" w14:textId="77777777" w:rsidR="00A9328D" w:rsidRPr="00A9328D" w:rsidRDefault="00A9328D" w:rsidP="00A45A60">
            <w:pPr>
              <w:widowControl w:val="0"/>
              <w:jc w:val="left"/>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hideMark/>
          </w:tcPr>
          <w:p w14:paraId="004CDAF3"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Clearance, Scrap &amp; eBay</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F4"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hideMark/>
          </w:tcPr>
          <w:p w14:paraId="004CDAF5"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hideMark/>
          </w:tcPr>
          <w:p w14:paraId="004CDAF6" w14:textId="77777777" w:rsidR="00A9328D" w:rsidRPr="00A9328D" w:rsidRDefault="00A9328D" w:rsidP="00A45A60">
            <w:pPr>
              <w:widowControl w:val="0"/>
              <w:jc w:val="center"/>
              <w:rPr>
                <w:color w:val="000000"/>
                <w:lang w:val="en-GB" w:eastAsia="en-GB"/>
              </w:rPr>
            </w:pPr>
            <w:r w:rsidRPr="00A9328D">
              <w:rPr>
                <w:color w:val="000000"/>
                <w:lang w:val="en-GB" w:eastAsia="en-GB"/>
              </w:rPr>
              <w:t>9</w:t>
            </w:r>
          </w:p>
        </w:tc>
        <w:tc>
          <w:tcPr>
            <w:tcW w:w="1458" w:type="dxa"/>
            <w:tcBorders>
              <w:top w:val="nil"/>
              <w:left w:val="nil"/>
              <w:bottom w:val="single" w:sz="8" w:space="0" w:color="auto"/>
              <w:right w:val="single" w:sz="8" w:space="0" w:color="auto"/>
            </w:tcBorders>
            <w:shd w:val="clear" w:color="auto" w:fill="auto"/>
            <w:noWrap/>
            <w:vAlign w:val="center"/>
            <w:hideMark/>
          </w:tcPr>
          <w:p w14:paraId="004CDAF7" w14:textId="77777777" w:rsidR="00A9328D" w:rsidRPr="00A9328D" w:rsidRDefault="00A9328D" w:rsidP="00A45A60">
            <w:pPr>
              <w:widowControl w:val="0"/>
              <w:jc w:val="center"/>
              <w:rPr>
                <w:color w:val="000000"/>
                <w:lang w:val="en-GB" w:eastAsia="en-GB"/>
              </w:rPr>
            </w:pPr>
            <w:r w:rsidRPr="00A9328D">
              <w:rPr>
                <w:color w:val="000000"/>
                <w:lang w:val="en-GB" w:eastAsia="en-GB"/>
              </w:rPr>
              <w:t>1</w:t>
            </w:r>
          </w:p>
        </w:tc>
        <w:tc>
          <w:tcPr>
            <w:tcW w:w="579" w:type="dxa"/>
            <w:tcBorders>
              <w:top w:val="nil"/>
              <w:left w:val="nil"/>
              <w:bottom w:val="single" w:sz="8" w:space="0" w:color="auto"/>
              <w:right w:val="single" w:sz="8" w:space="0" w:color="auto"/>
            </w:tcBorders>
            <w:shd w:val="clear" w:color="auto" w:fill="auto"/>
            <w:noWrap/>
            <w:vAlign w:val="center"/>
            <w:hideMark/>
          </w:tcPr>
          <w:p w14:paraId="004CDAF8" w14:textId="77777777" w:rsidR="00A9328D" w:rsidRPr="00A9328D" w:rsidRDefault="00A9328D"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hideMark/>
          </w:tcPr>
          <w:p w14:paraId="004CDAF9" w14:textId="77777777" w:rsidR="00A9328D" w:rsidRPr="00A9328D" w:rsidRDefault="00A9328D" w:rsidP="00A45A60">
            <w:pPr>
              <w:widowControl w:val="0"/>
              <w:jc w:val="center"/>
              <w:rPr>
                <w:color w:val="000000"/>
                <w:lang w:val="en-GB" w:eastAsia="en-GB"/>
              </w:rPr>
            </w:pPr>
            <w:r w:rsidRPr="00A9328D">
              <w:rPr>
                <w:color w:val="000000"/>
                <w:lang w:val="en-GB" w:eastAsia="en-GB"/>
              </w:rPr>
              <w:t>3</w:t>
            </w:r>
          </w:p>
        </w:tc>
      </w:tr>
      <w:tr w:rsidR="00A9328D" w:rsidRPr="00173CBD" w14:paraId="004CDB04" w14:textId="77777777" w:rsidTr="00A9328D">
        <w:trPr>
          <w:trHeight w:val="315"/>
        </w:trPr>
        <w:tc>
          <w:tcPr>
            <w:tcW w:w="1135" w:type="dxa"/>
            <w:tcBorders>
              <w:top w:val="nil"/>
              <w:left w:val="single" w:sz="8" w:space="0" w:color="auto"/>
              <w:bottom w:val="single" w:sz="8" w:space="0" w:color="auto"/>
              <w:right w:val="single" w:sz="8" w:space="0" w:color="auto"/>
            </w:tcBorders>
            <w:shd w:val="clear" w:color="auto" w:fill="auto"/>
            <w:vAlign w:val="center"/>
            <w:hideMark/>
          </w:tcPr>
          <w:p w14:paraId="004CDAFB"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 </w:t>
            </w:r>
          </w:p>
        </w:tc>
        <w:tc>
          <w:tcPr>
            <w:tcW w:w="1275" w:type="dxa"/>
            <w:tcBorders>
              <w:top w:val="nil"/>
              <w:left w:val="nil"/>
              <w:bottom w:val="single" w:sz="8" w:space="0" w:color="auto"/>
              <w:right w:val="single" w:sz="8" w:space="0" w:color="auto"/>
            </w:tcBorders>
            <w:shd w:val="clear" w:color="auto" w:fill="auto"/>
            <w:vAlign w:val="center"/>
            <w:hideMark/>
          </w:tcPr>
          <w:p w14:paraId="004CDAFC"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 </w:t>
            </w:r>
          </w:p>
        </w:tc>
        <w:tc>
          <w:tcPr>
            <w:tcW w:w="1724" w:type="dxa"/>
            <w:tcBorders>
              <w:top w:val="nil"/>
              <w:left w:val="nil"/>
              <w:bottom w:val="single" w:sz="8" w:space="0" w:color="auto"/>
              <w:right w:val="nil"/>
            </w:tcBorders>
            <w:shd w:val="clear" w:color="auto" w:fill="auto"/>
            <w:vAlign w:val="center"/>
            <w:hideMark/>
          </w:tcPr>
          <w:p w14:paraId="004CDAFD" w14:textId="77777777" w:rsidR="00A9328D" w:rsidRPr="00A9328D" w:rsidRDefault="00A9328D" w:rsidP="00A45A60">
            <w:pPr>
              <w:widowControl w:val="0"/>
              <w:jc w:val="center"/>
              <w:rPr>
                <w:rFonts w:cs="Arial"/>
                <w:color w:val="000000"/>
                <w:lang w:val="en-GB" w:eastAsia="en-GB"/>
              </w:rPr>
            </w:pPr>
            <w:r w:rsidRPr="00A9328D">
              <w:rPr>
                <w:rFonts w:cs="Arial"/>
                <w:color w:val="000000"/>
                <w:lang w:val="en-GB" w:eastAsia="en-GB"/>
              </w:rPr>
              <w:t> </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004CDAFE"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992" w:type="dxa"/>
            <w:tcBorders>
              <w:top w:val="nil"/>
              <w:left w:val="nil"/>
              <w:bottom w:val="single" w:sz="8" w:space="0" w:color="auto"/>
              <w:right w:val="single" w:sz="8" w:space="0" w:color="auto"/>
            </w:tcBorders>
            <w:shd w:val="clear" w:color="auto" w:fill="auto"/>
            <w:noWrap/>
            <w:vAlign w:val="center"/>
            <w:hideMark/>
          </w:tcPr>
          <w:p w14:paraId="004CDAFF"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1223" w:type="dxa"/>
            <w:tcBorders>
              <w:top w:val="nil"/>
              <w:left w:val="nil"/>
              <w:bottom w:val="single" w:sz="8" w:space="0" w:color="auto"/>
              <w:right w:val="single" w:sz="8" w:space="0" w:color="auto"/>
            </w:tcBorders>
            <w:shd w:val="clear" w:color="auto" w:fill="auto"/>
            <w:noWrap/>
            <w:vAlign w:val="center"/>
            <w:hideMark/>
          </w:tcPr>
          <w:p w14:paraId="004CDB00"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1458" w:type="dxa"/>
            <w:tcBorders>
              <w:top w:val="nil"/>
              <w:left w:val="nil"/>
              <w:bottom w:val="single" w:sz="8" w:space="0" w:color="auto"/>
              <w:right w:val="single" w:sz="8" w:space="0" w:color="auto"/>
            </w:tcBorders>
            <w:shd w:val="clear" w:color="auto" w:fill="auto"/>
            <w:noWrap/>
            <w:vAlign w:val="center"/>
            <w:hideMark/>
          </w:tcPr>
          <w:p w14:paraId="004CDB01"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579" w:type="dxa"/>
            <w:tcBorders>
              <w:top w:val="nil"/>
              <w:left w:val="nil"/>
              <w:bottom w:val="single" w:sz="8" w:space="0" w:color="auto"/>
              <w:right w:val="single" w:sz="8" w:space="0" w:color="auto"/>
            </w:tcBorders>
            <w:shd w:val="clear" w:color="auto" w:fill="auto"/>
            <w:noWrap/>
            <w:vAlign w:val="center"/>
            <w:hideMark/>
          </w:tcPr>
          <w:p w14:paraId="004CDB02"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c>
          <w:tcPr>
            <w:tcW w:w="709" w:type="dxa"/>
            <w:tcBorders>
              <w:top w:val="nil"/>
              <w:left w:val="nil"/>
              <w:bottom w:val="single" w:sz="8" w:space="0" w:color="auto"/>
              <w:right w:val="single" w:sz="8" w:space="0" w:color="auto"/>
            </w:tcBorders>
            <w:shd w:val="clear" w:color="auto" w:fill="auto"/>
            <w:noWrap/>
            <w:vAlign w:val="center"/>
            <w:hideMark/>
          </w:tcPr>
          <w:p w14:paraId="004CDB03" w14:textId="77777777" w:rsidR="00A9328D" w:rsidRPr="00A9328D" w:rsidRDefault="00A9328D" w:rsidP="00A45A60">
            <w:pPr>
              <w:widowControl w:val="0"/>
              <w:jc w:val="center"/>
              <w:rPr>
                <w:color w:val="000000"/>
                <w:lang w:val="en-GB" w:eastAsia="en-GB"/>
              </w:rPr>
            </w:pPr>
            <w:r w:rsidRPr="00A9328D">
              <w:rPr>
                <w:color w:val="000000"/>
                <w:lang w:val="en-GB" w:eastAsia="en-GB"/>
              </w:rPr>
              <w:t> </w:t>
            </w:r>
          </w:p>
        </w:tc>
      </w:tr>
      <w:tr w:rsidR="008671A0" w:rsidRPr="00173CBD" w14:paraId="004CDB0E" w14:textId="77777777" w:rsidTr="00A9328D">
        <w:trPr>
          <w:trHeight w:val="315"/>
        </w:trPr>
        <w:tc>
          <w:tcPr>
            <w:tcW w:w="1135" w:type="dxa"/>
            <w:tcBorders>
              <w:top w:val="nil"/>
              <w:left w:val="single" w:sz="8" w:space="0" w:color="auto"/>
              <w:bottom w:val="single" w:sz="8" w:space="0" w:color="auto"/>
              <w:right w:val="single" w:sz="8" w:space="0" w:color="auto"/>
            </w:tcBorders>
            <w:shd w:val="clear" w:color="auto" w:fill="auto"/>
            <w:vAlign w:val="center"/>
          </w:tcPr>
          <w:p w14:paraId="004CDB05" w14:textId="77777777" w:rsidR="008671A0" w:rsidRPr="00A9328D" w:rsidRDefault="008671A0" w:rsidP="00A45A60">
            <w:pPr>
              <w:widowControl w:val="0"/>
              <w:jc w:val="center"/>
              <w:rPr>
                <w:rFonts w:cs="Arial"/>
                <w:color w:val="000000"/>
                <w:lang w:val="en-GB" w:eastAsia="en-GB"/>
              </w:rPr>
            </w:pPr>
            <w:r w:rsidRPr="00A9328D">
              <w:rPr>
                <w:rFonts w:cs="Arial"/>
                <w:color w:val="000000"/>
                <w:lang w:val="en-GB" w:eastAsia="en-GB"/>
              </w:rPr>
              <w:t>Other Profit Centre</w:t>
            </w:r>
          </w:p>
        </w:tc>
        <w:tc>
          <w:tcPr>
            <w:tcW w:w="1275" w:type="dxa"/>
            <w:tcBorders>
              <w:top w:val="nil"/>
              <w:left w:val="nil"/>
              <w:bottom w:val="single" w:sz="8" w:space="0" w:color="auto"/>
              <w:right w:val="single" w:sz="8" w:space="0" w:color="auto"/>
            </w:tcBorders>
            <w:shd w:val="clear" w:color="auto" w:fill="auto"/>
            <w:vAlign w:val="center"/>
          </w:tcPr>
          <w:p w14:paraId="004CDB06" w14:textId="77777777" w:rsidR="008671A0" w:rsidRPr="00A9328D" w:rsidRDefault="008671A0" w:rsidP="00A45A60">
            <w:pPr>
              <w:widowControl w:val="0"/>
              <w:jc w:val="center"/>
              <w:rPr>
                <w:rFonts w:cs="Arial"/>
                <w:color w:val="000000"/>
                <w:lang w:val="en-GB" w:eastAsia="en-GB"/>
              </w:rPr>
            </w:pPr>
            <w:r w:rsidRPr="00A9328D">
              <w:rPr>
                <w:rFonts w:cs="Arial"/>
                <w:color w:val="000000"/>
                <w:lang w:val="en-GB" w:eastAsia="en-GB"/>
              </w:rPr>
              <w:t>Other Profit Centre</w:t>
            </w:r>
          </w:p>
        </w:tc>
        <w:tc>
          <w:tcPr>
            <w:tcW w:w="1724" w:type="dxa"/>
            <w:tcBorders>
              <w:top w:val="nil"/>
              <w:left w:val="nil"/>
              <w:bottom w:val="single" w:sz="8" w:space="0" w:color="auto"/>
              <w:right w:val="nil"/>
            </w:tcBorders>
            <w:shd w:val="clear" w:color="auto" w:fill="auto"/>
            <w:vAlign w:val="center"/>
          </w:tcPr>
          <w:p w14:paraId="004CDB07" w14:textId="77777777" w:rsidR="008671A0" w:rsidRPr="00A9328D" w:rsidRDefault="008671A0" w:rsidP="00A45A60">
            <w:pPr>
              <w:widowControl w:val="0"/>
              <w:jc w:val="center"/>
              <w:rPr>
                <w:rFonts w:cs="Arial"/>
                <w:color w:val="000000"/>
                <w:lang w:val="en-GB" w:eastAsia="en-GB"/>
              </w:rPr>
            </w:pPr>
            <w:r w:rsidRPr="00A9328D">
              <w:rPr>
                <w:rFonts w:cs="Arial"/>
                <w:color w:val="000000"/>
                <w:lang w:val="en-GB" w:eastAsia="en-GB"/>
              </w:rPr>
              <w:t>Other Profit Centre</w:t>
            </w:r>
          </w:p>
        </w:tc>
        <w:tc>
          <w:tcPr>
            <w:tcW w:w="828" w:type="dxa"/>
            <w:tcBorders>
              <w:top w:val="nil"/>
              <w:left w:val="single" w:sz="8" w:space="0" w:color="auto"/>
              <w:bottom w:val="single" w:sz="8" w:space="0" w:color="auto"/>
              <w:right w:val="single" w:sz="8" w:space="0" w:color="auto"/>
            </w:tcBorders>
            <w:shd w:val="clear" w:color="auto" w:fill="auto"/>
            <w:noWrap/>
            <w:vAlign w:val="center"/>
          </w:tcPr>
          <w:p w14:paraId="004CDB08" w14:textId="77777777" w:rsidR="008671A0" w:rsidRPr="00A9328D" w:rsidRDefault="008671A0" w:rsidP="00A45A60">
            <w:pPr>
              <w:widowControl w:val="0"/>
              <w:jc w:val="center"/>
              <w:rPr>
                <w:color w:val="000000"/>
                <w:lang w:val="en-GB" w:eastAsia="en-GB"/>
              </w:rPr>
            </w:pPr>
            <w:r w:rsidRPr="00A9328D">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tcPr>
          <w:p w14:paraId="004CDB09" w14:textId="77777777" w:rsidR="008671A0" w:rsidRPr="00A9328D" w:rsidRDefault="008671A0" w:rsidP="00A45A60">
            <w:pPr>
              <w:widowControl w:val="0"/>
              <w:jc w:val="center"/>
              <w:rPr>
                <w:color w:val="000000"/>
                <w:lang w:val="en-GB" w:eastAsia="en-GB"/>
              </w:rPr>
            </w:pPr>
            <w:r w:rsidRPr="00A9328D">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tcPr>
          <w:p w14:paraId="004CDB0A" w14:textId="77777777" w:rsidR="008671A0" w:rsidRPr="00A9328D" w:rsidRDefault="008671A0" w:rsidP="00A45A60">
            <w:pPr>
              <w:widowControl w:val="0"/>
              <w:jc w:val="center"/>
              <w:rPr>
                <w:color w:val="000000"/>
                <w:lang w:val="en-GB" w:eastAsia="en-GB"/>
              </w:rPr>
            </w:pPr>
            <w:r w:rsidRPr="00A9328D">
              <w:rPr>
                <w:color w:val="000000"/>
                <w:lang w:val="en-GB" w:eastAsia="en-GB"/>
              </w:rPr>
              <w:t>9</w:t>
            </w:r>
          </w:p>
        </w:tc>
        <w:tc>
          <w:tcPr>
            <w:tcW w:w="1458" w:type="dxa"/>
            <w:tcBorders>
              <w:top w:val="nil"/>
              <w:left w:val="nil"/>
              <w:bottom w:val="single" w:sz="8" w:space="0" w:color="auto"/>
              <w:right w:val="single" w:sz="8" w:space="0" w:color="auto"/>
            </w:tcBorders>
            <w:shd w:val="clear" w:color="auto" w:fill="auto"/>
            <w:noWrap/>
            <w:vAlign w:val="center"/>
          </w:tcPr>
          <w:p w14:paraId="004CDB0B" w14:textId="77777777" w:rsidR="008671A0" w:rsidRPr="00A9328D" w:rsidRDefault="008671A0" w:rsidP="00A45A60">
            <w:pPr>
              <w:widowControl w:val="0"/>
              <w:jc w:val="center"/>
              <w:rPr>
                <w:color w:val="000000"/>
                <w:lang w:val="en-GB" w:eastAsia="en-GB"/>
              </w:rPr>
            </w:pPr>
            <w:r w:rsidRPr="00A9328D">
              <w:rPr>
                <w:color w:val="000000"/>
                <w:lang w:val="en-GB" w:eastAsia="en-GB"/>
              </w:rPr>
              <w:t>2</w:t>
            </w:r>
          </w:p>
        </w:tc>
        <w:tc>
          <w:tcPr>
            <w:tcW w:w="579" w:type="dxa"/>
            <w:tcBorders>
              <w:top w:val="nil"/>
              <w:left w:val="nil"/>
              <w:bottom w:val="single" w:sz="8" w:space="0" w:color="auto"/>
              <w:right w:val="single" w:sz="8" w:space="0" w:color="auto"/>
            </w:tcBorders>
            <w:shd w:val="clear" w:color="auto" w:fill="auto"/>
            <w:noWrap/>
            <w:vAlign w:val="center"/>
          </w:tcPr>
          <w:p w14:paraId="004CDB0C" w14:textId="77777777" w:rsidR="008671A0" w:rsidRPr="00A9328D" w:rsidRDefault="008671A0" w:rsidP="00A45A60">
            <w:pPr>
              <w:widowControl w:val="0"/>
              <w:jc w:val="center"/>
              <w:rPr>
                <w:color w:val="000000"/>
                <w:lang w:val="en-GB" w:eastAsia="en-GB"/>
              </w:rPr>
            </w:pPr>
            <w:r w:rsidRPr="00A9328D">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tcPr>
          <w:p w14:paraId="004CDB0D" w14:textId="77777777" w:rsidR="008671A0" w:rsidRPr="00A9328D" w:rsidRDefault="008671A0" w:rsidP="00A45A60">
            <w:pPr>
              <w:widowControl w:val="0"/>
              <w:jc w:val="center"/>
              <w:rPr>
                <w:color w:val="000000"/>
                <w:lang w:val="en-GB" w:eastAsia="en-GB"/>
              </w:rPr>
            </w:pPr>
            <w:r w:rsidRPr="00A9328D">
              <w:rPr>
                <w:color w:val="000000"/>
                <w:lang w:val="en-GB" w:eastAsia="en-GB"/>
              </w:rPr>
              <w:t>1</w:t>
            </w:r>
          </w:p>
        </w:tc>
      </w:tr>
      <w:tr w:rsidR="008671A0" w:rsidRPr="00173CBD" w14:paraId="004CDB18" w14:textId="77777777" w:rsidTr="00A9328D">
        <w:trPr>
          <w:trHeight w:val="315"/>
        </w:trPr>
        <w:tc>
          <w:tcPr>
            <w:tcW w:w="1135" w:type="dxa"/>
            <w:tcBorders>
              <w:top w:val="nil"/>
              <w:left w:val="single" w:sz="8" w:space="0" w:color="auto"/>
              <w:bottom w:val="single" w:sz="8" w:space="0" w:color="auto"/>
              <w:right w:val="single" w:sz="8" w:space="0" w:color="auto"/>
            </w:tcBorders>
            <w:shd w:val="clear" w:color="auto" w:fill="auto"/>
            <w:vAlign w:val="center"/>
          </w:tcPr>
          <w:p w14:paraId="004CDB0F" w14:textId="77777777" w:rsidR="008671A0" w:rsidRPr="00A9328D" w:rsidRDefault="008671A0" w:rsidP="00A45A60">
            <w:pPr>
              <w:widowControl w:val="0"/>
              <w:jc w:val="center"/>
              <w:rPr>
                <w:rFonts w:cs="Arial"/>
                <w:color w:val="000000"/>
                <w:lang w:val="en-GB" w:eastAsia="en-GB"/>
              </w:rPr>
            </w:pPr>
          </w:p>
        </w:tc>
        <w:tc>
          <w:tcPr>
            <w:tcW w:w="1275" w:type="dxa"/>
            <w:tcBorders>
              <w:top w:val="nil"/>
              <w:left w:val="nil"/>
              <w:bottom w:val="single" w:sz="8" w:space="0" w:color="auto"/>
              <w:right w:val="single" w:sz="8" w:space="0" w:color="auto"/>
            </w:tcBorders>
            <w:shd w:val="clear" w:color="auto" w:fill="auto"/>
            <w:vAlign w:val="center"/>
          </w:tcPr>
          <w:p w14:paraId="004CDB10" w14:textId="77777777" w:rsidR="008671A0" w:rsidRPr="00A9328D" w:rsidRDefault="008671A0" w:rsidP="00A45A60">
            <w:pPr>
              <w:widowControl w:val="0"/>
              <w:jc w:val="center"/>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tcPr>
          <w:p w14:paraId="004CDB11" w14:textId="77777777" w:rsidR="008671A0" w:rsidRPr="00A9328D" w:rsidRDefault="008671A0" w:rsidP="00A45A60">
            <w:pPr>
              <w:widowControl w:val="0"/>
              <w:jc w:val="center"/>
              <w:rPr>
                <w:rFonts w:cs="Arial"/>
                <w:color w:val="000000"/>
                <w:lang w:val="en-GB" w:eastAsia="en-GB"/>
              </w:rPr>
            </w:pPr>
          </w:p>
        </w:tc>
        <w:tc>
          <w:tcPr>
            <w:tcW w:w="828" w:type="dxa"/>
            <w:tcBorders>
              <w:top w:val="nil"/>
              <w:left w:val="single" w:sz="8" w:space="0" w:color="auto"/>
              <w:bottom w:val="single" w:sz="8" w:space="0" w:color="auto"/>
              <w:right w:val="single" w:sz="8" w:space="0" w:color="auto"/>
            </w:tcBorders>
            <w:shd w:val="clear" w:color="auto" w:fill="auto"/>
            <w:noWrap/>
            <w:vAlign w:val="center"/>
          </w:tcPr>
          <w:p w14:paraId="004CDB12" w14:textId="77777777" w:rsidR="008671A0" w:rsidRPr="00A9328D" w:rsidRDefault="008671A0" w:rsidP="00A45A60">
            <w:pPr>
              <w:widowControl w:val="0"/>
              <w:jc w:val="center"/>
              <w:rPr>
                <w:color w:val="000000"/>
                <w:lang w:val="en-GB" w:eastAsia="en-GB"/>
              </w:rPr>
            </w:pPr>
          </w:p>
        </w:tc>
        <w:tc>
          <w:tcPr>
            <w:tcW w:w="992" w:type="dxa"/>
            <w:tcBorders>
              <w:top w:val="nil"/>
              <w:left w:val="nil"/>
              <w:bottom w:val="single" w:sz="8" w:space="0" w:color="auto"/>
              <w:right w:val="single" w:sz="8" w:space="0" w:color="auto"/>
            </w:tcBorders>
            <w:shd w:val="clear" w:color="auto" w:fill="auto"/>
            <w:noWrap/>
            <w:vAlign w:val="center"/>
          </w:tcPr>
          <w:p w14:paraId="004CDB13" w14:textId="77777777" w:rsidR="008671A0" w:rsidRPr="00A9328D" w:rsidRDefault="008671A0" w:rsidP="00A45A60">
            <w:pPr>
              <w:widowControl w:val="0"/>
              <w:jc w:val="center"/>
              <w:rPr>
                <w:color w:val="000000"/>
                <w:lang w:val="en-GB" w:eastAsia="en-GB"/>
              </w:rPr>
            </w:pPr>
          </w:p>
        </w:tc>
        <w:tc>
          <w:tcPr>
            <w:tcW w:w="1223" w:type="dxa"/>
            <w:tcBorders>
              <w:top w:val="nil"/>
              <w:left w:val="nil"/>
              <w:bottom w:val="single" w:sz="8" w:space="0" w:color="auto"/>
              <w:right w:val="single" w:sz="8" w:space="0" w:color="auto"/>
            </w:tcBorders>
            <w:shd w:val="clear" w:color="auto" w:fill="auto"/>
            <w:noWrap/>
            <w:vAlign w:val="center"/>
          </w:tcPr>
          <w:p w14:paraId="004CDB14" w14:textId="77777777" w:rsidR="008671A0" w:rsidRPr="00A9328D" w:rsidRDefault="008671A0" w:rsidP="00A45A60">
            <w:pPr>
              <w:widowControl w:val="0"/>
              <w:jc w:val="center"/>
              <w:rPr>
                <w:color w:val="000000"/>
                <w:lang w:val="en-GB" w:eastAsia="en-GB"/>
              </w:rPr>
            </w:pPr>
          </w:p>
        </w:tc>
        <w:tc>
          <w:tcPr>
            <w:tcW w:w="1458" w:type="dxa"/>
            <w:tcBorders>
              <w:top w:val="nil"/>
              <w:left w:val="nil"/>
              <w:bottom w:val="single" w:sz="8" w:space="0" w:color="auto"/>
              <w:right w:val="single" w:sz="8" w:space="0" w:color="auto"/>
            </w:tcBorders>
            <w:shd w:val="clear" w:color="auto" w:fill="auto"/>
            <w:noWrap/>
            <w:vAlign w:val="center"/>
          </w:tcPr>
          <w:p w14:paraId="004CDB15" w14:textId="77777777" w:rsidR="008671A0" w:rsidRPr="00A9328D" w:rsidRDefault="008671A0" w:rsidP="00A45A60">
            <w:pPr>
              <w:widowControl w:val="0"/>
              <w:jc w:val="center"/>
              <w:rPr>
                <w:color w:val="000000"/>
                <w:lang w:val="en-GB" w:eastAsia="en-GB"/>
              </w:rPr>
            </w:pPr>
          </w:p>
        </w:tc>
        <w:tc>
          <w:tcPr>
            <w:tcW w:w="579" w:type="dxa"/>
            <w:tcBorders>
              <w:top w:val="nil"/>
              <w:left w:val="nil"/>
              <w:bottom w:val="single" w:sz="8" w:space="0" w:color="auto"/>
              <w:right w:val="single" w:sz="8" w:space="0" w:color="auto"/>
            </w:tcBorders>
            <w:shd w:val="clear" w:color="auto" w:fill="auto"/>
            <w:noWrap/>
            <w:vAlign w:val="center"/>
          </w:tcPr>
          <w:p w14:paraId="004CDB16" w14:textId="77777777" w:rsidR="008671A0" w:rsidRPr="00A9328D" w:rsidRDefault="008671A0" w:rsidP="00A45A60">
            <w:pPr>
              <w:widowControl w:val="0"/>
              <w:jc w:val="center"/>
              <w:rPr>
                <w:color w:val="000000"/>
                <w:lang w:val="en-GB" w:eastAsia="en-GB"/>
              </w:rPr>
            </w:pPr>
          </w:p>
        </w:tc>
        <w:tc>
          <w:tcPr>
            <w:tcW w:w="709" w:type="dxa"/>
            <w:tcBorders>
              <w:top w:val="nil"/>
              <w:left w:val="nil"/>
              <w:bottom w:val="single" w:sz="8" w:space="0" w:color="auto"/>
              <w:right w:val="single" w:sz="8" w:space="0" w:color="auto"/>
            </w:tcBorders>
            <w:shd w:val="clear" w:color="auto" w:fill="auto"/>
            <w:noWrap/>
            <w:vAlign w:val="center"/>
          </w:tcPr>
          <w:p w14:paraId="004CDB17" w14:textId="77777777" w:rsidR="008671A0" w:rsidRPr="00A9328D" w:rsidRDefault="008671A0" w:rsidP="00A45A60">
            <w:pPr>
              <w:widowControl w:val="0"/>
              <w:jc w:val="center"/>
              <w:rPr>
                <w:color w:val="000000"/>
                <w:lang w:val="en-GB" w:eastAsia="en-GB"/>
              </w:rPr>
            </w:pPr>
          </w:p>
        </w:tc>
      </w:tr>
      <w:tr w:rsidR="008671A0" w:rsidRPr="00173CBD" w14:paraId="004CDB22" w14:textId="77777777" w:rsidTr="005A1DDD">
        <w:trPr>
          <w:trHeight w:val="315"/>
        </w:trPr>
        <w:tc>
          <w:tcPr>
            <w:tcW w:w="1135" w:type="dxa"/>
            <w:vMerge w:val="restart"/>
            <w:tcBorders>
              <w:top w:val="nil"/>
              <w:left w:val="single" w:sz="8" w:space="0" w:color="auto"/>
              <w:right w:val="single" w:sz="8" w:space="0" w:color="auto"/>
            </w:tcBorders>
            <w:shd w:val="clear" w:color="auto" w:fill="auto"/>
            <w:vAlign w:val="center"/>
          </w:tcPr>
          <w:p w14:paraId="004CDB19" w14:textId="77777777" w:rsidR="008671A0" w:rsidRPr="00A9328D" w:rsidRDefault="008671A0" w:rsidP="00A45A60">
            <w:pPr>
              <w:widowControl w:val="0"/>
              <w:jc w:val="center"/>
              <w:rPr>
                <w:rFonts w:cs="Arial"/>
                <w:color w:val="000000"/>
                <w:lang w:val="en-GB" w:eastAsia="en-GB"/>
              </w:rPr>
            </w:pPr>
            <w:r>
              <w:rPr>
                <w:rFonts w:cs="Arial"/>
                <w:color w:val="000000"/>
                <w:lang w:val="en-GB" w:eastAsia="en-GB"/>
              </w:rPr>
              <w:t>Consolidation</w:t>
            </w:r>
          </w:p>
        </w:tc>
        <w:tc>
          <w:tcPr>
            <w:tcW w:w="1275" w:type="dxa"/>
            <w:vMerge w:val="restart"/>
            <w:tcBorders>
              <w:top w:val="nil"/>
              <w:left w:val="nil"/>
              <w:right w:val="single" w:sz="8" w:space="0" w:color="auto"/>
            </w:tcBorders>
            <w:shd w:val="clear" w:color="auto" w:fill="auto"/>
            <w:vAlign w:val="center"/>
          </w:tcPr>
          <w:p w14:paraId="004CDB1A" w14:textId="77777777" w:rsidR="008671A0" w:rsidRPr="00A9328D" w:rsidRDefault="008671A0" w:rsidP="00A45A60">
            <w:pPr>
              <w:widowControl w:val="0"/>
              <w:jc w:val="center"/>
              <w:rPr>
                <w:rFonts w:cs="Arial"/>
                <w:color w:val="000000"/>
                <w:lang w:val="en-GB" w:eastAsia="en-GB"/>
              </w:rPr>
            </w:pPr>
            <w:r>
              <w:rPr>
                <w:rFonts w:cs="Arial"/>
                <w:color w:val="000000"/>
                <w:lang w:val="en-GB" w:eastAsia="en-GB"/>
              </w:rPr>
              <w:t>Consolidation</w:t>
            </w:r>
          </w:p>
        </w:tc>
        <w:tc>
          <w:tcPr>
            <w:tcW w:w="1724" w:type="dxa"/>
            <w:tcBorders>
              <w:top w:val="nil"/>
              <w:left w:val="nil"/>
              <w:bottom w:val="single" w:sz="8" w:space="0" w:color="auto"/>
              <w:right w:val="nil"/>
            </w:tcBorders>
            <w:shd w:val="clear" w:color="auto" w:fill="auto"/>
            <w:vAlign w:val="center"/>
          </w:tcPr>
          <w:p w14:paraId="004CDB1B" w14:textId="77777777" w:rsidR="008671A0" w:rsidRPr="00A9328D" w:rsidRDefault="008671A0" w:rsidP="00A45A60">
            <w:pPr>
              <w:widowControl w:val="0"/>
              <w:jc w:val="center"/>
              <w:rPr>
                <w:rFonts w:cs="Arial"/>
                <w:color w:val="000000"/>
                <w:lang w:val="en-GB" w:eastAsia="en-GB"/>
              </w:rPr>
            </w:pPr>
            <w:r w:rsidRPr="001601A2">
              <w:rPr>
                <w:rFonts w:cs="Arial"/>
                <w:color w:val="000000"/>
                <w:lang w:val="en-GB" w:eastAsia="en-GB"/>
              </w:rPr>
              <w:t>DCC AB (Sweden Hold Co)</w:t>
            </w:r>
          </w:p>
        </w:tc>
        <w:tc>
          <w:tcPr>
            <w:tcW w:w="828" w:type="dxa"/>
            <w:tcBorders>
              <w:top w:val="nil"/>
              <w:left w:val="single" w:sz="8" w:space="0" w:color="auto"/>
              <w:bottom w:val="single" w:sz="8" w:space="0" w:color="auto"/>
              <w:right w:val="single" w:sz="8" w:space="0" w:color="auto"/>
            </w:tcBorders>
            <w:shd w:val="clear" w:color="auto" w:fill="auto"/>
            <w:noWrap/>
            <w:vAlign w:val="center"/>
          </w:tcPr>
          <w:p w14:paraId="004CDB1C" w14:textId="77777777" w:rsidR="008671A0" w:rsidRPr="00A9328D" w:rsidRDefault="008671A0" w:rsidP="00A45A60">
            <w:pPr>
              <w:widowControl w:val="0"/>
              <w:jc w:val="center"/>
              <w:rPr>
                <w:color w:val="000000"/>
                <w:lang w:val="en-GB" w:eastAsia="en-GB"/>
              </w:rPr>
            </w:pPr>
            <w:r>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tcPr>
          <w:p w14:paraId="004CDB1D" w14:textId="77777777" w:rsidR="008671A0" w:rsidRPr="00A9328D" w:rsidRDefault="008671A0" w:rsidP="00A45A60">
            <w:pPr>
              <w:widowControl w:val="0"/>
              <w:jc w:val="center"/>
              <w:rPr>
                <w:color w:val="000000"/>
                <w:lang w:val="en-GB" w:eastAsia="en-GB"/>
              </w:rPr>
            </w:pPr>
            <w:r>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tcPr>
          <w:p w14:paraId="004CDB1E" w14:textId="77777777" w:rsidR="008671A0" w:rsidRPr="00A9328D" w:rsidRDefault="008671A0" w:rsidP="00A45A60">
            <w:pPr>
              <w:widowControl w:val="0"/>
              <w:jc w:val="center"/>
              <w:rPr>
                <w:color w:val="000000"/>
                <w:lang w:val="en-GB" w:eastAsia="en-GB"/>
              </w:rPr>
            </w:pPr>
            <w:r>
              <w:rPr>
                <w:color w:val="000000"/>
                <w:lang w:val="en-GB" w:eastAsia="en-GB"/>
              </w:rPr>
              <w:t>9</w:t>
            </w:r>
          </w:p>
        </w:tc>
        <w:tc>
          <w:tcPr>
            <w:tcW w:w="1458" w:type="dxa"/>
            <w:tcBorders>
              <w:top w:val="nil"/>
              <w:left w:val="nil"/>
              <w:bottom w:val="single" w:sz="8" w:space="0" w:color="auto"/>
              <w:right w:val="single" w:sz="8" w:space="0" w:color="auto"/>
            </w:tcBorders>
            <w:shd w:val="clear" w:color="auto" w:fill="auto"/>
            <w:noWrap/>
            <w:vAlign w:val="center"/>
          </w:tcPr>
          <w:p w14:paraId="004CDB1F" w14:textId="77777777" w:rsidR="008671A0" w:rsidRPr="00A9328D" w:rsidRDefault="008671A0" w:rsidP="00A45A60">
            <w:pPr>
              <w:widowControl w:val="0"/>
              <w:jc w:val="center"/>
              <w:rPr>
                <w:color w:val="000000"/>
                <w:lang w:val="en-GB" w:eastAsia="en-GB"/>
              </w:rPr>
            </w:pPr>
            <w:r>
              <w:rPr>
                <w:color w:val="000000"/>
                <w:lang w:val="en-GB" w:eastAsia="en-GB"/>
              </w:rPr>
              <w:t>9</w:t>
            </w:r>
          </w:p>
        </w:tc>
        <w:tc>
          <w:tcPr>
            <w:tcW w:w="579" w:type="dxa"/>
            <w:tcBorders>
              <w:top w:val="nil"/>
              <w:left w:val="nil"/>
              <w:bottom w:val="single" w:sz="8" w:space="0" w:color="auto"/>
              <w:right w:val="single" w:sz="8" w:space="0" w:color="auto"/>
            </w:tcBorders>
            <w:shd w:val="clear" w:color="auto" w:fill="auto"/>
            <w:noWrap/>
            <w:vAlign w:val="center"/>
          </w:tcPr>
          <w:p w14:paraId="004CDB20" w14:textId="77777777" w:rsidR="008671A0" w:rsidRPr="00A9328D" w:rsidRDefault="008671A0" w:rsidP="00A45A60">
            <w:pPr>
              <w:widowControl w:val="0"/>
              <w:jc w:val="center"/>
              <w:rPr>
                <w:color w:val="000000"/>
                <w:lang w:val="en-GB" w:eastAsia="en-GB"/>
              </w:rPr>
            </w:pPr>
            <w:r>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tcPr>
          <w:p w14:paraId="004CDB21" w14:textId="77777777" w:rsidR="008671A0" w:rsidRPr="00A9328D" w:rsidRDefault="008671A0" w:rsidP="00A45A60">
            <w:pPr>
              <w:widowControl w:val="0"/>
              <w:jc w:val="center"/>
              <w:rPr>
                <w:color w:val="000000"/>
                <w:lang w:val="en-GB" w:eastAsia="en-GB"/>
              </w:rPr>
            </w:pPr>
            <w:r>
              <w:rPr>
                <w:color w:val="000000"/>
                <w:lang w:val="en-GB" w:eastAsia="en-GB"/>
              </w:rPr>
              <w:t>1</w:t>
            </w:r>
          </w:p>
        </w:tc>
      </w:tr>
      <w:tr w:rsidR="008671A0" w:rsidRPr="00173CBD" w14:paraId="004CDB2C" w14:textId="77777777" w:rsidTr="005A1DDD">
        <w:trPr>
          <w:trHeight w:val="315"/>
        </w:trPr>
        <w:tc>
          <w:tcPr>
            <w:tcW w:w="1135" w:type="dxa"/>
            <w:vMerge/>
            <w:tcBorders>
              <w:left w:val="single" w:sz="8" w:space="0" w:color="auto"/>
              <w:right w:val="single" w:sz="8" w:space="0" w:color="auto"/>
            </w:tcBorders>
            <w:shd w:val="clear" w:color="auto" w:fill="auto"/>
            <w:vAlign w:val="center"/>
          </w:tcPr>
          <w:p w14:paraId="004CDB23" w14:textId="77777777" w:rsidR="008671A0" w:rsidRPr="00A9328D" w:rsidRDefault="008671A0" w:rsidP="00A45A60">
            <w:pPr>
              <w:widowControl w:val="0"/>
              <w:jc w:val="center"/>
              <w:rPr>
                <w:rFonts w:cs="Arial"/>
                <w:color w:val="000000"/>
                <w:lang w:val="en-GB" w:eastAsia="en-GB"/>
              </w:rPr>
            </w:pPr>
          </w:p>
        </w:tc>
        <w:tc>
          <w:tcPr>
            <w:tcW w:w="1275" w:type="dxa"/>
            <w:vMerge/>
            <w:tcBorders>
              <w:left w:val="nil"/>
              <w:right w:val="single" w:sz="8" w:space="0" w:color="auto"/>
            </w:tcBorders>
            <w:shd w:val="clear" w:color="auto" w:fill="auto"/>
            <w:vAlign w:val="center"/>
          </w:tcPr>
          <w:p w14:paraId="004CDB24" w14:textId="77777777" w:rsidR="008671A0" w:rsidRPr="00A9328D" w:rsidRDefault="008671A0" w:rsidP="00A45A60">
            <w:pPr>
              <w:widowControl w:val="0"/>
              <w:jc w:val="center"/>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tcPr>
          <w:p w14:paraId="004CDB25" w14:textId="77777777" w:rsidR="008671A0" w:rsidRPr="00A9328D" w:rsidRDefault="008671A0" w:rsidP="00A45A60">
            <w:pPr>
              <w:widowControl w:val="0"/>
              <w:jc w:val="center"/>
              <w:rPr>
                <w:rFonts w:cs="Arial"/>
                <w:color w:val="000000"/>
                <w:lang w:val="en-GB" w:eastAsia="en-GB"/>
              </w:rPr>
            </w:pPr>
            <w:r w:rsidRPr="001601A2">
              <w:rPr>
                <w:rFonts w:cs="Arial"/>
                <w:color w:val="000000"/>
                <w:lang w:val="en-GB" w:eastAsia="en-GB"/>
              </w:rPr>
              <w:t>Ztorm</w:t>
            </w:r>
          </w:p>
        </w:tc>
        <w:tc>
          <w:tcPr>
            <w:tcW w:w="828" w:type="dxa"/>
            <w:tcBorders>
              <w:top w:val="nil"/>
              <w:left w:val="single" w:sz="8" w:space="0" w:color="auto"/>
              <w:bottom w:val="single" w:sz="8" w:space="0" w:color="auto"/>
              <w:right w:val="single" w:sz="8" w:space="0" w:color="auto"/>
            </w:tcBorders>
            <w:shd w:val="clear" w:color="auto" w:fill="auto"/>
            <w:noWrap/>
            <w:vAlign w:val="center"/>
          </w:tcPr>
          <w:p w14:paraId="004CDB26" w14:textId="77777777" w:rsidR="008671A0" w:rsidRPr="00A9328D" w:rsidRDefault="008671A0" w:rsidP="00A45A60">
            <w:pPr>
              <w:widowControl w:val="0"/>
              <w:jc w:val="center"/>
              <w:rPr>
                <w:color w:val="000000"/>
                <w:lang w:val="en-GB" w:eastAsia="en-GB"/>
              </w:rPr>
            </w:pPr>
            <w:r>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tcPr>
          <w:p w14:paraId="004CDB27" w14:textId="77777777" w:rsidR="008671A0" w:rsidRPr="00A9328D" w:rsidRDefault="008671A0" w:rsidP="00A45A60">
            <w:pPr>
              <w:widowControl w:val="0"/>
              <w:jc w:val="center"/>
              <w:rPr>
                <w:color w:val="000000"/>
                <w:lang w:val="en-GB" w:eastAsia="en-GB"/>
              </w:rPr>
            </w:pPr>
            <w:r>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tcPr>
          <w:p w14:paraId="004CDB28" w14:textId="77777777" w:rsidR="008671A0" w:rsidRPr="00A9328D" w:rsidRDefault="008671A0" w:rsidP="00A45A60">
            <w:pPr>
              <w:widowControl w:val="0"/>
              <w:jc w:val="center"/>
              <w:rPr>
                <w:color w:val="000000"/>
                <w:lang w:val="en-GB" w:eastAsia="en-GB"/>
              </w:rPr>
            </w:pPr>
            <w:r>
              <w:rPr>
                <w:color w:val="000000"/>
                <w:lang w:val="en-GB" w:eastAsia="en-GB"/>
              </w:rPr>
              <w:t>9</w:t>
            </w:r>
          </w:p>
        </w:tc>
        <w:tc>
          <w:tcPr>
            <w:tcW w:w="1458" w:type="dxa"/>
            <w:tcBorders>
              <w:top w:val="nil"/>
              <w:left w:val="nil"/>
              <w:bottom w:val="single" w:sz="8" w:space="0" w:color="auto"/>
              <w:right w:val="single" w:sz="8" w:space="0" w:color="auto"/>
            </w:tcBorders>
            <w:shd w:val="clear" w:color="auto" w:fill="auto"/>
            <w:noWrap/>
            <w:vAlign w:val="center"/>
          </w:tcPr>
          <w:p w14:paraId="004CDB29" w14:textId="77777777" w:rsidR="008671A0" w:rsidRPr="00A9328D" w:rsidRDefault="008671A0" w:rsidP="00A45A60">
            <w:pPr>
              <w:widowControl w:val="0"/>
              <w:jc w:val="center"/>
              <w:rPr>
                <w:color w:val="000000"/>
                <w:lang w:val="en-GB" w:eastAsia="en-GB"/>
              </w:rPr>
            </w:pPr>
            <w:r>
              <w:rPr>
                <w:color w:val="000000"/>
                <w:lang w:val="en-GB" w:eastAsia="en-GB"/>
              </w:rPr>
              <w:t>9</w:t>
            </w:r>
          </w:p>
        </w:tc>
        <w:tc>
          <w:tcPr>
            <w:tcW w:w="579" w:type="dxa"/>
            <w:tcBorders>
              <w:top w:val="nil"/>
              <w:left w:val="nil"/>
              <w:bottom w:val="single" w:sz="8" w:space="0" w:color="auto"/>
              <w:right w:val="single" w:sz="8" w:space="0" w:color="auto"/>
            </w:tcBorders>
            <w:shd w:val="clear" w:color="auto" w:fill="auto"/>
            <w:noWrap/>
            <w:vAlign w:val="center"/>
          </w:tcPr>
          <w:p w14:paraId="004CDB2A" w14:textId="77777777" w:rsidR="008671A0" w:rsidRPr="00A9328D" w:rsidRDefault="008671A0" w:rsidP="00A45A60">
            <w:pPr>
              <w:widowControl w:val="0"/>
              <w:jc w:val="center"/>
              <w:rPr>
                <w:color w:val="000000"/>
                <w:lang w:val="en-GB" w:eastAsia="en-GB"/>
              </w:rPr>
            </w:pPr>
            <w:r>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tcPr>
          <w:p w14:paraId="004CDB2B" w14:textId="77777777" w:rsidR="008671A0" w:rsidRPr="00A9328D" w:rsidRDefault="008671A0" w:rsidP="00A45A60">
            <w:pPr>
              <w:widowControl w:val="0"/>
              <w:jc w:val="center"/>
              <w:rPr>
                <w:color w:val="000000"/>
                <w:lang w:val="en-GB" w:eastAsia="en-GB"/>
              </w:rPr>
            </w:pPr>
            <w:r>
              <w:rPr>
                <w:color w:val="000000"/>
                <w:lang w:val="en-GB" w:eastAsia="en-GB"/>
              </w:rPr>
              <w:t>2</w:t>
            </w:r>
          </w:p>
        </w:tc>
      </w:tr>
      <w:tr w:rsidR="008671A0" w:rsidRPr="00173CBD" w14:paraId="004CDB36" w14:textId="77777777" w:rsidTr="005A1DDD">
        <w:trPr>
          <w:trHeight w:val="315"/>
        </w:trPr>
        <w:tc>
          <w:tcPr>
            <w:tcW w:w="1135" w:type="dxa"/>
            <w:vMerge/>
            <w:tcBorders>
              <w:left w:val="single" w:sz="8" w:space="0" w:color="auto"/>
              <w:right w:val="single" w:sz="8" w:space="0" w:color="auto"/>
            </w:tcBorders>
            <w:shd w:val="clear" w:color="auto" w:fill="auto"/>
            <w:vAlign w:val="center"/>
          </w:tcPr>
          <w:p w14:paraId="004CDB2D" w14:textId="77777777" w:rsidR="008671A0" w:rsidRPr="00A9328D" w:rsidRDefault="008671A0" w:rsidP="00A45A60">
            <w:pPr>
              <w:widowControl w:val="0"/>
              <w:jc w:val="center"/>
              <w:rPr>
                <w:rFonts w:cs="Arial"/>
                <w:color w:val="000000"/>
                <w:lang w:val="en-GB" w:eastAsia="en-GB"/>
              </w:rPr>
            </w:pPr>
          </w:p>
        </w:tc>
        <w:tc>
          <w:tcPr>
            <w:tcW w:w="1275" w:type="dxa"/>
            <w:vMerge/>
            <w:tcBorders>
              <w:left w:val="nil"/>
              <w:right w:val="single" w:sz="8" w:space="0" w:color="auto"/>
            </w:tcBorders>
            <w:shd w:val="clear" w:color="auto" w:fill="auto"/>
            <w:vAlign w:val="center"/>
          </w:tcPr>
          <w:p w14:paraId="004CDB2E" w14:textId="77777777" w:rsidR="008671A0" w:rsidRPr="00A9328D" w:rsidRDefault="008671A0" w:rsidP="00A45A60">
            <w:pPr>
              <w:widowControl w:val="0"/>
              <w:jc w:val="center"/>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tcPr>
          <w:p w14:paraId="004CDB2F" w14:textId="77777777" w:rsidR="008671A0" w:rsidRPr="00A9328D" w:rsidRDefault="008671A0" w:rsidP="00A45A60">
            <w:pPr>
              <w:widowControl w:val="0"/>
              <w:jc w:val="center"/>
              <w:rPr>
                <w:rFonts w:cs="Arial"/>
                <w:color w:val="000000"/>
                <w:lang w:val="en-GB" w:eastAsia="en-GB"/>
              </w:rPr>
            </w:pPr>
            <w:r w:rsidRPr="001601A2">
              <w:rPr>
                <w:rFonts w:cs="Arial"/>
                <w:color w:val="000000"/>
                <w:lang w:val="en-GB" w:eastAsia="en-GB"/>
              </w:rPr>
              <w:t>Advent</w:t>
            </w:r>
          </w:p>
        </w:tc>
        <w:tc>
          <w:tcPr>
            <w:tcW w:w="828" w:type="dxa"/>
            <w:tcBorders>
              <w:top w:val="nil"/>
              <w:left w:val="single" w:sz="8" w:space="0" w:color="auto"/>
              <w:bottom w:val="single" w:sz="8" w:space="0" w:color="auto"/>
              <w:right w:val="single" w:sz="8" w:space="0" w:color="auto"/>
            </w:tcBorders>
            <w:shd w:val="clear" w:color="auto" w:fill="auto"/>
            <w:noWrap/>
            <w:vAlign w:val="center"/>
          </w:tcPr>
          <w:p w14:paraId="004CDB30" w14:textId="77777777" w:rsidR="008671A0" w:rsidRPr="00A9328D" w:rsidRDefault="008671A0" w:rsidP="00A45A60">
            <w:pPr>
              <w:widowControl w:val="0"/>
              <w:jc w:val="center"/>
              <w:rPr>
                <w:color w:val="000000"/>
                <w:lang w:val="en-GB" w:eastAsia="en-GB"/>
              </w:rPr>
            </w:pPr>
            <w:r>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tcPr>
          <w:p w14:paraId="004CDB31" w14:textId="77777777" w:rsidR="008671A0" w:rsidRPr="00A9328D" w:rsidRDefault="008671A0" w:rsidP="00A45A60">
            <w:pPr>
              <w:widowControl w:val="0"/>
              <w:jc w:val="center"/>
              <w:rPr>
                <w:color w:val="000000"/>
                <w:lang w:val="en-GB" w:eastAsia="en-GB"/>
              </w:rPr>
            </w:pPr>
            <w:r>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tcPr>
          <w:p w14:paraId="004CDB32" w14:textId="77777777" w:rsidR="008671A0" w:rsidRPr="00A9328D" w:rsidRDefault="008671A0" w:rsidP="00A45A60">
            <w:pPr>
              <w:widowControl w:val="0"/>
              <w:jc w:val="center"/>
              <w:rPr>
                <w:color w:val="000000"/>
                <w:lang w:val="en-GB" w:eastAsia="en-GB"/>
              </w:rPr>
            </w:pPr>
            <w:r>
              <w:rPr>
                <w:color w:val="000000"/>
                <w:lang w:val="en-GB" w:eastAsia="en-GB"/>
              </w:rPr>
              <w:t>9</w:t>
            </w:r>
          </w:p>
        </w:tc>
        <w:tc>
          <w:tcPr>
            <w:tcW w:w="1458" w:type="dxa"/>
            <w:tcBorders>
              <w:top w:val="nil"/>
              <w:left w:val="nil"/>
              <w:bottom w:val="single" w:sz="8" w:space="0" w:color="auto"/>
              <w:right w:val="single" w:sz="8" w:space="0" w:color="auto"/>
            </w:tcBorders>
            <w:shd w:val="clear" w:color="auto" w:fill="auto"/>
            <w:noWrap/>
            <w:vAlign w:val="center"/>
          </w:tcPr>
          <w:p w14:paraId="004CDB33" w14:textId="77777777" w:rsidR="008671A0" w:rsidRPr="00A9328D" w:rsidRDefault="008671A0" w:rsidP="00A45A60">
            <w:pPr>
              <w:widowControl w:val="0"/>
              <w:jc w:val="center"/>
              <w:rPr>
                <w:color w:val="000000"/>
                <w:lang w:val="en-GB" w:eastAsia="en-GB"/>
              </w:rPr>
            </w:pPr>
            <w:r>
              <w:rPr>
                <w:color w:val="000000"/>
                <w:lang w:val="en-GB" w:eastAsia="en-GB"/>
              </w:rPr>
              <w:t>9</w:t>
            </w:r>
          </w:p>
        </w:tc>
        <w:tc>
          <w:tcPr>
            <w:tcW w:w="579" w:type="dxa"/>
            <w:tcBorders>
              <w:top w:val="nil"/>
              <w:left w:val="nil"/>
              <w:bottom w:val="single" w:sz="8" w:space="0" w:color="auto"/>
              <w:right w:val="single" w:sz="8" w:space="0" w:color="auto"/>
            </w:tcBorders>
            <w:shd w:val="clear" w:color="auto" w:fill="auto"/>
            <w:noWrap/>
            <w:vAlign w:val="center"/>
          </w:tcPr>
          <w:p w14:paraId="004CDB34" w14:textId="77777777" w:rsidR="008671A0" w:rsidRPr="00A9328D" w:rsidRDefault="008671A0" w:rsidP="00A45A60">
            <w:pPr>
              <w:widowControl w:val="0"/>
              <w:jc w:val="center"/>
              <w:rPr>
                <w:color w:val="000000"/>
                <w:lang w:val="en-GB" w:eastAsia="en-GB"/>
              </w:rPr>
            </w:pPr>
            <w:r>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tcPr>
          <w:p w14:paraId="004CDB35" w14:textId="77777777" w:rsidR="008671A0" w:rsidRPr="00A9328D" w:rsidRDefault="008671A0" w:rsidP="00A45A60">
            <w:pPr>
              <w:widowControl w:val="0"/>
              <w:jc w:val="center"/>
              <w:rPr>
                <w:color w:val="000000"/>
                <w:lang w:val="en-GB" w:eastAsia="en-GB"/>
              </w:rPr>
            </w:pPr>
            <w:r>
              <w:rPr>
                <w:color w:val="000000"/>
                <w:lang w:val="en-GB" w:eastAsia="en-GB"/>
              </w:rPr>
              <w:t>3</w:t>
            </w:r>
          </w:p>
        </w:tc>
      </w:tr>
      <w:tr w:rsidR="008671A0" w:rsidRPr="00173CBD" w14:paraId="004CDB40" w14:textId="77777777" w:rsidTr="005A1DDD">
        <w:trPr>
          <w:trHeight w:val="315"/>
        </w:trPr>
        <w:tc>
          <w:tcPr>
            <w:tcW w:w="1135" w:type="dxa"/>
            <w:vMerge/>
            <w:tcBorders>
              <w:left w:val="single" w:sz="8" w:space="0" w:color="auto"/>
              <w:right w:val="single" w:sz="8" w:space="0" w:color="auto"/>
            </w:tcBorders>
            <w:shd w:val="clear" w:color="auto" w:fill="auto"/>
            <w:vAlign w:val="center"/>
          </w:tcPr>
          <w:p w14:paraId="004CDB37" w14:textId="77777777" w:rsidR="008671A0" w:rsidRPr="00A9328D" w:rsidRDefault="008671A0" w:rsidP="00A45A60">
            <w:pPr>
              <w:widowControl w:val="0"/>
              <w:jc w:val="center"/>
              <w:rPr>
                <w:rFonts w:cs="Arial"/>
                <w:color w:val="000000"/>
                <w:lang w:val="en-GB" w:eastAsia="en-GB"/>
              </w:rPr>
            </w:pPr>
          </w:p>
        </w:tc>
        <w:tc>
          <w:tcPr>
            <w:tcW w:w="1275" w:type="dxa"/>
            <w:vMerge/>
            <w:tcBorders>
              <w:left w:val="nil"/>
              <w:right w:val="single" w:sz="8" w:space="0" w:color="auto"/>
            </w:tcBorders>
            <w:shd w:val="clear" w:color="auto" w:fill="auto"/>
            <w:vAlign w:val="center"/>
          </w:tcPr>
          <w:p w14:paraId="004CDB38" w14:textId="77777777" w:rsidR="008671A0" w:rsidRPr="00A9328D" w:rsidRDefault="008671A0" w:rsidP="00A45A60">
            <w:pPr>
              <w:widowControl w:val="0"/>
              <w:jc w:val="center"/>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tcPr>
          <w:p w14:paraId="004CDB39" w14:textId="77777777" w:rsidR="008671A0" w:rsidRPr="00A9328D" w:rsidRDefault="008671A0" w:rsidP="00A45A60">
            <w:pPr>
              <w:widowControl w:val="0"/>
              <w:jc w:val="center"/>
              <w:rPr>
                <w:rFonts w:cs="Arial"/>
                <w:color w:val="000000"/>
                <w:lang w:val="en-GB" w:eastAsia="en-GB"/>
              </w:rPr>
            </w:pPr>
            <w:r w:rsidRPr="001601A2">
              <w:rPr>
                <w:rFonts w:cs="Arial"/>
                <w:color w:val="000000"/>
                <w:lang w:val="en-GB" w:eastAsia="en-GB"/>
              </w:rPr>
              <w:t>exertis Ireland</w:t>
            </w:r>
          </w:p>
        </w:tc>
        <w:tc>
          <w:tcPr>
            <w:tcW w:w="828" w:type="dxa"/>
            <w:tcBorders>
              <w:top w:val="nil"/>
              <w:left w:val="single" w:sz="8" w:space="0" w:color="auto"/>
              <w:bottom w:val="single" w:sz="8" w:space="0" w:color="auto"/>
              <w:right w:val="single" w:sz="8" w:space="0" w:color="auto"/>
            </w:tcBorders>
            <w:shd w:val="clear" w:color="auto" w:fill="auto"/>
            <w:noWrap/>
            <w:vAlign w:val="center"/>
          </w:tcPr>
          <w:p w14:paraId="004CDB3A" w14:textId="77777777" w:rsidR="008671A0" w:rsidRPr="00A9328D" w:rsidRDefault="008671A0" w:rsidP="00A45A60">
            <w:pPr>
              <w:widowControl w:val="0"/>
              <w:jc w:val="center"/>
              <w:rPr>
                <w:color w:val="000000"/>
                <w:lang w:val="en-GB" w:eastAsia="en-GB"/>
              </w:rPr>
            </w:pPr>
            <w:r>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tcPr>
          <w:p w14:paraId="004CDB3B" w14:textId="77777777" w:rsidR="008671A0" w:rsidRPr="00A9328D" w:rsidRDefault="008671A0" w:rsidP="00A45A60">
            <w:pPr>
              <w:widowControl w:val="0"/>
              <w:jc w:val="center"/>
              <w:rPr>
                <w:color w:val="000000"/>
                <w:lang w:val="en-GB" w:eastAsia="en-GB"/>
              </w:rPr>
            </w:pPr>
            <w:r>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tcPr>
          <w:p w14:paraId="004CDB3C" w14:textId="77777777" w:rsidR="008671A0" w:rsidRPr="00A9328D" w:rsidRDefault="008671A0" w:rsidP="00A45A60">
            <w:pPr>
              <w:widowControl w:val="0"/>
              <w:jc w:val="center"/>
              <w:rPr>
                <w:color w:val="000000"/>
                <w:lang w:val="en-GB" w:eastAsia="en-GB"/>
              </w:rPr>
            </w:pPr>
            <w:r>
              <w:rPr>
                <w:color w:val="000000"/>
                <w:lang w:val="en-GB" w:eastAsia="en-GB"/>
              </w:rPr>
              <w:t>9</w:t>
            </w:r>
          </w:p>
        </w:tc>
        <w:tc>
          <w:tcPr>
            <w:tcW w:w="1458" w:type="dxa"/>
            <w:tcBorders>
              <w:top w:val="nil"/>
              <w:left w:val="nil"/>
              <w:bottom w:val="single" w:sz="8" w:space="0" w:color="auto"/>
              <w:right w:val="single" w:sz="8" w:space="0" w:color="auto"/>
            </w:tcBorders>
            <w:shd w:val="clear" w:color="auto" w:fill="auto"/>
            <w:noWrap/>
            <w:vAlign w:val="center"/>
          </w:tcPr>
          <w:p w14:paraId="004CDB3D" w14:textId="77777777" w:rsidR="008671A0" w:rsidRPr="00A9328D" w:rsidRDefault="008671A0" w:rsidP="00A45A60">
            <w:pPr>
              <w:widowControl w:val="0"/>
              <w:jc w:val="center"/>
              <w:rPr>
                <w:color w:val="000000"/>
                <w:lang w:val="en-GB" w:eastAsia="en-GB"/>
              </w:rPr>
            </w:pPr>
            <w:r>
              <w:rPr>
                <w:color w:val="000000"/>
                <w:lang w:val="en-GB" w:eastAsia="en-GB"/>
              </w:rPr>
              <w:t>9</w:t>
            </w:r>
          </w:p>
        </w:tc>
        <w:tc>
          <w:tcPr>
            <w:tcW w:w="579" w:type="dxa"/>
            <w:tcBorders>
              <w:top w:val="nil"/>
              <w:left w:val="nil"/>
              <w:bottom w:val="single" w:sz="8" w:space="0" w:color="auto"/>
              <w:right w:val="single" w:sz="8" w:space="0" w:color="auto"/>
            </w:tcBorders>
            <w:shd w:val="clear" w:color="auto" w:fill="auto"/>
            <w:noWrap/>
            <w:vAlign w:val="center"/>
          </w:tcPr>
          <w:p w14:paraId="004CDB3E" w14:textId="77777777" w:rsidR="008671A0" w:rsidRPr="00A9328D" w:rsidRDefault="008671A0" w:rsidP="00A45A60">
            <w:pPr>
              <w:widowControl w:val="0"/>
              <w:jc w:val="center"/>
              <w:rPr>
                <w:color w:val="000000"/>
                <w:lang w:val="en-GB" w:eastAsia="en-GB"/>
              </w:rPr>
            </w:pPr>
            <w:r>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tcPr>
          <w:p w14:paraId="004CDB3F" w14:textId="77777777" w:rsidR="008671A0" w:rsidRPr="00A9328D" w:rsidRDefault="008671A0" w:rsidP="00A45A60">
            <w:pPr>
              <w:widowControl w:val="0"/>
              <w:jc w:val="center"/>
              <w:rPr>
                <w:color w:val="000000"/>
                <w:lang w:val="en-GB" w:eastAsia="en-GB"/>
              </w:rPr>
            </w:pPr>
            <w:r>
              <w:rPr>
                <w:color w:val="000000"/>
                <w:lang w:val="en-GB" w:eastAsia="en-GB"/>
              </w:rPr>
              <w:t>4</w:t>
            </w:r>
          </w:p>
        </w:tc>
      </w:tr>
      <w:tr w:rsidR="008671A0" w:rsidRPr="00173CBD" w14:paraId="004CDB4A" w14:textId="77777777" w:rsidTr="005A1DDD">
        <w:trPr>
          <w:trHeight w:val="315"/>
        </w:trPr>
        <w:tc>
          <w:tcPr>
            <w:tcW w:w="1135" w:type="dxa"/>
            <w:vMerge/>
            <w:tcBorders>
              <w:left w:val="single" w:sz="8" w:space="0" w:color="auto"/>
              <w:bottom w:val="single" w:sz="8" w:space="0" w:color="auto"/>
              <w:right w:val="single" w:sz="8" w:space="0" w:color="auto"/>
            </w:tcBorders>
            <w:shd w:val="clear" w:color="auto" w:fill="auto"/>
            <w:vAlign w:val="center"/>
          </w:tcPr>
          <w:p w14:paraId="004CDB41" w14:textId="77777777" w:rsidR="008671A0" w:rsidRPr="00A9328D" w:rsidRDefault="008671A0" w:rsidP="00A45A60">
            <w:pPr>
              <w:widowControl w:val="0"/>
              <w:jc w:val="center"/>
              <w:rPr>
                <w:rFonts w:cs="Arial"/>
                <w:color w:val="000000"/>
                <w:lang w:val="en-GB" w:eastAsia="en-GB"/>
              </w:rPr>
            </w:pPr>
          </w:p>
        </w:tc>
        <w:tc>
          <w:tcPr>
            <w:tcW w:w="1275" w:type="dxa"/>
            <w:vMerge/>
            <w:tcBorders>
              <w:left w:val="nil"/>
              <w:bottom w:val="single" w:sz="8" w:space="0" w:color="auto"/>
              <w:right w:val="single" w:sz="8" w:space="0" w:color="auto"/>
            </w:tcBorders>
            <w:shd w:val="clear" w:color="auto" w:fill="auto"/>
            <w:vAlign w:val="center"/>
          </w:tcPr>
          <w:p w14:paraId="004CDB42" w14:textId="77777777" w:rsidR="008671A0" w:rsidRPr="00A9328D" w:rsidRDefault="008671A0" w:rsidP="00A45A60">
            <w:pPr>
              <w:widowControl w:val="0"/>
              <w:jc w:val="center"/>
              <w:rPr>
                <w:rFonts w:cs="Arial"/>
                <w:color w:val="000000"/>
                <w:lang w:val="en-GB" w:eastAsia="en-GB"/>
              </w:rPr>
            </w:pPr>
          </w:p>
        </w:tc>
        <w:tc>
          <w:tcPr>
            <w:tcW w:w="1724" w:type="dxa"/>
            <w:tcBorders>
              <w:top w:val="nil"/>
              <w:left w:val="nil"/>
              <w:bottom w:val="single" w:sz="8" w:space="0" w:color="auto"/>
              <w:right w:val="nil"/>
            </w:tcBorders>
            <w:shd w:val="clear" w:color="auto" w:fill="auto"/>
            <w:vAlign w:val="center"/>
          </w:tcPr>
          <w:p w14:paraId="004CDB43" w14:textId="77777777" w:rsidR="008671A0" w:rsidRPr="00A9328D" w:rsidRDefault="008671A0" w:rsidP="00A45A60">
            <w:pPr>
              <w:widowControl w:val="0"/>
              <w:jc w:val="center"/>
              <w:rPr>
                <w:rFonts w:cs="Arial"/>
                <w:color w:val="000000"/>
                <w:lang w:val="en-GB" w:eastAsia="en-GB"/>
              </w:rPr>
            </w:pPr>
            <w:r w:rsidRPr="001601A2">
              <w:rPr>
                <w:rFonts w:cs="Arial"/>
                <w:color w:val="000000"/>
                <w:lang w:val="en-GB" w:eastAsia="en-GB"/>
              </w:rPr>
              <w:t>Gem Logistics Limited (Euro)</w:t>
            </w:r>
          </w:p>
        </w:tc>
        <w:tc>
          <w:tcPr>
            <w:tcW w:w="828" w:type="dxa"/>
            <w:tcBorders>
              <w:top w:val="nil"/>
              <w:left w:val="single" w:sz="8" w:space="0" w:color="auto"/>
              <w:bottom w:val="single" w:sz="8" w:space="0" w:color="auto"/>
              <w:right w:val="single" w:sz="8" w:space="0" w:color="auto"/>
            </w:tcBorders>
            <w:shd w:val="clear" w:color="auto" w:fill="auto"/>
            <w:noWrap/>
            <w:vAlign w:val="center"/>
          </w:tcPr>
          <w:p w14:paraId="004CDB44" w14:textId="77777777" w:rsidR="008671A0" w:rsidRPr="00A9328D" w:rsidRDefault="008671A0" w:rsidP="00A45A60">
            <w:pPr>
              <w:widowControl w:val="0"/>
              <w:jc w:val="center"/>
              <w:rPr>
                <w:color w:val="000000"/>
                <w:lang w:val="en-GB" w:eastAsia="en-GB"/>
              </w:rPr>
            </w:pPr>
            <w:r>
              <w:rPr>
                <w:color w:val="000000"/>
                <w:lang w:val="en-GB" w:eastAsia="en-GB"/>
              </w:rPr>
              <w:t>1</w:t>
            </w:r>
          </w:p>
        </w:tc>
        <w:tc>
          <w:tcPr>
            <w:tcW w:w="992" w:type="dxa"/>
            <w:tcBorders>
              <w:top w:val="nil"/>
              <w:left w:val="nil"/>
              <w:bottom w:val="single" w:sz="8" w:space="0" w:color="auto"/>
              <w:right w:val="single" w:sz="8" w:space="0" w:color="auto"/>
            </w:tcBorders>
            <w:shd w:val="clear" w:color="auto" w:fill="auto"/>
            <w:noWrap/>
            <w:vAlign w:val="center"/>
          </w:tcPr>
          <w:p w14:paraId="004CDB45" w14:textId="77777777" w:rsidR="008671A0" w:rsidRPr="00A9328D" w:rsidRDefault="008671A0" w:rsidP="00A45A60">
            <w:pPr>
              <w:widowControl w:val="0"/>
              <w:jc w:val="center"/>
              <w:rPr>
                <w:color w:val="000000"/>
                <w:lang w:val="en-GB" w:eastAsia="en-GB"/>
              </w:rPr>
            </w:pPr>
            <w:r>
              <w:rPr>
                <w:color w:val="000000"/>
                <w:lang w:val="en-GB" w:eastAsia="en-GB"/>
              </w:rPr>
              <w:t>0</w:t>
            </w:r>
          </w:p>
        </w:tc>
        <w:tc>
          <w:tcPr>
            <w:tcW w:w="1223" w:type="dxa"/>
            <w:tcBorders>
              <w:top w:val="nil"/>
              <w:left w:val="nil"/>
              <w:bottom w:val="single" w:sz="8" w:space="0" w:color="auto"/>
              <w:right w:val="single" w:sz="8" w:space="0" w:color="auto"/>
            </w:tcBorders>
            <w:shd w:val="clear" w:color="auto" w:fill="auto"/>
            <w:noWrap/>
            <w:vAlign w:val="center"/>
          </w:tcPr>
          <w:p w14:paraId="004CDB46" w14:textId="77777777" w:rsidR="008671A0" w:rsidRPr="00A9328D" w:rsidRDefault="008671A0" w:rsidP="00A45A60">
            <w:pPr>
              <w:widowControl w:val="0"/>
              <w:jc w:val="center"/>
              <w:rPr>
                <w:color w:val="000000"/>
                <w:lang w:val="en-GB" w:eastAsia="en-GB"/>
              </w:rPr>
            </w:pPr>
            <w:r>
              <w:rPr>
                <w:color w:val="000000"/>
                <w:lang w:val="en-GB" w:eastAsia="en-GB"/>
              </w:rPr>
              <w:t>9</w:t>
            </w:r>
          </w:p>
        </w:tc>
        <w:tc>
          <w:tcPr>
            <w:tcW w:w="1458" w:type="dxa"/>
            <w:tcBorders>
              <w:top w:val="nil"/>
              <w:left w:val="nil"/>
              <w:bottom w:val="single" w:sz="8" w:space="0" w:color="auto"/>
              <w:right w:val="single" w:sz="8" w:space="0" w:color="auto"/>
            </w:tcBorders>
            <w:shd w:val="clear" w:color="auto" w:fill="auto"/>
            <w:noWrap/>
            <w:vAlign w:val="center"/>
          </w:tcPr>
          <w:p w14:paraId="004CDB47" w14:textId="77777777" w:rsidR="008671A0" w:rsidRPr="00A9328D" w:rsidRDefault="008671A0" w:rsidP="00A45A60">
            <w:pPr>
              <w:widowControl w:val="0"/>
              <w:jc w:val="center"/>
              <w:rPr>
                <w:color w:val="000000"/>
                <w:lang w:val="en-GB" w:eastAsia="en-GB"/>
              </w:rPr>
            </w:pPr>
            <w:r>
              <w:rPr>
                <w:color w:val="000000"/>
                <w:lang w:val="en-GB" w:eastAsia="en-GB"/>
              </w:rPr>
              <w:t>9</w:t>
            </w:r>
          </w:p>
        </w:tc>
        <w:tc>
          <w:tcPr>
            <w:tcW w:w="579" w:type="dxa"/>
            <w:tcBorders>
              <w:top w:val="nil"/>
              <w:left w:val="nil"/>
              <w:bottom w:val="single" w:sz="8" w:space="0" w:color="auto"/>
              <w:right w:val="single" w:sz="8" w:space="0" w:color="auto"/>
            </w:tcBorders>
            <w:shd w:val="clear" w:color="auto" w:fill="auto"/>
            <w:noWrap/>
            <w:vAlign w:val="center"/>
          </w:tcPr>
          <w:p w14:paraId="004CDB48" w14:textId="77777777" w:rsidR="008671A0" w:rsidRPr="00A9328D" w:rsidRDefault="008671A0" w:rsidP="00A45A60">
            <w:pPr>
              <w:widowControl w:val="0"/>
              <w:jc w:val="center"/>
              <w:rPr>
                <w:color w:val="000000"/>
                <w:lang w:val="en-GB" w:eastAsia="en-GB"/>
              </w:rPr>
            </w:pPr>
            <w:r>
              <w:rPr>
                <w:color w:val="000000"/>
                <w:lang w:val="en-GB" w:eastAsia="en-GB"/>
              </w:rPr>
              <w:t>0</w:t>
            </w:r>
          </w:p>
        </w:tc>
        <w:tc>
          <w:tcPr>
            <w:tcW w:w="709" w:type="dxa"/>
            <w:tcBorders>
              <w:top w:val="nil"/>
              <w:left w:val="nil"/>
              <w:bottom w:val="single" w:sz="8" w:space="0" w:color="auto"/>
              <w:right w:val="single" w:sz="8" w:space="0" w:color="auto"/>
            </w:tcBorders>
            <w:shd w:val="clear" w:color="auto" w:fill="auto"/>
            <w:noWrap/>
            <w:vAlign w:val="center"/>
          </w:tcPr>
          <w:p w14:paraId="004CDB49" w14:textId="77777777" w:rsidR="008671A0" w:rsidRPr="00A9328D" w:rsidRDefault="008671A0" w:rsidP="00A45A60">
            <w:pPr>
              <w:widowControl w:val="0"/>
              <w:jc w:val="center"/>
              <w:rPr>
                <w:color w:val="000000"/>
                <w:lang w:val="en-GB" w:eastAsia="en-GB"/>
              </w:rPr>
            </w:pPr>
            <w:r>
              <w:rPr>
                <w:color w:val="000000"/>
                <w:lang w:val="en-GB" w:eastAsia="en-GB"/>
              </w:rPr>
              <w:t>5</w:t>
            </w:r>
          </w:p>
        </w:tc>
      </w:tr>
    </w:tbl>
    <w:p w14:paraId="004CDB4B" w14:textId="77777777" w:rsidR="009F1B51" w:rsidRDefault="009F1B51" w:rsidP="00A45A60">
      <w:pPr>
        <w:widowControl w:val="0"/>
        <w:rPr>
          <w:rFonts w:ascii="Calibri" w:hAnsi="Calibri"/>
        </w:rPr>
      </w:pPr>
    </w:p>
    <w:p w14:paraId="004CDB4C" w14:textId="77777777" w:rsidR="00BA43B9" w:rsidRDefault="00BA43B9" w:rsidP="00A45A60">
      <w:pPr>
        <w:widowControl w:val="0"/>
        <w:jc w:val="left"/>
        <w:rPr>
          <w:rFonts w:ascii="Calibri" w:hAnsi="Calibri"/>
        </w:rPr>
        <w:sectPr w:rsidR="00BA43B9" w:rsidSect="00A9328D">
          <w:pgSz w:w="11906" w:h="16838" w:code="9"/>
          <w:pgMar w:top="2659" w:right="1418" w:bottom="1418" w:left="1418" w:header="709" w:footer="357" w:gutter="0"/>
          <w:cols w:space="708"/>
          <w:docGrid w:linePitch="360"/>
        </w:sectPr>
      </w:pPr>
    </w:p>
    <w:p w14:paraId="004CDB4D" w14:textId="77777777" w:rsidR="00AE4101" w:rsidRPr="00527BF0" w:rsidRDefault="00567817" w:rsidP="00A45A60">
      <w:pPr>
        <w:pStyle w:val="Heading2"/>
        <w:widowControl w:val="0"/>
        <w:spacing w:before="480"/>
        <w:jc w:val="both"/>
        <w:rPr>
          <w:lang w:val="en-GB"/>
        </w:rPr>
      </w:pPr>
      <w:bookmarkStart w:id="57" w:name="_Toc421089904"/>
      <w:r>
        <w:rPr>
          <w:lang w:val="en-GB"/>
        </w:rPr>
        <w:lastRenderedPageBreak/>
        <w:t>Cost Centre</w:t>
      </w:r>
      <w:r w:rsidR="002B3F1D">
        <w:rPr>
          <w:lang w:val="en-GB"/>
        </w:rPr>
        <w:t>s</w:t>
      </w:r>
      <w:bookmarkEnd w:id="57"/>
    </w:p>
    <w:p w14:paraId="004CDB4E" w14:textId="77777777" w:rsidR="00AE4101" w:rsidRPr="00527BF0" w:rsidRDefault="00AE4101" w:rsidP="00A45A60">
      <w:pPr>
        <w:widowControl w:val="0"/>
        <w:rPr>
          <w:lang w:val="en-GB"/>
        </w:rPr>
      </w:pPr>
    </w:p>
    <w:p w14:paraId="004CDB4F" w14:textId="77777777" w:rsidR="0019094C" w:rsidRDefault="00567817" w:rsidP="00A45A60">
      <w:pPr>
        <w:widowControl w:val="0"/>
      </w:pPr>
      <w:r>
        <w:t>Cost Centre</w:t>
      </w:r>
      <w:r w:rsidR="007B7999">
        <w:t xml:space="preserve">s provide a sub-analysis of overhead expenditure into areas of responsibility or department within a </w:t>
      </w:r>
      <w:r>
        <w:t>Company Code</w:t>
      </w:r>
      <w:r w:rsidR="007B7999">
        <w:t xml:space="preserve">.  </w:t>
      </w:r>
    </w:p>
    <w:p w14:paraId="004CDB50" w14:textId="77777777" w:rsidR="0019094C" w:rsidRDefault="0019094C" w:rsidP="00A45A60">
      <w:pPr>
        <w:widowControl w:val="0"/>
      </w:pPr>
    </w:p>
    <w:p w14:paraId="004CDB51" w14:textId="77777777" w:rsidR="00A9328D" w:rsidRDefault="00A9328D" w:rsidP="00A45A60">
      <w:pPr>
        <w:pStyle w:val="Heading3"/>
        <w:keepNext w:val="0"/>
        <w:widowControl w:val="0"/>
        <w:sectPr w:rsidR="00A9328D" w:rsidSect="00A9328D">
          <w:pgSz w:w="11906" w:h="16838" w:code="9"/>
          <w:pgMar w:top="2659" w:right="1418" w:bottom="1418" w:left="1418" w:header="709" w:footer="357" w:gutter="0"/>
          <w:cols w:space="708"/>
          <w:docGrid w:linePitch="360"/>
        </w:sectPr>
      </w:pPr>
    </w:p>
    <w:p w14:paraId="004CDB52" w14:textId="77777777" w:rsidR="00562B6B" w:rsidRDefault="00567817" w:rsidP="00A45A60">
      <w:pPr>
        <w:pStyle w:val="Heading3"/>
        <w:keepNext w:val="0"/>
        <w:widowControl w:val="0"/>
      </w:pPr>
      <w:bookmarkStart w:id="58" w:name="_Toc421089905"/>
      <w:r>
        <w:lastRenderedPageBreak/>
        <w:t>Cost Centre</w:t>
      </w:r>
      <w:r w:rsidR="00562B6B">
        <w:t xml:space="preserve"> Creation Process (FIN-01.05)</w:t>
      </w:r>
      <w:bookmarkEnd w:id="58"/>
    </w:p>
    <w:p w14:paraId="004CDB53" w14:textId="77777777" w:rsidR="00562B6B" w:rsidRDefault="00562B6B" w:rsidP="00A45A60">
      <w:pPr>
        <w:widowControl w:val="0"/>
      </w:pPr>
      <w:r>
        <w:t xml:space="preserve">The process for creating the </w:t>
      </w:r>
      <w:r w:rsidR="00567817">
        <w:t>Cost Centre</w:t>
      </w:r>
      <w:r>
        <w:t xml:space="preserve"> Master Data will be as follows:</w:t>
      </w:r>
    </w:p>
    <w:p w14:paraId="004CDB54" w14:textId="77777777" w:rsidR="00562B6B" w:rsidRDefault="00562B6B" w:rsidP="00A45A60">
      <w:pPr>
        <w:widowControl w:val="0"/>
      </w:pPr>
    </w:p>
    <w:p w14:paraId="004CDB55" w14:textId="77777777" w:rsidR="00663890" w:rsidRDefault="00663890" w:rsidP="00A45A60">
      <w:pPr>
        <w:widowControl w:val="0"/>
      </w:pPr>
    </w:p>
    <w:p w14:paraId="004CDB56" w14:textId="77777777" w:rsidR="00562B6B" w:rsidRDefault="00A9328D" w:rsidP="00A45A60">
      <w:pPr>
        <w:widowControl w:val="0"/>
      </w:pPr>
      <w:r>
        <w:object w:dxaOrig="15735" w:dyaOrig="10471" w14:anchorId="004CE7A0">
          <v:shape id="_x0000_i1026" type="#_x0000_t75" style="width:8in;height:381.9pt" o:ole="">
            <v:imagedata r:id="rId15" o:title=""/>
          </v:shape>
          <o:OLEObject Type="Embed" ProgID="Visio.Drawing.15" ShapeID="_x0000_i1026" DrawAspect="Content" ObjectID="_1557727759" r:id="rId16"/>
        </w:object>
      </w:r>
    </w:p>
    <w:p w14:paraId="004CDB57" w14:textId="77777777" w:rsidR="00562B6B" w:rsidRDefault="00562B6B" w:rsidP="00A45A60">
      <w:pPr>
        <w:widowControl w:val="0"/>
      </w:pPr>
    </w:p>
    <w:p w14:paraId="004CDB58" w14:textId="77777777" w:rsidR="00562B6B" w:rsidRDefault="00562B6B" w:rsidP="00A45A60">
      <w:pPr>
        <w:widowControl w:val="0"/>
      </w:pPr>
    </w:p>
    <w:p w14:paraId="004CDB59" w14:textId="77777777" w:rsidR="00AB7F24" w:rsidRDefault="00AB7F24" w:rsidP="00A45A60">
      <w:pPr>
        <w:widowControl w:val="0"/>
      </w:pPr>
    </w:p>
    <w:tbl>
      <w:tblPr>
        <w:tblW w:w="12221" w:type="dxa"/>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582"/>
        <w:gridCol w:w="3969"/>
        <w:gridCol w:w="5670"/>
      </w:tblGrid>
      <w:tr w:rsidR="009D3276" w:rsidRPr="00FE0519" w14:paraId="004CDB5D" w14:textId="77777777" w:rsidTr="000D63AA">
        <w:trPr>
          <w:tblHeader/>
        </w:trPr>
        <w:tc>
          <w:tcPr>
            <w:tcW w:w="2582" w:type="dxa"/>
            <w:tcBorders>
              <w:top w:val="single" w:sz="4" w:space="0" w:color="auto"/>
              <w:left w:val="single" w:sz="4" w:space="0" w:color="auto"/>
              <w:bottom w:val="single" w:sz="4" w:space="0" w:color="auto"/>
              <w:right w:val="single" w:sz="4" w:space="0" w:color="auto"/>
            </w:tcBorders>
            <w:shd w:val="clear" w:color="auto" w:fill="FF0000"/>
          </w:tcPr>
          <w:p w14:paraId="004CDB5A" w14:textId="77777777" w:rsidR="009D3276" w:rsidRPr="00ED2B51" w:rsidRDefault="009D3276"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 xml:space="preserve">Process Flow Summary – Step </w:t>
            </w:r>
            <w:r w:rsidRPr="00ED2B51">
              <w:rPr>
                <w:rFonts w:ascii="Verdana" w:hAnsi="Verdana"/>
                <w:color w:val="FFFFFF" w:themeColor="background1"/>
                <w:sz w:val="20"/>
              </w:rPr>
              <w:t>No.</w:t>
            </w:r>
          </w:p>
        </w:tc>
        <w:tc>
          <w:tcPr>
            <w:tcW w:w="3969" w:type="dxa"/>
            <w:tcBorders>
              <w:top w:val="single" w:sz="4" w:space="0" w:color="auto"/>
              <w:left w:val="single" w:sz="4" w:space="0" w:color="auto"/>
              <w:bottom w:val="single" w:sz="4" w:space="0" w:color="auto"/>
              <w:right w:val="single" w:sz="4" w:space="0" w:color="auto"/>
            </w:tcBorders>
            <w:shd w:val="clear" w:color="auto" w:fill="FF0000"/>
          </w:tcPr>
          <w:p w14:paraId="004CDB5B" w14:textId="77777777" w:rsidR="009D3276" w:rsidRPr="00ED2B51" w:rsidRDefault="009D3276" w:rsidP="00A45A60">
            <w:pPr>
              <w:pStyle w:val="TableHeading"/>
              <w:keepLines w:val="0"/>
              <w:widowControl w:val="0"/>
              <w:rPr>
                <w:rFonts w:ascii="Verdana" w:hAnsi="Verdana"/>
                <w:color w:val="FFFFFF" w:themeColor="background1"/>
                <w:sz w:val="20"/>
              </w:rPr>
            </w:pPr>
            <w:r w:rsidRPr="003E3703">
              <w:rPr>
                <w:rFonts w:ascii="Verdana" w:hAnsi="Verdana"/>
                <w:color w:val="FFFFFF" w:themeColor="background1"/>
                <w:sz w:val="20"/>
              </w:rPr>
              <w:t>Description of Process</w:t>
            </w:r>
          </w:p>
        </w:tc>
        <w:tc>
          <w:tcPr>
            <w:tcW w:w="5670" w:type="dxa"/>
            <w:tcBorders>
              <w:top w:val="single" w:sz="4" w:space="0" w:color="auto"/>
              <w:left w:val="single" w:sz="4" w:space="0" w:color="auto"/>
              <w:bottom w:val="single" w:sz="4" w:space="0" w:color="auto"/>
              <w:right w:val="single" w:sz="4" w:space="0" w:color="auto"/>
            </w:tcBorders>
            <w:shd w:val="clear" w:color="auto" w:fill="FF0000"/>
          </w:tcPr>
          <w:p w14:paraId="004CDB5C" w14:textId="77777777" w:rsidR="009D3276" w:rsidRPr="00ED2B51" w:rsidRDefault="009D3276"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Solution Summary</w:t>
            </w:r>
          </w:p>
        </w:tc>
      </w:tr>
      <w:tr w:rsidR="009D3276" w:rsidRPr="00FE0519" w14:paraId="004CDB61" w14:textId="77777777" w:rsidTr="000D63AA">
        <w:trPr>
          <w:trHeight w:hRule="exact" w:val="60"/>
          <w:tblHeader/>
        </w:trPr>
        <w:tc>
          <w:tcPr>
            <w:tcW w:w="2582" w:type="dxa"/>
            <w:tcBorders>
              <w:top w:val="single" w:sz="4" w:space="0" w:color="auto"/>
              <w:left w:val="nil"/>
              <w:bottom w:val="single" w:sz="6" w:space="0" w:color="auto"/>
              <w:right w:val="nil"/>
            </w:tcBorders>
            <w:shd w:val="pct50" w:color="auto" w:fill="auto"/>
          </w:tcPr>
          <w:p w14:paraId="004CDB5E" w14:textId="77777777" w:rsidR="009D3276" w:rsidRPr="00FE0519" w:rsidRDefault="009D3276" w:rsidP="00A45A60">
            <w:pPr>
              <w:pStyle w:val="TableText"/>
              <w:keepLines w:val="0"/>
              <w:widowControl w:val="0"/>
              <w:rPr>
                <w:rFonts w:ascii="Verdana" w:hAnsi="Verdana"/>
                <w:sz w:val="20"/>
              </w:rPr>
            </w:pPr>
          </w:p>
        </w:tc>
        <w:tc>
          <w:tcPr>
            <w:tcW w:w="3969" w:type="dxa"/>
            <w:tcBorders>
              <w:top w:val="single" w:sz="4" w:space="0" w:color="auto"/>
              <w:left w:val="nil"/>
              <w:bottom w:val="single" w:sz="6" w:space="0" w:color="auto"/>
              <w:right w:val="nil"/>
            </w:tcBorders>
            <w:shd w:val="pct50" w:color="auto" w:fill="auto"/>
          </w:tcPr>
          <w:p w14:paraId="004CDB5F" w14:textId="77777777" w:rsidR="009D3276" w:rsidRPr="00FE0519" w:rsidRDefault="009D3276" w:rsidP="00A45A60">
            <w:pPr>
              <w:pStyle w:val="TableText"/>
              <w:keepLines w:val="0"/>
              <w:widowControl w:val="0"/>
              <w:rPr>
                <w:rFonts w:ascii="Verdana" w:hAnsi="Verdana"/>
                <w:sz w:val="20"/>
              </w:rPr>
            </w:pPr>
          </w:p>
        </w:tc>
        <w:tc>
          <w:tcPr>
            <w:tcW w:w="5670" w:type="dxa"/>
            <w:tcBorders>
              <w:top w:val="single" w:sz="4" w:space="0" w:color="auto"/>
              <w:left w:val="nil"/>
              <w:bottom w:val="single" w:sz="6" w:space="0" w:color="auto"/>
              <w:right w:val="nil"/>
            </w:tcBorders>
            <w:shd w:val="pct50" w:color="auto" w:fill="auto"/>
          </w:tcPr>
          <w:p w14:paraId="004CDB60" w14:textId="77777777" w:rsidR="009D3276" w:rsidRPr="00FE0519" w:rsidRDefault="009D3276" w:rsidP="00A45A60">
            <w:pPr>
              <w:pStyle w:val="TableText"/>
              <w:keepLines w:val="0"/>
              <w:widowControl w:val="0"/>
              <w:rPr>
                <w:rFonts w:ascii="Verdana" w:hAnsi="Verdana"/>
                <w:sz w:val="20"/>
              </w:rPr>
            </w:pPr>
          </w:p>
        </w:tc>
      </w:tr>
      <w:tr w:rsidR="009D3276" w:rsidRPr="00FE0519" w14:paraId="004CDB66" w14:textId="77777777" w:rsidTr="000D63AA">
        <w:tc>
          <w:tcPr>
            <w:tcW w:w="2582" w:type="dxa"/>
            <w:tcBorders>
              <w:top w:val="nil"/>
            </w:tcBorders>
          </w:tcPr>
          <w:p w14:paraId="004CDB62" w14:textId="77777777" w:rsidR="009D3276" w:rsidRPr="00FE0519" w:rsidRDefault="009D3276" w:rsidP="00A45A60">
            <w:pPr>
              <w:widowControl w:val="0"/>
              <w:jc w:val="left"/>
              <w:rPr>
                <w:b/>
              </w:rPr>
            </w:pPr>
            <w:r>
              <w:rPr>
                <w:b/>
              </w:rPr>
              <w:t>FIN-01.05 – step 1</w:t>
            </w:r>
          </w:p>
        </w:tc>
        <w:tc>
          <w:tcPr>
            <w:tcW w:w="3969" w:type="dxa"/>
            <w:tcBorders>
              <w:top w:val="nil"/>
            </w:tcBorders>
          </w:tcPr>
          <w:p w14:paraId="004CDB63" w14:textId="77777777" w:rsidR="009D3276" w:rsidRDefault="009D3276" w:rsidP="00A45A60">
            <w:pPr>
              <w:widowControl w:val="0"/>
              <w:jc w:val="left"/>
            </w:pPr>
            <w:r>
              <w:t xml:space="preserve">Request for new overhead department.  </w:t>
            </w:r>
          </w:p>
          <w:p w14:paraId="004CDB64" w14:textId="77777777" w:rsidR="00A45A60" w:rsidRPr="00FE0519" w:rsidRDefault="00A45A60" w:rsidP="00A45A60">
            <w:pPr>
              <w:widowControl w:val="0"/>
              <w:jc w:val="left"/>
            </w:pPr>
          </w:p>
        </w:tc>
        <w:tc>
          <w:tcPr>
            <w:tcW w:w="5670" w:type="dxa"/>
            <w:tcBorders>
              <w:top w:val="nil"/>
            </w:tcBorders>
          </w:tcPr>
          <w:p w14:paraId="004CDB65" w14:textId="77777777" w:rsidR="009D3276" w:rsidRPr="0028777B" w:rsidRDefault="009D3276" w:rsidP="00A45A60">
            <w:pPr>
              <w:pStyle w:val="TableText"/>
              <w:keepLines w:val="0"/>
              <w:widowControl w:val="0"/>
              <w:outlineLvl w:val="3"/>
              <w:rPr>
                <w:rFonts w:ascii="Verdana" w:hAnsi="Verdana"/>
                <w:snapToGrid w:val="0"/>
                <w:sz w:val="20"/>
              </w:rPr>
            </w:pPr>
            <w:r>
              <w:rPr>
                <w:rFonts w:ascii="Verdana" w:hAnsi="Verdana"/>
                <w:snapToGrid w:val="0"/>
                <w:sz w:val="20"/>
              </w:rPr>
              <w:t>Manual step – no system consideration</w:t>
            </w:r>
          </w:p>
        </w:tc>
      </w:tr>
      <w:tr w:rsidR="009D3276" w:rsidRPr="00FE0519" w14:paraId="004CDB6B" w14:textId="77777777" w:rsidTr="000D63AA">
        <w:tc>
          <w:tcPr>
            <w:tcW w:w="2582" w:type="dxa"/>
            <w:tcBorders>
              <w:top w:val="nil"/>
            </w:tcBorders>
          </w:tcPr>
          <w:p w14:paraId="004CDB67" w14:textId="77777777" w:rsidR="009D3276" w:rsidRDefault="009D3276" w:rsidP="00A45A60">
            <w:pPr>
              <w:widowControl w:val="0"/>
              <w:jc w:val="left"/>
              <w:rPr>
                <w:b/>
              </w:rPr>
            </w:pPr>
            <w:r>
              <w:rPr>
                <w:b/>
              </w:rPr>
              <w:t>FIN-01.05 – step 2</w:t>
            </w:r>
          </w:p>
        </w:tc>
        <w:tc>
          <w:tcPr>
            <w:tcW w:w="3969" w:type="dxa"/>
            <w:tcBorders>
              <w:top w:val="nil"/>
            </w:tcBorders>
          </w:tcPr>
          <w:p w14:paraId="004CDB68" w14:textId="77777777" w:rsidR="009D3276" w:rsidRDefault="009D3276" w:rsidP="00A45A60">
            <w:pPr>
              <w:widowControl w:val="0"/>
              <w:jc w:val="left"/>
            </w:pPr>
            <w:r>
              <w:t>Approval required for master data creation. If request is rejected, process ends via a communication to the request originator.</w:t>
            </w:r>
          </w:p>
          <w:p w14:paraId="004CDB69" w14:textId="77777777" w:rsidR="00A45A60" w:rsidRDefault="00A45A60" w:rsidP="00A45A60">
            <w:pPr>
              <w:widowControl w:val="0"/>
              <w:jc w:val="left"/>
            </w:pPr>
          </w:p>
        </w:tc>
        <w:tc>
          <w:tcPr>
            <w:tcW w:w="5670" w:type="dxa"/>
            <w:tcBorders>
              <w:top w:val="nil"/>
            </w:tcBorders>
          </w:tcPr>
          <w:p w14:paraId="004CDB6A" w14:textId="77777777" w:rsidR="009D3276" w:rsidRPr="0028777B" w:rsidRDefault="009D3276" w:rsidP="00A45A60">
            <w:pPr>
              <w:pStyle w:val="TableText"/>
              <w:keepLines w:val="0"/>
              <w:widowControl w:val="0"/>
              <w:outlineLvl w:val="3"/>
              <w:rPr>
                <w:rFonts w:ascii="Verdana" w:hAnsi="Verdana"/>
                <w:snapToGrid w:val="0"/>
                <w:sz w:val="20"/>
              </w:rPr>
            </w:pPr>
            <w:r>
              <w:rPr>
                <w:rFonts w:ascii="Verdana" w:hAnsi="Verdana"/>
                <w:snapToGrid w:val="0"/>
                <w:sz w:val="20"/>
              </w:rPr>
              <w:t>Manual step – no system consideration</w:t>
            </w:r>
          </w:p>
        </w:tc>
      </w:tr>
      <w:tr w:rsidR="009D3276" w:rsidRPr="00FE0519" w14:paraId="004CDB74" w14:textId="77777777" w:rsidTr="000D63AA">
        <w:tc>
          <w:tcPr>
            <w:tcW w:w="2582" w:type="dxa"/>
          </w:tcPr>
          <w:p w14:paraId="004CDB6C" w14:textId="77777777" w:rsidR="009D3276" w:rsidRPr="00FE0519" w:rsidRDefault="009D3276" w:rsidP="00A45A60">
            <w:pPr>
              <w:widowControl w:val="0"/>
              <w:jc w:val="left"/>
              <w:rPr>
                <w:b/>
              </w:rPr>
            </w:pPr>
            <w:r>
              <w:rPr>
                <w:b/>
              </w:rPr>
              <w:t>FIN-01.05 – step 3</w:t>
            </w:r>
          </w:p>
        </w:tc>
        <w:tc>
          <w:tcPr>
            <w:tcW w:w="3969" w:type="dxa"/>
          </w:tcPr>
          <w:p w14:paraId="004CDB6D" w14:textId="77777777" w:rsidR="009D3276" w:rsidRPr="00FE0519" w:rsidRDefault="002E0DBB" w:rsidP="00A45A60">
            <w:pPr>
              <w:widowControl w:val="0"/>
              <w:jc w:val="left"/>
            </w:pPr>
            <w:r>
              <w:t>Master D</w:t>
            </w:r>
            <w:r w:rsidR="009D3276">
              <w:t xml:space="preserve">ata </w:t>
            </w:r>
            <w:r>
              <w:t>Team create</w:t>
            </w:r>
            <w:r w:rsidR="009D3276">
              <w:t xml:space="preserve"> the </w:t>
            </w:r>
            <w:r w:rsidR="00567817">
              <w:t>Cost Centre</w:t>
            </w:r>
            <w:r w:rsidR="009D3276">
              <w:t xml:space="preserve"> on SAP and assigned to the relevant </w:t>
            </w:r>
            <w:r w:rsidR="00567817">
              <w:t>Profit Centre</w:t>
            </w:r>
            <w:r w:rsidR="009D3276">
              <w:t>.</w:t>
            </w:r>
          </w:p>
        </w:tc>
        <w:tc>
          <w:tcPr>
            <w:tcW w:w="5670" w:type="dxa"/>
          </w:tcPr>
          <w:p w14:paraId="004CDB6E" w14:textId="77777777" w:rsidR="00A45A60" w:rsidRDefault="009D3276" w:rsidP="00A45A60">
            <w:pPr>
              <w:pStyle w:val="TableText"/>
              <w:keepLines w:val="0"/>
              <w:widowControl w:val="0"/>
              <w:outlineLvl w:val="3"/>
              <w:rPr>
                <w:rFonts w:ascii="Verdana" w:hAnsi="Verdana"/>
                <w:sz w:val="20"/>
                <w:u w:val="single"/>
              </w:rPr>
            </w:pPr>
            <w:r w:rsidRPr="00A313E4">
              <w:rPr>
                <w:rFonts w:ascii="Verdana" w:hAnsi="Verdana"/>
                <w:sz w:val="20"/>
                <w:u w:val="single"/>
              </w:rPr>
              <w:t>Config</w:t>
            </w:r>
            <w:r w:rsidR="003313FD" w:rsidRPr="00A313E4">
              <w:rPr>
                <w:rFonts w:ascii="Verdana" w:hAnsi="Verdana"/>
                <w:sz w:val="20"/>
                <w:u w:val="single"/>
              </w:rPr>
              <w:t>uratio</w:t>
            </w:r>
            <w:r w:rsidR="00A45A60">
              <w:rPr>
                <w:rFonts w:ascii="Verdana" w:hAnsi="Verdana"/>
                <w:sz w:val="20"/>
                <w:u w:val="single"/>
              </w:rPr>
              <w:t>n:</w:t>
            </w:r>
          </w:p>
          <w:p w14:paraId="004CDB6F" w14:textId="77777777" w:rsidR="009D3276" w:rsidRPr="003313FD" w:rsidRDefault="00A45A60" w:rsidP="00A45A60">
            <w:pPr>
              <w:pStyle w:val="TableText"/>
              <w:keepLines w:val="0"/>
              <w:widowControl w:val="0"/>
              <w:outlineLvl w:val="3"/>
              <w:rPr>
                <w:rFonts w:ascii="Verdana" w:hAnsi="Verdana"/>
                <w:sz w:val="20"/>
              </w:rPr>
            </w:pPr>
            <w:r>
              <w:rPr>
                <w:rFonts w:ascii="Verdana" w:hAnsi="Verdana"/>
                <w:sz w:val="20"/>
                <w:u w:val="single"/>
              </w:rPr>
              <w:t>D</w:t>
            </w:r>
            <w:r w:rsidR="003313FD" w:rsidRPr="003313FD">
              <w:rPr>
                <w:rFonts w:ascii="Verdana" w:hAnsi="Verdana"/>
                <w:sz w:val="20"/>
              </w:rPr>
              <w:t>escribed in sec</w:t>
            </w:r>
            <w:r w:rsidR="00864641">
              <w:rPr>
                <w:rFonts w:ascii="Verdana" w:hAnsi="Verdana"/>
                <w:sz w:val="20"/>
              </w:rPr>
              <w:t>tion 5.9</w:t>
            </w:r>
            <w:r w:rsidR="009D3276" w:rsidRPr="003313FD">
              <w:rPr>
                <w:rFonts w:ascii="Verdana" w:hAnsi="Verdana"/>
                <w:sz w:val="20"/>
              </w:rPr>
              <w:t xml:space="preserve"> of this Blueprint</w:t>
            </w:r>
          </w:p>
          <w:p w14:paraId="004CDB70" w14:textId="77777777" w:rsidR="009D3276" w:rsidRPr="003313FD" w:rsidRDefault="009D3276" w:rsidP="00A45A60">
            <w:pPr>
              <w:pStyle w:val="TableText"/>
              <w:keepLines w:val="0"/>
              <w:widowControl w:val="0"/>
              <w:outlineLvl w:val="3"/>
              <w:rPr>
                <w:rFonts w:ascii="Verdana" w:hAnsi="Verdana"/>
                <w:sz w:val="20"/>
              </w:rPr>
            </w:pPr>
          </w:p>
          <w:p w14:paraId="004CDB71" w14:textId="77777777" w:rsidR="00A45A60" w:rsidRPr="00A45A60" w:rsidRDefault="009D3276" w:rsidP="00A45A60">
            <w:pPr>
              <w:pStyle w:val="TableText"/>
              <w:keepLines w:val="0"/>
              <w:widowControl w:val="0"/>
              <w:outlineLvl w:val="3"/>
              <w:rPr>
                <w:rFonts w:ascii="Verdana" w:hAnsi="Verdana"/>
                <w:sz w:val="20"/>
                <w:u w:val="single"/>
              </w:rPr>
            </w:pPr>
            <w:r w:rsidRPr="00A45A60">
              <w:rPr>
                <w:rFonts w:ascii="Verdana" w:hAnsi="Verdana"/>
                <w:sz w:val="20"/>
                <w:u w:val="single"/>
              </w:rPr>
              <w:t>WRICEF</w:t>
            </w:r>
            <w:r w:rsidR="00A45A60" w:rsidRPr="00A45A60">
              <w:rPr>
                <w:rFonts w:ascii="Verdana" w:hAnsi="Verdana"/>
                <w:sz w:val="20"/>
                <w:u w:val="single"/>
              </w:rPr>
              <w:t>:</w:t>
            </w:r>
          </w:p>
          <w:p w14:paraId="004CDB72" w14:textId="77777777" w:rsidR="009D3276" w:rsidRPr="003313FD" w:rsidRDefault="00A45A60" w:rsidP="00A45A60">
            <w:pPr>
              <w:pStyle w:val="TableText"/>
              <w:keepLines w:val="0"/>
              <w:widowControl w:val="0"/>
              <w:outlineLvl w:val="3"/>
              <w:rPr>
                <w:rFonts w:ascii="Verdana" w:hAnsi="Verdana"/>
                <w:sz w:val="20"/>
              </w:rPr>
            </w:pPr>
            <w:r>
              <w:rPr>
                <w:rFonts w:ascii="Verdana" w:hAnsi="Verdana"/>
                <w:sz w:val="20"/>
              </w:rPr>
              <w:t>N/A</w:t>
            </w:r>
          </w:p>
          <w:p w14:paraId="004CDB73" w14:textId="77777777" w:rsidR="009D3276" w:rsidRPr="003313FD" w:rsidRDefault="009D3276" w:rsidP="00A45A60">
            <w:pPr>
              <w:pStyle w:val="TableText"/>
              <w:keepLines w:val="0"/>
              <w:widowControl w:val="0"/>
              <w:outlineLvl w:val="3"/>
              <w:rPr>
                <w:rFonts w:ascii="Verdana" w:hAnsi="Verdana"/>
                <w:sz w:val="20"/>
              </w:rPr>
            </w:pPr>
          </w:p>
        </w:tc>
      </w:tr>
      <w:tr w:rsidR="009D3276" w:rsidRPr="00FE0519" w14:paraId="004CDB7D" w14:textId="77777777" w:rsidTr="000D63AA">
        <w:tc>
          <w:tcPr>
            <w:tcW w:w="2582" w:type="dxa"/>
          </w:tcPr>
          <w:p w14:paraId="004CDB75" w14:textId="77777777" w:rsidR="009D3276" w:rsidRPr="00FE0519" w:rsidRDefault="009D3276" w:rsidP="00A45A60">
            <w:pPr>
              <w:widowControl w:val="0"/>
              <w:jc w:val="left"/>
              <w:rPr>
                <w:b/>
              </w:rPr>
            </w:pPr>
            <w:r>
              <w:rPr>
                <w:b/>
              </w:rPr>
              <w:t>FIN-01.05 – step 4</w:t>
            </w:r>
          </w:p>
        </w:tc>
        <w:tc>
          <w:tcPr>
            <w:tcW w:w="3969" w:type="dxa"/>
          </w:tcPr>
          <w:p w14:paraId="004CDB76" w14:textId="77777777" w:rsidR="009D3276" w:rsidRPr="00FE0519" w:rsidRDefault="009D3276" w:rsidP="00A45A60">
            <w:pPr>
              <w:widowControl w:val="0"/>
              <w:jc w:val="left"/>
            </w:pPr>
            <w:r>
              <w:t>On creation of the master data, the IT department updates any related configuration.</w:t>
            </w:r>
          </w:p>
        </w:tc>
        <w:tc>
          <w:tcPr>
            <w:tcW w:w="5670" w:type="dxa"/>
          </w:tcPr>
          <w:p w14:paraId="004CDB77" w14:textId="77777777" w:rsidR="00A45A60" w:rsidRDefault="009D3276" w:rsidP="00A45A60">
            <w:pPr>
              <w:pStyle w:val="TableText"/>
              <w:keepLines w:val="0"/>
              <w:widowControl w:val="0"/>
              <w:outlineLvl w:val="3"/>
              <w:rPr>
                <w:rFonts w:ascii="Verdana" w:hAnsi="Verdana"/>
                <w:sz w:val="20"/>
                <w:u w:val="single"/>
              </w:rPr>
            </w:pPr>
            <w:r w:rsidRPr="00A313E4">
              <w:rPr>
                <w:rFonts w:ascii="Verdana" w:hAnsi="Verdana"/>
                <w:sz w:val="20"/>
                <w:u w:val="single"/>
              </w:rPr>
              <w:t>Config</w:t>
            </w:r>
            <w:r w:rsidR="003313FD" w:rsidRPr="00A313E4">
              <w:rPr>
                <w:rFonts w:ascii="Verdana" w:hAnsi="Verdana"/>
                <w:sz w:val="20"/>
                <w:u w:val="single"/>
              </w:rPr>
              <w:t>uration</w:t>
            </w:r>
            <w:r w:rsidR="00A45A60">
              <w:rPr>
                <w:rFonts w:ascii="Verdana" w:hAnsi="Verdana"/>
                <w:sz w:val="20"/>
                <w:u w:val="single"/>
              </w:rPr>
              <w:t>:</w:t>
            </w:r>
          </w:p>
          <w:p w14:paraId="004CDB78" w14:textId="77777777" w:rsidR="009D3276" w:rsidRPr="003313FD" w:rsidRDefault="00A45A60" w:rsidP="00A45A60">
            <w:pPr>
              <w:pStyle w:val="TableText"/>
              <w:keepLines w:val="0"/>
              <w:widowControl w:val="0"/>
              <w:outlineLvl w:val="3"/>
              <w:rPr>
                <w:rFonts w:ascii="Verdana" w:hAnsi="Verdana"/>
                <w:sz w:val="20"/>
              </w:rPr>
            </w:pPr>
            <w:r w:rsidRPr="00A45A60">
              <w:rPr>
                <w:rFonts w:ascii="Verdana" w:hAnsi="Verdana"/>
                <w:sz w:val="20"/>
              </w:rPr>
              <w:t>De</w:t>
            </w:r>
            <w:r w:rsidR="003313FD" w:rsidRPr="00A45A60">
              <w:rPr>
                <w:rFonts w:ascii="Verdana" w:hAnsi="Verdana"/>
                <w:sz w:val="20"/>
              </w:rPr>
              <w:t>sc</w:t>
            </w:r>
            <w:r w:rsidR="003313FD" w:rsidRPr="003313FD">
              <w:rPr>
                <w:rFonts w:ascii="Verdana" w:hAnsi="Verdana"/>
                <w:sz w:val="20"/>
              </w:rPr>
              <w:t>ribed in section 7</w:t>
            </w:r>
            <w:r w:rsidR="009D3276" w:rsidRPr="003313FD">
              <w:rPr>
                <w:rFonts w:ascii="Verdana" w:hAnsi="Verdana"/>
                <w:sz w:val="20"/>
              </w:rPr>
              <w:t>.2 of this Blueprint</w:t>
            </w:r>
          </w:p>
          <w:p w14:paraId="004CDB79" w14:textId="77777777" w:rsidR="009D3276" w:rsidRPr="003313FD" w:rsidRDefault="009D3276" w:rsidP="00A45A60">
            <w:pPr>
              <w:pStyle w:val="TableText"/>
              <w:keepLines w:val="0"/>
              <w:widowControl w:val="0"/>
              <w:outlineLvl w:val="3"/>
              <w:rPr>
                <w:rFonts w:ascii="Verdana" w:hAnsi="Verdana"/>
                <w:sz w:val="20"/>
              </w:rPr>
            </w:pPr>
          </w:p>
          <w:p w14:paraId="004CDB7A" w14:textId="77777777" w:rsidR="00A45A60" w:rsidRPr="00A45A60" w:rsidRDefault="00A45A60" w:rsidP="00A45A60">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DB7B" w14:textId="77777777" w:rsidR="00A45A60" w:rsidRPr="003313FD" w:rsidRDefault="00A45A60" w:rsidP="00A45A60">
            <w:pPr>
              <w:pStyle w:val="TableText"/>
              <w:keepLines w:val="0"/>
              <w:widowControl w:val="0"/>
              <w:outlineLvl w:val="3"/>
              <w:rPr>
                <w:rFonts w:ascii="Verdana" w:hAnsi="Verdana"/>
                <w:sz w:val="20"/>
              </w:rPr>
            </w:pPr>
            <w:r>
              <w:rPr>
                <w:rFonts w:ascii="Verdana" w:hAnsi="Verdana"/>
                <w:sz w:val="20"/>
              </w:rPr>
              <w:t>N/A</w:t>
            </w:r>
          </w:p>
          <w:p w14:paraId="004CDB7C" w14:textId="77777777" w:rsidR="009D3276" w:rsidRPr="003313FD" w:rsidRDefault="009D3276" w:rsidP="00A45A60">
            <w:pPr>
              <w:pStyle w:val="TableText"/>
              <w:keepLines w:val="0"/>
              <w:widowControl w:val="0"/>
              <w:outlineLvl w:val="3"/>
              <w:rPr>
                <w:rFonts w:ascii="Verdana" w:hAnsi="Verdana"/>
                <w:sz w:val="20"/>
              </w:rPr>
            </w:pPr>
          </w:p>
        </w:tc>
      </w:tr>
      <w:tr w:rsidR="009D3276" w:rsidRPr="00FE0519" w14:paraId="004CDB82" w14:textId="77777777" w:rsidTr="000D63AA">
        <w:tc>
          <w:tcPr>
            <w:tcW w:w="2582" w:type="dxa"/>
          </w:tcPr>
          <w:p w14:paraId="004CDB7E" w14:textId="77777777" w:rsidR="009D3276" w:rsidRPr="00FE0519" w:rsidRDefault="009D3276" w:rsidP="00A45A60">
            <w:pPr>
              <w:widowControl w:val="0"/>
              <w:jc w:val="left"/>
              <w:rPr>
                <w:b/>
              </w:rPr>
            </w:pPr>
            <w:r>
              <w:rPr>
                <w:b/>
              </w:rPr>
              <w:t>FIN-01.05 – step 5</w:t>
            </w:r>
          </w:p>
        </w:tc>
        <w:tc>
          <w:tcPr>
            <w:tcW w:w="3969" w:type="dxa"/>
          </w:tcPr>
          <w:p w14:paraId="004CDB7F" w14:textId="77777777" w:rsidR="009D3276" w:rsidRDefault="009D3276" w:rsidP="00A45A60">
            <w:pPr>
              <w:widowControl w:val="0"/>
              <w:jc w:val="left"/>
            </w:pPr>
            <w:r>
              <w:t xml:space="preserve">Communication to the originator of the request notfitying that the new </w:t>
            </w:r>
            <w:r w:rsidR="00567817">
              <w:t>Profit Centre</w:t>
            </w:r>
            <w:r>
              <w:t xml:space="preserve"> available for use.</w:t>
            </w:r>
          </w:p>
          <w:p w14:paraId="004CDB80" w14:textId="77777777" w:rsidR="00A45A60" w:rsidRPr="00FE0519" w:rsidRDefault="00A45A60" w:rsidP="00A45A60">
            <w:pPr>
              <w:widowControl w:val="0"/>
              <w:jc w:val="left"/>
            </w:pPr>
          </w:p>
        </w:tc>
        <w:tc>
          <w:tcPr>
            <w:tcW w:w="5670" w:type="dxa"/>
          </w:tcPr>
          <w:p w14:paraId="004CDB81" w14:textId="77777777" w:rsidR="009D3276" w:rsidRPr="00A00A8D" w:rsidRDefault="009D3276" w:rsidP="00A45A60">
            <w:pPr>
              <w:pStyle w:val="TableText"/>
              <w:keepLines w:val="0"/>
              <w:widowControl w:val="0"/>
              <w:rPr>
                <w:rFonts w:ascii="Verdana" w:hAnsi="Verdana"/>
                <w:sz w:val="20"/>
              </w:rPr>
            </w:pPr>
            <w:r>
              <w:rPr>
                <w:rFonts w:ascii="Verdana" w:hAnsi="Verdana"/>
                <w:snapToGrid w:val="0"/>
                <w:sz w:val="20"/>
              </w:rPr>
              <w:lastRenderedPageBreak/>
              <w:t>Manual step – no system consideration</w:t>
            </w:r>
          </w:p>
        </w:tc>
      </w:tr>
    </w:tbl>
    <w:p w14:paraId="004CDB83" w14:textId="77777777" w:rsidR="00AB7F24" w:rsidRDefault="00AB7F24" w:rsidP="00A45A60">
      <w:pPr>
        <w:widowControl w:val="0"/>
      </w:pPr>
    </w:p>
    <w:p w14:paraId="004CDB84" w14:textId="77777777" w:rsidR="00AB7F24" w:rsidRDefault="00243CF8" w:rsidP="00A45A60">
      <w:pPr>
        <w:widowControl w:val="0"/>
      </w:pPr>
      <w:r>
        <w:t xml:space="preserve">Note that each cost </w:t>
      </w:r>
      <w:r w:rsidR="00567817">
        <w:t>Cost Centre</w:t>
      </w:r>
      <w:r>
        <w:t xml:space="preserve"> will be marked for commitment accounting.</w:t>
      </w:r>
    </w:p>
    <w:p w14:paraId="004CDB85" w14:textId="77777777" w:rsidR="00A9328D" w:rsidRDefault="00A9328D" w:rsidP="00A45A60">
      <w:pPr>
        <w:widowControl w:val="0"/>
        <w:sectPr w:rsidR="00A9328D" w:rsidSect="00A9328D">
          <w:pgSz w:w="16838" w:h="11906" w:orient="landscape" w:code="9"/>
          <w:pgMar w:top="1418" w:right="1418" w:bottom="1418" w:left="2659" w:header="709" w:footer="357" w:gutter="0"/>
          <w:cols w:space="708"/>
          <w:docGrid w:linePitch="360"/>
        </w:sectPr>
      </w:pPr>
    </w:p>
    <w:p w14:paraId="004CDB86" w14:textId="77777777" w:rsidR="00AB7F24" w:rsidRDefault="00567817" w:rsidP="00A45A60">
      <w:pPr>
        <w:pStyle w:val="Heading3"/>
        <w:keepNext w:val="0"/>
        <w:widowControl w:val="0"/>
      </w:pPr>
      <w:bookmarkStart w:id="59" w:name="_Toc421089906"/>
      <w:r>
        <w:lastRenderedPageBreak/>
        <w:t>Cost Centre</w:t>
      </w:r>
      <w:r w:rsidR="00AB7F24">
        <w:t xml:space="preserve"> Naming and Number Convention</w:t>
      </w:r>
      <w:bookmarkEnd w:id="59"/>
    </w:p>
    <w:p w14:paraId="004CDB87" w14:textId="77777777" w:rsidR="00562B6B" w:rsidRDefault="00562B6B" w:rsidP="00A45A60">
      <w:pPr>
        <w:widowControl w:val="0"/>
      </w:pPr>
    </w:p>
    <w:p w14:paraId="004CDB88" w14:textId="77777777" w:rsidR="00F02521" w:rsidRDefault="00F02521" w:rsidP="00A45A60">
      <w:pPr>
        <w:widowControl w:val="0"/>
      </w:pPr>
      <w:r>
        <w:t xml:space="preserve">The numbering convention for </w:t>
      </w:r>
      <w:r w:rsidR="00567817">
        <w:t>Cost Centre</w:t>
      </w:r>
      <w:r>
        <w:t xml:space="preserve">s will be a six digit numeric code. The format for those </w:t>
      </w:r>
      <w:r w:rsidR="00567817">
        <w:t>Cost Centre</w:t>
      </w:r>
      <w:r>
        <w:t xml:space="preserve">s with an equal / opposite </w:t>
      </w:r>
      <w:r w:rsidR="00567817">
        <w:t>Profit Centre</w:t>
      </w:r>
      <w:r>
        <w:t xml:space="preserve"> will follow the rules as set out below :</w:t>
      </w:r>
    </w:p>
    <w:p w14:paraId="004CDB89" w14:textId="77777777" w:rsidR="00F02521" w:rsidRDefault="00F02521" w:rsidP="00A45A60">
      <w:pPr>
        <w:widowControl w:val="0"/>
      </w:pPr>
    </w:p>
    <w:tbl>
      <w:tblPr>
        <w:tblStyle w:val="GridTable1Light-Accent1"/>
        <w:tblW w:w="10688" w:type="dxa"/>
        <w:tblInd w:w="-810" w:type="dxa"/>
        <w:tblLayout w:type="fixed"/>
        <w:tblLook w:val="04A0" w:firstRow="1" w:lastRow="0" w:firstColumn="1" w:lastColumn="0" w:noHBand="0" w:noVBand="1"/>
      </w:tblPr>
      <w:tblGrid>
        <w:gridCol w:w="2081"/>
        <w:gridCol w:w="1701"/>
        <w:gridCol w:w="2400"/>
        <w:gridCol w:w="1839"/>
        <w:gridCol w:w="1431"/>
        <w:gridCol w:w="1236"/>
      </w:tblGrid>
      <w:tr w:rsidR="00F02521" w14:paraId="004CDB90" w14:textId="77777777" w:rsidTr="00A45A60">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081"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004CDB8A" w14:textId="77777777" w:rsidR="00F02521" w:rsidRPr="00A45A60" w:rsidRDefault="00F02521" w:rsidP="00A45A60">
            <w:pPr>
              <w:widowControl w:val="0"/>
              <w:jc w:val="center"/>
              <w:rPr>
                <w:color w:val="FFFFFF" w:themeColor="background1"/>
              </w:rPr>
            </w:pPr>
            <w:r w:rsidRPr="00A45A60">
              <w:rPr>
                <w:color w:val="FFFFFF" w:themeColor="background1"/>
              </w:rPr>
              <w:t>Digit One</w:t>
            </w:r>
          </w:p>
        </w:tc>
        <w:tc>
          <w:tcPr>
            <w:tcW w:w="1701"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004CDB8B" w14:textId="77777777" w:rsidR="00F02521" w:rsidRPr="00A45A60" w:rsidRDefault="00F02521" w:rsidP="00A45A60">
            <w:pPr>
              <w:widowControl w:val="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A45A60">
              <w:rPr>
                <w:color w:val="FFFFFF" w:themeColor="background1"/>
              </w:rPr>
              <w:t>Digit Two</w:t>
            </w:r>
          </w:p>
        </w:tc>
        <w:tc>
          <w:tcPr>
            <w:tcW w:w="240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004CDB8C" w14:textId="77777777" w:rsidR="00F02521" w:rsidRPr="00A45A60" w:rsidRDefault="00F02521" w:rsidP="00A45A60">
            <w:pPr>
              <w:widowControl w:val="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A45A60">
              <w:rPr>
                <w:color w:val="FFFFFF" w:themeColor="background1"/>
              </w:rPr>
              <w:t>Digit Three</w:t>
            </w:r>
          </w:p>
        </w:tc>
        <w:tc>
          <w:tcPr>
            <w:tcW w:w="1839"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004CDB8D" w14:textId="77777777" w:rsidR="00F02521" w:rsidRPr="00A45A60" w:rsidRDefault="00F02521" w:rsidP="00A45A60">
            <w:pPr>
              <w:widowControl w:val="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A45A60">
              <w:rPr>
                <w:color w:val="FFFFFF" w:themeColor="background1"/>
              </w:rPr>
              <w:t>Digit Four</w:t>
            </w:r>
          </w:p>
        </w:tc>
        <w:tc>
          <w:tcPr>
            <w:tcW w:w="1431"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004CDB8E" w14:textId="77777777" w:rsidR="00F02521" w:rsidRPr="00A45A60" w:rsidRDefault="00F02521" w:rsidP="00A45A60">
            <w:pPr>
              <w:widowControl w:val="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A45A60">
              <w:rPr>
                <w:color w:val="FFFFFF" w:themeColor="background1"/>
              </w:rPr>
              <w:t>Digit Five</w:t>
            </w:r>
          </w:p>
        </w:tc>
        <w:tc>
          <w:tcPr>
            <w:tcW w:w="1236"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004CDB8F" w14:textId="77777777" w:rsidR="00F02521" w:rsidRPr="00A45A60" w:rsidRDefault="00F02521" w:rsidP="00A45A60">
            <w:pPr>
              <w:widowControl w:val="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A45A60">
              <w:rPr>
                <w:color w:val="FFFFFF" w:themeColor="background1"/>
              </w:rPr>
              <w:t>Digit Six</w:t>
            </w:r>
          </w:p>
        </w:tc>
      </w:tr>
      <w:tr w:rsidR="00F02521" w14:paraId="004CDB97" w14:textId="77777777" w:rsidTr="00A9328D">
        <w:trPr>
          <w:trHeight w:val="1010"/>
        </w:trPr>
        <w:tc>
          <w:tcPr>
            <w:cnfStyle w:val="001000000000" w:firstRow="0" w:lastRow="0" w:firstColumn="1" w:lastColumn="0" w:oddVBand="0" w:evenVBand="0" w:oddHBand="0" w:evenHBand="0" w:firstRowFirstColumn="0" w:firstRowLastColumn="0" w:lastRowFirstColumn="0" w:lastRowLastColumn="0"/>
            <w:tcW w:w="2081" w:type="dxa"/>
            <w:tcBorders>
              <w:top w:val="single" w:sz="4" w:space="0" w:color="auto"/>
              <w:left w:val="single" w:sz="4" w:space="0" w:color="auto"/>
              <w:bottom w:val="single" w:sz="4" w:space="0" w:color="auto"/>
              <w:right w:val="single" w:sz="4" w:space="0" w:color="auto"/>
            </w:tcBorders>
          </w:tcPr>
          <w:p w14:paraId="004CDB91" w14:textId="77777777" w:rsidR="00F02521" w:rsidRPr="00AA3CA4" w:rsidRDefault="00F02521" w:rsidP="00A45A60">
            <w:pPr>
              <w:widowControl w:val="0"/>
              <w:jc w:val="center"/>
              <w:rPr>
                <w:b w:val="0"/>
              </w:rPr>
            </w:pPr>
            <w:r w:rsidRPr="00AA3CA4">
              <w:rPr>
                <w:b w:val="0"/>
              </w:rPr>
              <w:t>Relates to Area of Business</w:t>
            </w:r>
          </w:p>
        </w:tc>
        <w:tc>
          <w:tcPr>
            <w:tcW w:w="1701" w:type="dxa"/>
            <w:tcBorders>
              <w:top w:val="single" w:sz="4" w:space="0" w:color="auto"/>
              <w:left w:val="single" w:sz="4" w:space="0" w:color="auto"/>
              <w:bottom w:val="single" w:sz="4" w:space="0" w:color="auto"/>
              <w:right w:val="single" w:sz="4" w:space="0" w:color="auto"/>
            </w:tcBorders>
          </w:tcPr>
          <w:p w14:paraId="004CDB92" w14:textId="77777777" w:rsidR="00F02521" w:rsidRPr="00AA3CA4"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r w:rsidRPr="00AA3CA4">
              <w:t>Spare</w:t>
            </w:r>
            <w:r>
              <w:t xml:space="preserve"> – to enable future growth</w:t>
            </w:r>
          </w:p>
        </w:tc>
        <w:tc>
          <w:tcPr>
            <w:tcW w:w="2400" w:type="dxa"/>
            <w:tcBorders>
              <w:top w:val="single" w:sz="4" w:space="0" w:color="auto"/>
              <w:left w:val="single" w:sz="4" w:space="0" w:color="auto"/>
              <w:bottom w:val="single" w:sz="4" w:space="0" w:color="auto"/>
              <w:right w:val="single" w:sz="4" w:space="0" w:color="auto"/>
            </w:tcBorders>
          </w:tcPr>
          <w:p w14:paraId="004CDB93" w14:textId="77777777" w:rsidR="00F02521" w:rsidRPr="00AA3CA4"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r>
              <w:t>Sales Channel</w:t>
            </w:r>
          </w:p>
        </w:tc>
        <w:tc>
          <w:tcPr>
            <w:tcW w:w="1839" w:type="dxa"/>
            <w:tcBorders>
              <w:top w:val="single" w:sz="4" w:space="0" w:color="auto"/>
              <w:left w:val="single" w:sz="4" w:space="0" w:color="auto"/>
              <w:bottom w:val="single" w:sz="4" w:space="0" w:color="auto"/>
              <w:right w:val="single" w:sz="4" w:space="0" w:color="auto"/>
            </w:tcBorders>
          </w:tcPr>
          <w:p w14:paraId="004CDB94" w14:textId="77777777" w:rsidR="00F02521" w:rsidRPr="00AA3CA4" w:rsidRDefault="002563D2" w:rsidP="00A45A60">
            <w:pPr>
              <w:widowControl w:val="0"/>
              <w:jc w:val="center"/>
              <w:cnfStyle w:val="000000000000" w:firstRow="0" w:lastRow="0" w:firstColumn="0" w:lastColumn="0" w:oddVBand="0" w:evenVBand="0" w:oddHBand="0" w:evenHBand="0" w:firstRowFirstColumn="0" w:firstRowLastColumn="0" w:lastRowFirstColumn="0" w:lastRowLastColumn="0"/>
            </w:pPr>
            <w:r>
              <w:t>Sub-d</w:t>
            </w:r>
            <w:r w:rsidR="00F02521" w:rsidRPr="00AA3CA4">
              <w:t>ivision of Sales Channel</w:t>
            </w:r>
          </w:p>
          <w:p w14:paraId="004CDB95" w14:textId="77777777" w:rsidR="00F02521" w:rsidRPr="00AA3CA4"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p>
        </w:tc>
        <w:tc>
          <w:tcPr>
            <w:tcW w:w="2667" w:type="dxa"/>
            <w:gridSpan w:val="2"/>
            <w:tcBorders>
              <w:top w:val="single" w:sz="4" w:space="0" w:color="auto"/>
              <w:left w:val="single" w:sz="4" w:space="0" w:color="auto"/>
              <w:bottom w:val="single" w:sz="4" w:space="0" w:color="auto"/>
              <w:right w:val="single" w:sz="4" w:space="0" w:color="auto"/>
            </w:tcBorders>
          </w:tcPr>
          <w:p w14:paraId="004CDB96" w14:textId="77777777" w:rsidR="00F02521" w:rsidRPr="00AA3CA4"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r>
              <w:t>Sales Team</w:t>
            </w:r>
          </w:p>
        </w:tc>
      </w:tr>
      <w:tr w:rsidR="00F02521" w14:paraId="004CDBA3" w14:textId="77777777" w:rsidTr="00A9328D">
        <w:trPr>
          <w:trHeight w:val="997"/>
        </w:trPr>
        <w:tc>
          <w:tcPr>
            <w:cnfStyle w:val="001000000000" w:firstRow="0" w:lastRow="0" w:firstColumn="1" w:lastColumn="0" w:oddVBand="0" w:evenVBand="0" w:oddHBand="0" w:evenHBand="0" w:firstRowFirstColumn="0" w:firstRowLastColumn="0" w:lastRowFirstColumn="0" w:lastRowLastColumn="0"/>
            <w:tcW w:w="2081" w:type="dxa"/>
            <w:tcBorders>
              <w:top w:val="single" w:sz="4" w:space="0" w:color="auto"/>
              <w:left w:val="single" w:sz="4" w:space="0" w:color="auto"/>
              <w:bottom w:val="single" w:sz="4" w:space="0" w:color="auto"/>
              <w:right w:val="single" w:sz="4" w:space="0" w:color="auto"/>
            </w:tcBorders>
          </w:tcPr>
          <w:p w14:paraId="004CDB98" w14:textId="77777777" w:rsidR="00F02521" w:rsidRPr="00AA3CA4" w:rsidRDefault="00F02521" w:rsidP="00A45A60">
            <w:pPr>
              <w:widowControl w:val="0"/>
              <w:jc w:val="center"/>
              <w:rPr>
                <w:b w:val="0"/>
              </w:rPr>
            </w:pPr>
            <w:r w:rsidRPr="00AA3CA4">
              <w:rPr>
                <w:b w:val="0"/>
              </w:rPr>
              <w:t>E.g. 1 – Sales</w:t>
            </w:r>
          </w:p>
          <w:p w14:paraId="004CDB99" w14:textId="77777777" w:rsidR="00F02521" w:rsidRPr="00AA3CA4" w:rsidRDefault="00F02521" w:rsidP="00A45A60">
            <w:pPr>
              <w:widowControl w:val="0"/>
              <w:jc w:val="center"/>
              <w:rPr>
                <w:b w:val="0"/>
              </w:rPr>
            </w:pPr>
          </w:p>
        </w:tc>
        <w:tc>
          <w:tcPr>
            <w:tcW w:w="1701" w:type="dxa"/>
            <w:tcBorders>
              <w:top w:val="single" w:sz="4" w:space="0" w:color="auto"/>
              <w:left w:val="single" w:sz="4" w:space="0" w:color="auto"/>
              <w:bottom w:val="single" w:sz="4" w:space="0" w:color="auto"/>
              <w:right w:val="single" w:sz="4" w:space="0" w:color="auto"/>
            </w:tcBorders>
          </w:tcPr>
          <w:p w14:paraId="004CDB9A" w14:textId="77777777" w:rsidR="00F02521" w:rsidRPr="00AA3CA4"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p>
        </w:tc>
        <w:tc>
          <w:tcPr>
            <w:tcW w:w="2400" w:type="dxa"/>
            <w:tcBorders>
              <w:top w:val="single" w:sz="4" w:space="0" w:color="auto"/>
              <w:left w:val="single" w:sz="4" w:space="0" w:color="auto"/>
              <w:bottom w:val="single" w:sz="4" w:space="0" w:color="auto"/>
              <w:right w:val="single" w:sz="4" w:space="0" w:color="auto"/>
            </w:tcBorders>
          </w:tcPr>
          <w:p w14:paraId="004CDB9B" w14:textId="77777777" w:rsidR="00F02521"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r>
              <w:t>E.g. 1 = Business To Business</w:t>
            </w:r>
          </w:p>
          <w:p w14:paraId="004CDB9C" w14:textId="77777777" w:rsidR="00F02521"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r>
              <w:t>E.g. 2 = Mobile</w:t>
            </w:r>
          </w:p>
          <w:p w14:paraId="004CDB9D" w14:textId="77777777" w:rsidR="00F02521" w:rsidRPr="00AA3CA4"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r>
              <w:t>E.g. 3 = Retail</w:t>
            </w:r>
          </w:p>
        </w:tc>
        <w:tc>
          <w:tcPr>
            <w:tcW w:w="1839" w:type="dxa"/>
            <w:tcBorders>
              <w:top w:val="single" w:sz="4" w:space="0" w:color="auto"/>
              <w:left w:val="single" w:sz="4" w:space="0" w:color="auto"/>
              <w:bottom w:val="single" w:sz="4" w:space="0" w:color="auto"/>
              <w:right w:val="single" w:sz="4" w:space="0" w:color="auto"/>
            </w:tcBorders>
          </w:tcPr>
          <w:p w14:paraId="004CDB9E" w14:textId="77777777" w:rsidR="00F02521"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r>
              <w:t>E.g. 1 = B2B General</w:t>
            </w:r>
          </w:p>
          <w:p w14:paraId="004CDB9F" w14:textId="77777777" w:rsidR="00F02521"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r>
              <w:t>E.g. 2 = B2B VAD</w:t>
            </w:r>
          </w:p>
          <w:p w14:paraId="004CDBA0" w14:textId="77777777" w:rsidR="00F02521" w:rsidRPr="00AA3CA4"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p>
        </w:tc>
        <w:tc>
          <w:tcPr>
            <w:tcW w:w="2667" w:type="dxa"/>
            <w:gridSpan w:val="2"/>
            <w:tcBorders>
              <w:top w:val="single" w:sz="4" w:space="0" w:color="auto"/>
              <w:left w:val="single" w:sz="4" w:space="0" w:color="auto"/>
              <w:bottom w:val="single" w:sz="4" w:space="0" w:color="auto"/>
              <w:right w:val="single" w:sz="4" w:space="0" w:color="auto"/>
            </w:tcBorders>
          </w:tcPr>
          <w:p w14:paraId="004CDBA1" w14:textId="77777777" w:rsidR="00F02521"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r>
              <w:t>E.g. 01 – Managed General North – 1</w:t>
            </w:r>
          </w:p>
          <w:p w14:paraId="004CDBA2" w14:textId="77777777" w:rsidR="00F02521" w:rsidRPr="00AA3CA4"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r>
              <w:t>E.g. 02 – Managed General North - 2</w:t>
            </w:r>
          </w:p>
        </w:tc>
      </w:tr>
    </w:tbl>
    <w:p w14:paraId="004CDBA4" w14:textId="77777777" w:rsidR="007B7999" w:rsidRDefault="007B7999" w:rsidP="00A45A60">
      <w:pPr>
        <w:widowControl w:val="0"/>
      </w:pPr>
    </w:p>
    <w:p w14:paraId="004CDBA5" w14:textId="77777777" w:rsidR="007B7999" w:rsidRDefault="00F02521" w:rsidP="00A45A60">
      <w:pPr>
        <w:widowControl w:val="0"/>
      </w:pPr>
      <w:r>
        <w:t xml:space="preserve">For </w:t>
      </w:r>
      <w:r w:rsidR="00567817">
        <w:t>Cost Centre</w:t>
      </w:r>
      <w:r>
        <w:t>s with no directly attributable profict centre the struct</w:t>
      </w:r>
      <w:r w:rsidR="005201C5">
        <w:t>u</w:t>
      </w:r>
      <w:r>
        <w:t>re will be as follows:</w:t>
      </w:r>
    </w:p>
    <w:p w14:paraId="004CDBA6" w14:textId="77777777" w:rsidR="00F02521" w:rsidRDefault="00F02521" w:rsidP="00A45A60">
      <w:pPr>
        <w:widowControl w:val="0"/>
      </w:pPr>
    </w:p>
    <w:tbl>
      <w:tblPr>
        <w:tblStyle w:val="GridTable1Light-Accent1"/>
        <w:tblW w:w="10688" w:type="dxa"/>
        <w:tblInd w:w="-810" w:type="dxa"/>
        <w:tblLayout w:type="fixed"/>
        <w:tblLook w:val="04A0" w:firstRow="1" w:lastRow="0" w:firstColumn="1" w:lastColumn="0" w:noHBand="0" w:noVBand="1"/>
      </w:tblPr>
      <w:tblGrid>
        <w:gridCol w:w="2932"/>
        <w:gridCol w:w="1559"/>
        <w:gridCol w:w="1691"/>
        <w:gridCol w:w="1839"/>
        <w:gridCol w:w="1431"/>
        <w:gridCol w:w="1236"/>
      </w:tblGrid>
      <w:tr w:rsidR="00F02521" w14:paraId="004CDBAD" w14:textId="77777777" w:rsidTr="00A45A60">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932"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004CDBA7" w14:textId="77777777" w:rsidR="00F02521" w:rsidRPr="00A45A60" w:rsidRDefault="00F02521" w:rsidP="00A45A60">
            <w:pPr>
              <w:widowControl w:val="0"/>
              <w:jc w:val="center"/>
              <w:rPr>
                <w:color w:val="FFFFFF" w:themeColor="background1"/>
              </w:rPr>
            </w:pPr>
            <w:r w:rsidRPr="00A45A60">
              <w:rPr>
                <w:color w:val="FFFFFF" w:themeColor="background1"/>
              </w:rPr>
              <w:t>Digit One</w:t>
            </w:r>
          </w:p>
        </w:tc>
        <w:tc>
          <w:tcPr>
            <w:tcW w:w="1559"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004CDBA8" w14:textId="77777777" w:rsidR="00F02521" w:rsidRPr="00A45A60" w:rsidRDefault="00F02521" w:rsidP="00A45A60">
            <w:pPr>
              <w:widowControl w:val="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A45A60">
              <w:rPr>
                <w:color w:val="FFFFFF" w:themeColor="background1"/>
              </w:rPr>
              <w:t>Digit Two</w:t>
            </w:r>
          </w:p>
        </w:tc>
        <w:tc>
          <w:tcPr>
            <w:tcW w:w="1691"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004CDBA9" w14:textId="77777777" w:rsidR="00F02521" w:rsidRPr="00A45A60" w:rsidRDefault="00F02521" w:rsidP="00A45A60">
            <w:pPr>
              <w:widowControl w:val="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A45A60">
              <w:rPr>
                <w:color w:val="FFFFFF" w:themeColor="background1"/>
              </w:rPr>
              <w:t>Digit Three</w:t>
            </w:r>
          </w:p>
        </w:tc>
        <w:tc>
          <w:tcPr>
            <w:tcW w:w="1839"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004CDBAA" w14:textId="77777777" w:rsidR="00F02521" w:rsidRPr="00A45A60" w:rsidRDefault="00F02521" w:rsidP="00A45A60">
            <w:pPr>
              <w:widowControl w:val="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A45A60">
              <w:rPr>
                <w:color w:val="FFFFFF" w:themeColor="background1"/>
              </w:rPr>
              <w:t>Digit Four</w:t>
            </w:r>
          </w:p>
        </w:tc>
        <w:tc>
          <w:tcPr>
            <w:tcW w:w="1431"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004CDBAB" w14:textId="77777777" w:rsidR="00F02521" w:rsidRPr="00A45A60" w:rsidRDefault="00F02521" w:rsidP="00A45A60">
            <w:pPr>
              <w:widowControl w:val="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A45A60">
              <w:rPr>
                <w:color w:val="FFFFFF" w:themeColor="background1"/>
              </w:rPr>
              <w:t>Digit Five</w:t>
            </w:r>
          </w:p>
        </w:tc>
        <w:tc>
          <w:tcPr>
            <w:tcW w:w="1236"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004CDBAC" w14:textId="77777777" w:rsidR="00F02521" w:rsidRPr="00A45A60" w:rsidRDefault="00F02521" w:rsidP="00A45A60">
            <w:pPr>
              <w:widowControl w:val="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A45A60">
              <w:rPr>
                <w:color w:val="FFFFFF" w:themeColor="background1"/>
              </w:rPr>
              <w:t>Digit Six</w:t>
            </w:r>
          </w:p>
        </w:tc>
      </w:tr>
      <w:tr w:rsidR="00F02521" w14:paraId="004CDBB4" w14:textId="77777777" w:rsidTr="001601A2">
        <w:trPr>
          <w:trHeight w:val="1010"/>
        </w:trPr>
        <w:tc>
          <w:tcPr>
            <w:cnfStyle w:val="001000000000" w:firstRow="0" w:lastRow="0" w:firstColumn="1" w:lastColumn="0" w:oddVBand="0" w:evenVBand="0" w:oddHBand="0" w:evenHBand="0" w:firstRowFirstColumn="0" w:firstRowLastColumn="0" w:lastRowFirstColumn="0" w:lastRowLastColumn="0"/>
            <w:tcW w:w="2932" w:type="dxa"/>
            <w:tcBorders>
              <w:top w:val="single" w:sz="4" w:space="0" w:color="auto"/>
              <w:left w:val="single" w:sz="4" w:space="0" w:color="auto"/>
              <w:bottom w:val="single" w:sz="4" w:space="0" w:color="auto"/>
              <w:right w:val="single" w:sz="4" w:space="0" w:color="auto"/>
            </w:tcBorders>
          </w:tcPr>
          <w:p w14:paraId="004CDBAE" w14:textId="77777777" w:rsidR="00F02521" w:rsidRPr="00AA3CA4" w:rsidRDefault="00F02521" w:rsidP="00A45A60">
            <w:pPr>
              <w:widowControl w:val="0"/>
              <w:jc w:val="center"/>
              <w:rPr>
                <w:b w:val="0"/>
              </w:rPr>
            </w:pPr>
            <w:r w:rsidRPr="00AA3CA4">
              <w:rPr>
                <w:b w:val="0"/>
              </w:rPr>
              <w:t>Relates to Area of Business</w:t>
            </w:r>
          </w:p>
        </w:tc>
        <w:tc>
          <w:tcPr>
            <w:tcW w:w="1559" w:type="dxa"/>
            <w:tcBorders>
              <w:top w:val="single" w:sz="4" w:space="0" w:color="auto"/>
              <w:left w:val="single" w:sz="4" w:space="0" w:color="auto"/>
              <w:bottom w:val="single" w:sz="4" w:space="0" w:color="auto"/>
              <w:right w:val="single" w:sz="4" w:space="0" w:color="auto"/>
            </w:tcBorders>
          </w:tcPr>
          <w:p w14:paraId="004CDBAF" w14:textId="77777777" w:rsidR="00F02521" w:rsidRPr="00AA3CA4"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r w:rsidRPr="00AA3CA4">
              <w:t>Spare</w:t>
            </w:r>
            <w:r>
              <w:t xml:space="preserve"> – to enable future growth</w:t>
            </w:r>
          </w:p>
        </w:tc>
        <w:tc>
          <w:tcPr>
            <w:tcW w:w="1691" w:type="dxa"/>
            <w:tcBorders>
              <w:top w:val="single" w:sz="4" w:space="0" w:color="auto"/>
              <w:left w:val="single" w:sz="4" w:space="0" w:color="auto"/>
              <w:bottom w:val="single" w:sz="4" w:space="0" w:color="auto"/>
              <w:right w:val="single" w:sz="4" w:space="0" w:color="auto"/>
            </w:tcBorders>
          </w:tcPr>
          <w:p w14:paraId="004CDBB0" w14:textId="77777777" w:rsidR="00F02521" w:rsidRPr="00AA3CA4" w:rsidRDefault="00B70825" w:rsidP="00A45A60">
            <w:pPr>
              <w:widowControl w:val="0"/>
              <w:jc w:val="center"/>
              <w:cnfStyle w:val="000000000000" w:firstRow="0" w:lastRow="0" w:firstColumn="0" w:lastColumn="0" w:oddVBand="0" w:evenVBand="0" w:oddHBand="0" w:evenHBand="0" w:firstRowFirstColumn="0" w:firstRowLastColumn="0" w:lastRowFirstColumn="0" w:lastRowLastColumn="0"/>
            </w:pPr>
            <w:r>
              <w:t>Spare – to enable future growth</w:t>
            </w:r>
          </w:p>
        </w:tc>
        <w:tc>
          <w:tcPr>
            <w:tcW w:w="1839" w:type="dxa"/>
            <w:tcBorders>
              <w:top w:val="single" w:sz="4" w:space="0" w:color="auto"/>
              <w:left w:val="single" w:sz="4" w:space="0" w:color="auto"/>
              <w:bottom w:val="single" w:sz="4" w:space="0" w:color="auto"/>
              <w:right w:val="single" w:sz="4" w:space="0" w:color="auto"/>
            </w:tcBorders>
          </w:tcPr>
          <w:p w14:paraId="004CDBB1" w14:textId="77777777" w:rsidR="00F02521" w:rsidRPr="00AA3CA4" w:rsidRDefault="002563D2" w:rsidP="00A45A60">
            <w:pPr>
              <w:widowControl w:val="0"/>
              <w:jc w:val="center"/>
              <w:cnfStyle w:val="000000000000" w:firstRow="0" w:lastRow="0" w:firstColumn="0" w:lastColumn="0" w:oddVBand="0" w:evenVBand="0" w:oddHBand="0" w:evenHBand="0" w:firstRowFirstColumn="0" w:firstRowLastColumn="0" w:lastRowFirstColumn="0" w:lastRowLastColumn="0"/>
            </w:pPr>
            <w:r>
              <w:t>Sub-d</w:t>
            </w:r>
            <w:r w:rsidR="00F02521" w:rsidRPr="00AA3CA4">
              <w:t xml:space="preserve">ivision of </w:t>
            </w:r>
            <w:r w:rsidR="00B70825">
              <w:t>Support Function</w:t>
            </w:r>
          </w:p>
          <w:p w14:paraId="004CDBB2" w14:textId="77777777" w:rsidR="00F02521" w:rsidRPr="00AA3CA4"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p>
        </w:tc>
        <w:tc>
          <w:tcPr>
            <w:tcW w:w="2667" w:type="dxa"/>
            <w:gridSpan w:val="2"/>
            <w:tcBorders>
              <w:top w:val="single" w:sz="4" w:space="0" w:color="auto"/>
              <w:left w:val="single" w:sz="4" w:space="0" w:color="auto"/>
              <w:bottom w:val="single" w:sz="4" w:space="0" w:color="auto"/>
              <w:right w:val="single" w:sz="4" w:space="0" w:color="auto"/>
            </w:tcBorders>
          </w:tcPr>
          <w:p w14:paraId="004CDBB3" w14:textId="77777777" w:rsidR="00F02521" w:rsidRPr="00AA3CA4"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r>
              <w:t>Team</w:t>
            </w:r>
            <w:r w:rsidR="00B70825">
              <w:t xml:space="preserve"> within support function</w:t>
            </w:r>
          </w:p>
        </w:tc>
      </w:tr>
      <w:tr w:rsidR="00F02521" w14:paraId="004CDBC2" w14:textId="77777777" w:rsidTr="001601A2">
        <w:trPr>
          <w:trHeight w:val="997"/>
        </w:trPr>
        <w:tc>
          <w:tcPr>
            <w:cnfStyle w:val="001000000000" w:firstRow="0" w:lastRow="0" w:firstColumn="1" w:lastColumn="0" w:oddVBand="0" w:evenVBand="0" w:oddHBand="0" w:evenHBand="0" w:firstRowFirstColumn="0" w:firstRowLastColumn="0" w:lastRowFirstColumn="0" w:lastRowLastColumn="0"/>
            <w:tcW w:w="2932" w:type="dxa"/>
            <w:tcBorders>
              <w:top w:val="single" w:sz="4" w:space="0" w:color="auto"/>
              <w:left w:val="single" w:sz="4" w:space="0" w:color="auto"/>
              <w:bottom w:val="single" w:sz="4" w:space="0" w:color="auto"/>
              <w:right w:val="single" w:sz="4" w:space="0" w:color="auto"/>
            </w:tcBorders>
          </w:tcPr>
          <w:p w14:paraId="004CDBB5" w14:textId="77777777" w:rsidR="00F02521" w:rsidRPr="00AA3CA4" w:rsidRDefault="00F02521" w:rsidP="00A45A60">
            <w:pPr>
              <w:widowControl w:val="0"/>
              <w:jc w:val="center"/>
              <w:rPr>
                <w:b w:val="0"/>
              </w:rPr>
            </w:pPr>
            <w:r w:rsidRPr="00AA3CA4">
              <w:rPr>
                <w:b w:val="0"/>
              </w:rPr>
              <w:t xml:space="preserve">E.g. 1 – </w:t>
            </w:r>
            <w:r>
              <w:rPr>
                <w:b w:val="0"/>
              </w:rPr>
              <w:t>Sales</w:t>
            </w:r>
          </w:p>
          <w:p w14:paraId="004CDBB6" w14:textId="77777777" w:rsidR="00F02521" w:rsidRDefault="00F02521" w:rsidP="00A45A60">
            <w:pPr>
              <w:widowControl w:val="0"/>
              <w:jc w:val="center"/>
              <w:rPr>
                <w:b w:val="0"/>
              </w:rPr>
            </w:pPr>
            <w:r w:rsidRPr="00AA3CA4">
              <w:rPr>
                <w:b w:val="0"/>
              </w:rPr>
              <w:t xml:space="preserve">E.g. 2 </w:t>
            </w:r>
            <w:r>
              <w:rPr>
                <w:b w:val="0"/>
              </w:rPr>
              <w:t>–</w:t>
            </w:r>
            <w:r w:rsidRPr="00AA3CA4">
              <w:rPr>
                <w:b w:val="0"/>
              </w:rPr>
              <w:t xml:space="preserve"> Operations</w:t>
            </w:r>
          </w:p>
          <w:p w14:paraId="004CDBB7" w14:textId="77777777" w:rsidR="00F02521" w:rsidRDefault="00F02521" w:rsidP="00A45A60">
            <w:pPr>
              <w:widowControl w:val="0"/>
              <w:jc w:val="center"/>
              <w:rPr>
                <w:b w:val="0"/>
              </w:rPr>
            </w:pPr>
            <w:r>
              <w:rPr>
                <w:b w:val="0"/>
              </w:rPr>
              <w:t>E.g. 3 – Support Functions</w:t>
            </w:r>
          </w:p>
          <w:p w14:paraId="004CDBB8" w14:textId="77777777" w:rsidR="00F02521" w:rsidRPr="00AA3CA4" w:rsidRDefault="00F02521" w:rsidP="00A45A60">
            <w:pPr>
              <w:widowControl w:val="0"/>
              <w:jc w:val="center"/>
              <w:rPr>
                <w:b w:val="0"/>
              </w:rPr>
            </w:pPr>
            <w:r>
              <w:rPr>
                <w:b w:val="0"/>
              </w:rPr>
              <w:t xml:space="preserve">E.g. 4 – Establishment </w:t>
            </w:r>
            <w:r w:rsidRPr="00AA3CA4">
              <w:rPr>
                <w:b w:val="0"/>
              </w:rPr>
              <w:t xml:space="preserve"> </w:t>
            </w:r>
          </w:p>
        </w:tc>
        <w:tc>
          <w:tcPr>
            <w:tcW w:w="1559" w:type="dxa"/>
            <w:tcBorders>
              <w:top w:val="single" w:sz="4" w:space="0" w:color="auto"/>
              <w:left w:val="single" w:sz="4" w:space="0" w:color="auto"/>
              <w:bottom w:val="single" w:sz="4" w:space="0" w:color="auto"/>
              <w:right w:val="single" w:sz="4" w:space="0" w:color="auto"/>
            </w:tcBorders>
          </w:tcPr>
          <w:p w14:paraId="004CDBB9" w14:textId="77777777" w:rsidR="00F02521" w:rsidRPr="00AA3CA4"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p>
        </w:tc>
        <w:tc>
          <w:tcPr>
            <w:tcW w:w="1691" w:type="dxa"/>
            <w:tcBorders>
              <w:top w:val="single" w:sz="4" w:space="0" w:color="auto"/>
              <w:left w:val="single" w:sz="4" w:space="0" w:color="auto"/>
              <w:bottom w:val="single" w:sz="4" w:space="0" w:color="auto"/>
              <w:right w:val="single" w:sz="4" w:space="0" w:color="auto"/>
            </w:tcBorders>
          </w:tcPr>
          <w:p w14:paraId="004CDBBA" w14:textId="77777777" w:rsidR="00F02521" w:rsidRPr="00AA3CA4"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p>
        </w:tc>
        <w:tc>
          <w:tcPr>
            <w:tcW w:w="1839" w:type="dxa"/>
            <w:tcBorders>
              <w:top w:val="single" w:sz="4" w:space="0" w:color="auto"/>
              <w:left w:val="single" w:sz="4" w:space="0" w:color="auto"/>
              <w:bottom w:val="single" w:sz="4" w:space="0" w:color="auto"/>
              <w:right w:val="single" w:sz="4" w:space="0" w:color="auto"/>
            </w:tcBorders>
          </w:tcPr>
          <w:p w14:paraId="004CDBBB" w14:textId="77777777" w:rsidR="00F02521"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r>
              <w:t xml:space="preserve">E.g. 1 = </w:t>
            </w:r>
            <w:r w:rsidR="00B70825">
              <w:t>WHS / Operations</w:t>
            </w:r>
          </w:p>
          <w:p w14:paraId="004CDBBC" w14:textId="77777777" w:rsidR="00F02521"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r>
              <w:t xml:space="preserve">E.g. 2 = </w:t>
            </w:r>
            <w:r w:rsidR="00B70825">
              <w:t>HR</w:t>
            </w:r>
          </w:p>
          <w:p w14:paraId="004CDBBD" w14:textId="77777777" w:rsidR="00B70825" w:rsidRDefault="00B70825" w:rsidP="00A45A60">
            <w:pPr>
              <w:widowControl w:val="0"/>
              <w:jc w:val="center"/>
              <w:cnfStyle w:val="000000000000" w:firstRow="0" w:lastRow="0" w:firstColumn="0" w:lastColumn="0" w:oddVBand="0" w:evenVBand="0" w:oddHBand="0" w:evenHBand="0" w:firstRowFirstColumn="0" w:firstRowLastColumn="0" w:lastRowFirstColumn="0" w:lastRowLastColumn="0"/>
            </w:pPr>
            <w:r>
              <w:t>E.g. 3 = Finance</w:t>
            </w:r>
          </w:p>
          <w:p w14:paraId="004CDBBE" w14:textId="77777777" w:rsidR="00B70825" w:rsidRDefault="00B70825" w:rsidP="00A45A60">
            <w:pPr>
              <w:widowControl w:val="0"/>
              <w:jc w:val="center"/>
              <w:cnfStyle w:val="000000000000" w:firstRow="0" w:lastRow="0" w:firstColumn="0" w:lastColumn="0" w:oddVBand="0" w:evenVBand="0" w:oddHBand="0" w:evenHBand="0" w:firstRowFirstColumn="0" w:firstRowLastColumn="0" w:lastRowFirstColumn="0" w:lastRowLastColumn="0"/>
            </w:pPr>
            <w:r>
              <w:t>E.g. 4 = I.T.</w:t>
            </w:r>
          </w:p>
          <w:p w14:paraId="004CDBBF" w14:textId="77777777" w:rsidR="00F02521" w:rsidRPr="00AA3CA4"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p>
        </w:tc>
        <w:tc>
          <w:tcPr>
            <w:tcW w:w="2667" w:type="dxa"/>
            <w:gridSpan w:val="2"/>
            <w:tcBorders>
              <w:top w:val="single" w:sz="4" w:space="0" w:color="auto"/>
              <w:left w:val="single" w:sz="4" w:space="0" w:color="auto"/>
              <w:bottom w:val="single" w:sz="4" w:space="0" w:color="auto"/>
              <w:right w:val="single" w:sz="4" w:space="0" w:color="auto"/>
            </w:tcBorders>
          </w:tcPr>
          <w:p w14:paraId="004CDBC0" w14:textId="77777777" w:rsidR="00F02521"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r>
              <w:t>E.g. 01 – Managed General North – 1</w:t>
            </w:r>
          </w:p>
          <w:p w14:paraId="004CDBC1" w14:textId="77777777" w:rsidR="00F02521" w:rsidRPr="00AA3CA4" w:rsidRDefault="00F02521" w:rsidP="00A45A60">
            <w:pPr>
              <w:widowControl w:val="0"/>
              <w:jc w:val="center"/>
              <w:cnfStyle w:val="000000000000" w:firstRow="0" w:lastRow="0" w:firstColumn="0" w:lastColumn="0" w:oddVBand="0" w:evenVBand="0" w:oddHBand="0" w:evenHBand="0" w:firstRowFirstColumn="0" w:firstRowLastColumn="0" w:lastRowFirstColumn="0" w:lastRowLastColumn="0"/>
            </w:pPr>
            <w:r>
              <w:t>E.g. 02 – Managed General North - 2</w:t>
            </w:r>
          </w:p>
        </w:tc>
      </w:tr>
    </w:tbl>
    <w:p w14:paraId="004CDBC3" w14:textId="77777777" w:rsidR="00F02521" w:rsidRDefault="00F02521" w:rsidP="00A45A60">
      <w:pPr>
        <w:widowControl w:val="0"/>
      </w:pPr>
    </w:p>
    <w:p w14:paraId="004CDBC4" w14:textId="77777777" w:rsidR="007B7999" w:rsidRDefault="007B7999" w:rsidP="00A45A60">
      <w:pPr>
        <w:widowControl w:val="0"/>
        <w:jc w:val="left"/>
        <w:rPr>
          <w:lang w:val="en-GB"/>
        </w:rPr>
      </w:pPr>
    </w:p>
    <w:p w14:paraId="004CDBC5" w14:textId="77777777" w:rsidR="00253CDB" w:rsidRDefault="00253CDB" w:rsidP="00A45A60">
      <w:pPr>
        <w:widowControl w:val="0"/>
        <w:jc w:val="left"/>
        <w:rPr>
          <w:lang w:val="en-GB"/>
        </w:rPr>
      </w:pPr>
    </w:p>
    <w:p w14:paraId="004CDBC6" w14:textId="77777777" w:rsidR="00253CDB" w:rsidRDefault="00253CDB" w:rsidP="00A45A60">
      <w:pPr>
        <w:widowControl w:val="0"/>
        <w:jc w:val="left"/>
        <w:rPr>
          <w:lang w:val="en-GB"/>
        </w:rPr>
      </w:pPr>
    </w:p>
    <w:p w14:paraId="004CDBC7" w14:textId="77777777" w:rsidR="00253CDB" w:rsidRDefault="00253CDB" w:rsidP="00A45A60">
      <w:pPr>
        <w:widowControl w:val="0"/>
        <w:jc w:val="left"/>
        <w:rPr>
          <w:lang w:val="en-GB"/>
        </w:rPr>
      </w:pPr>
    </w:p>
    <w:p w14:paraId="004CDBC8" w14:textId="77777777" w:rsidR="00253CDB" w:rsidRDefault="00253CDB" w:rsidP="00A45A60">
      <w:pPr>
        <w:widowControl w:val="0"/>
        <w:jc w:val="left"/>
        <w:rPr>
          <w:lang w:val="en-GB"/>
        </w:rPr>
      </w:pPr>
    </w:p>
    <w:p w14:paraId="004CDBC9" w14:textId="77777777" w:rsidR="00253CDB" w:rsidRDefault="00253CDB" w:rsidP="00A45A60">
      <w:pPr>
        <w:widowControl w:val="0"/>
        <w:jc w:val="left"/>
        <w:rPr>
          <w:lang w:val="en-GB"/>
        </w:rPr>
      </w:pPr>
    </w:p>
    <w:p w14:paraId="004CDBCA" w14:textId="77777777" w:rsidR="00253CDB" w:rsidRDefault="00253CDB" w:rsidP="00A45A60">
      <w:pPr>
        <w:widowControl w:val="0"/>
        <w:jc w:val="left"/>
        <w:rPr>
          <w:lang w:val="en-GB"/>
        </w:rPr>
      </w:pPr>
    </w:p>
    <w:p w14:paraId="004CDBCB" w14:textId="77777777" w:rsidR="00253CDB" w:rsidRDefault="00253CDB" w:rsidP="00A45A60">
      <w:pPr>
        <w:widowControl w:val="0"/>
        <w:jc w:val="left"/>
        <w:rPr>
          <w:lang w:val="en-GB"/>
        </w:rPr>
      </w:pPr>
    </w:p>
    <w:p w14:paraId="004CDBCC" w14:textId="77777777" w:rsidR="00253CDB" w:rsidRDefault="00253CDB" w:rsidP="00A45A60">
      <w:pPr>
        <w:widowControl w:val="0"/>
        <w:jc w:val="left"/>
        <w:rPr>
          <w:lang w:val="en-GB"/>
        </w:rPr>
      </w:pPr>
    </w:p>
    <w:p w14:paraId="004CDBCD" w14:textId="77777777" w:rsidR="00253CDB" w:rsidRDefault="00253CDB" w:rsidP="00A45A60">
      <w:pPr>
        <w:widowControl w:val="0"/>
        <w:jc w:val="left"/>
        <w:rPr>
          <w:lang w:val="en-GB"/>
        </w:rPr>
      </w:pPr>
    </w:p>
    <w:p w14:paraId="004CDBCE" w14:textId="77777777" w:rsidR="00253CDB" w:rsidRDefault="00253CDB" w:rsidP="00A45A60">
      <w:pPr>
        <w:widowControl w:val="0"/>
        <w:jc w:val="left"/>
        <w:rPr>
          <w:lang w:val="en-GB"/>
        </w:rPr>
      </w:pPr>
    </w:p>
    <w:p w14:paraId="004CDBCF" w14:textId="77777777" w:rsidR="001601A2" w:rsidRDefault="001601A2" w:rsidP="00A45A60">
      <w:pPr>
        <w:widowControl w:val="0"/>
      </w:pPr>
    </w:p>
    <w:p w14:paraId="004CDBD0" w14:textId="77777777" w:rsidR="001601A2" w:rsidRDefault="001601A2" w:rsidP="00A45A60">
      <w:pPr>
        <w:widowControl w:val="0"/>
      </w:pPr>
    </w:p>
    <w:p w14:paraId="004CDBD1" w14:textId="77777777" w:rsidR="001601A2" w:rsidRDefault="001601A2" w:rsidP="00A45A60">
      <w:pPr>
        <w:widowControl w:val="0"/>
      </w:pPr>
    </w:p>
    <w:p w14:paraId="004CDBD2" w14:textId="77777777" w:rsidR="001601A2" w:rsidRDefault="001601A2" w:rsidP="00A45A60">
      <w:pPr>
        <w:widowControl w:val="0"/>
      </w:pPr>
    </w:p>
    <w:p w14:paraId="004CDBD3" w14:textId="77777777" w:rsidR="001601A2" w:rsidRDefault="001601A2" w:rsidP="00A45A60">
      <w:pPr>
        <w:widowControl w:val="0"/>
      </w:pPr>
    </w:p>
    <w:p w14:paraId="004CDBD4" w14:textId="77777777" w:rsidR="001601A2" w:rsidRDefault="001601A2" w:rsidP="00A45A60">
      <w:pPr>
        <w:widowControl w:val="0"/>
      </w:pPr>
    </w:p>
    <w:p w14:paraId="004CDBD5" w14:textId="77777777" w:rsidR="00253CDB" w:rsidRDefault="00567817" w:rsidP="00A45A60">
      <w:pPr>
        <w:widowControl w:val="0"/>
      </w:pPr>
      <w:r>
        <w:t>Cost Centre</w:t>
      </w:r>
      <w:r w:rsidR="00253CDB">
        <w:t xml:space="preserve"> numbering will be as follows :</w:t>
      </w:r>
    </w:p>
    <w:p w14:paraId="004CDBD6" w14:textId="77777777" w:rsidR="00253CDB" w:rsidRDefault="00253CDB" w:rsidP="00A45A60">
      <w:pPr>
        <w:widowControl w:val="0"/>
        <w:jc w:val="left"/>
        <w:rPr>
          <w:lang w:val="en-GB"/>
        </w:rPr>
      </w:pPr>
    </w:p>
    <w:tbl>
      <w:tblPr>
        <w:tblW w:w="9414" w:type="dxa"/>
        <w:tblLayout w:type="fixed"/>
        <w:tblLook w:val="04A0" w:firstRow="1" w:lastRow="0" w:firstColumn="1" w:lastColumn="0" w:noHBand="0" w:noVBand="1"/>
      </w:tblPr>
      <w:tblGrid>
        <w:gridCol w:w="1118"/>
        <w:gridCol w:w="2342"/>
        <w:gridCol w:w="709"/>
        <w:gridCol w:w="851"/>
        <w:gridCol w:w="850"/>
        <w:gridCol w:w="1701"/>
        <w:gridCol w:w="914"/>
        <w:gridCol w:w="929"/>
      </w:tblGrid>
      <w:tr w:rsidR="00D15CCA" w:rsidRPr="00D15CCA" w14:paraId="004CDBDE" w14:textId="77777777" w:rsidTr="00A45A60">
        <w:trPr>
          <w:trHeight w:val="915"/>
        </w:trPr>
        <w:tc>
          <w:tcPr>
            <w:tcW w:w="1118" w:type="dxa"/>
            <w:tcBorders>
              <w:top w:val="single" w:sz="8" w:space="0" w:color="auto"/>
              <w:left w:val="nil"/>
              <w:bottom w:val="single" w:sz="8" w:space="0" w:color="auto"/>
              <w:right w:val="single" w:sz="8" w:space="0" w:color="auto"/>
            </w:tcBorders>
            <w:shd w:val="clear" w:color="auto" w:fill="595959" w:themeFill="text1" w:themeFillTint="A6"/>
            <w:vAlign w:val="center"/>
            <w:hideMark/>
          </w:tcPr>
          <w:p w14:paraId="004CDBD7" w14:textId="77777777" w:rsidR="00D15CCA" w:rsidRPr="001601A2" w:rsidRDefault="00D15CCA" w:rsidP="00A45A60">
            <w:pPr>
              <w:widowControl w:val="0"/>
              <w:jc w:val="center"/>
              <w:rPr>
                <w:rFonts w:cs="Arial"/>
                <w:b/>
                <w:bCs/>
                <w:color w:val="FFFFFF" w:themeColor="background1"/>
                <w:lang w:val="en-GB" w:eastAsia="en-GB"/>
              </w:rPr>
            </w:pPr>
            <w:r w:rsidRPr="001601A2">
              <w:rPr>
                <w:rFonts w:cs="Arial"/>
                <w:b/>
                <w:bCs/>
                <w:color w:val="FFFFFF" w:themeColor="background1"/>
                <w:lang w:val="en-GB" w:eastAsia="en-GB"/>
              </w:rPr>
              <w:t>Level 2</w:t>
            </w:r>
          </w:p>
        </w:tc>
        <w:tc>
          <w:tcPr>
            <w:tcW w:w="2342" w:type="dxa"/>
            <w:tcBorders>
              <w:top w:val="single" w:sz="8" w:space="0" w:color="auto"/>
              <w:left w:val="nil"/>
              <w:bottom w:val="single" w:sz="8" w:space="0" w:color="auto"/>
              <w:right w:val="single" w:sz="8" w:space="0" w:color="auto"/>
            </w:tcBorders>
            <w:shd w:val="clear" w:color="auto" w:fill="595959" w:themeFill="text1" w:themeFillTint="A6"/>
            <w:vAlign w:val="center"/>
            <w:hideMark/>
          </w:tcPr>
          <w:p w14:paraId="004CDBD8" w14:textId="77777777" w:rsidR="00D15CCA" w:rsidRPr="001601A2" w:rsidRDefault="00567817" w:rsidP="00A45A60">
            <w:pPr>
              <w:widowControl w:val="0"/>
              <w:jc w:val="center"/>
              <w:rPr>
                <w:rFonts w:cs="Arial"/>
                <w:b/>
                <w:bCs/>
                <w:color w:val="FFFFFF" w:themeColor="background1"/>
                <w:lang w:val="en-GB" w:eastAsia="en-GB"/>
              </w:rPr>
            </w:pPr>
            <w:r w:rsidRPr="001601A2">
              <w:rPr>
                <w:rFonts w:cs="Arial"/>
                <w:b/>
                <w:bCs/>
                <w:color w:val="FFFFFF" w:themeColor="background1"/>
                <w:lang w:val="en-GB" w:eastAsia="en-GB"/>
              </w:rPr>
              <w:t>Cost Centre</w:t>
            </w:r>
          </w:p>
        </w:tc>
        <w:tc>
          <w:tcPr>
            <w:tcW w:w="709" w:type="dxa"/>
            <w:tcBorders>
              <w:top w:val="single" w:sz="8" w:space="0" w:color="auto"/>
              <w:left w:val="nil"/>
              <w:bottom w:val="nil"/>
              <w:right w:val="single" w:sz="8" w:space="0" w:color="auto"/>
            </w:tcBorders>
            <w:shd w:val="clear" w:color="auto" w:fill="595959" w:themeFill="text1" w:themeFillTint="A6"/>
            <w:vAlign w:val="center"/>
            <w:hideMark/>
          </w:tcPr>
          <w:p w14:paraId="004CDBD9" w14:textId="77777777" w:rsidR="00D15CCA" w:rsidRPr="00A515C3" w:rsidRDefault="00D15CCA" w:rsidP="00A45A60">
            <w:pPr>
              <w:widowControl w:val="0"/>
              <w:jc w:val="center"/>
              <w:rPr>
                <w:rFonts w:cs="Arial"/>
                <w:b/>
                <w:bCs/>
                <w:color w:val="FFFFFF" w:themeColor="background1"/>
                <w:sz w:val="16"/>
                <w:szCs w:val="16"/>
                <w:lang w:val="en-GB" w:eastAsia="en-GB"/>
              </w:rPr>
            </w:pPr>
            <w:r w:rsidRPr="00A515C3">
              <w:rPr>
                <w:rFonts w:cs="Arial"/>
                <w:b/>
                <w:bCs/>
                <w:color w:val="FFFFFF" w:themeColor="background1"/>
                <w:sz w:val="16"/>
                <w:szCs w:val="16"/>
                <w:lang w:val="en-GB" w:eastAsia="en-GB"/>
              </w:rPr>
              <w:t>Area</w:t>
            </w:r>
          </w:p>
        </w:tc>
        <w:tc>
          <w:tcPr>
            <w:tcW w:w="851" w:type="dxa"/>
            <w:tcBorders>
              <w:top w:val="single" w:sz="8" w:space="0" w:color="auto"/>
              <w:left w:val="nil"/>
              <w:bottom w:val="nil"/>
              <w:right w:val="single" w:sz="8" w:space="0" w:color="auto"/>
            </w:tcBorders>
            <w:shd w:val="clear" w:color="auto" w:fill="595959" w:themeFill="text1" w:themeFillTint="A6"/>
            <w:vAlign w:val="center"/>
            <w:hideMark/>
          </w:tcPr>
          <w:p w14:paraId="004CDBDA" w14:textId="77777777" w:rsidR="00D15CCA" w:rsidRPr="00A515C3" w:rsidRDefault="00D15CCA" w:rsidP="00A45A60">
            <w:pPr>
              <w:widowControl w:val="0"/>
              <w:jc w:val="center"/>
              <w:rPr>
                <w:rFonts w:cs="Arial"/>
                <w:b/>
                <w:bCs/>
                <w:color w:val="FFFFFF" w:themeColor="background1"/>
                <w:sz w:val="16"/>
                <w:szCs w:val="16"/>
                <w:lang w:val="en-GB" w:eastAsia="en-GB"/>
              </w:rPr>
            </w:pPr>
            <w:r w:rsidRPr="00A515C3">
              <w:rPr>
                <w:rFonts w:cs="Arial"/>
                <w:b/>
                <w:bCs/>
                <w:color w:val="FFFFFF" w:themeColor="background1"/>
                <w:sz w:val="16"/>
                <w:szCs w:val="16"/>
                <w:lang w:val="en-GB" w:eastAsia="en-GB"/>
              </w:rPr>
              <w:t>Spare</w:t>
            </w:r>
          </w:p>
        </w:tc>
        <w:tc>
          <w:tcPr>
            <w:tcW w:w="850" w:type="dxa"/>
            <w:tcBorders>
              <w:top w:val="single" w:sz="8" w:space="0" w:color="auto"/>
              <w:left w:val="nil"/>
              <w:bottom w:val="nil"/>
              <w:right w:val="single" w:sz="8" w:space="0" w:color="auto"/>
            </w:tcBorders>
            <w:shd w:val="clear" w:color="auto" w:fill="595959" w:themeFill="text1" w:themeFillTint="A6"/>
            <w:vAlign w:val="center"/>
            <w:hideMark/>
          </w:tcPr>
          <w:p w14:paraId="004CDBDB" w14:textId="77777777" w:rsidR="00D15CCA" w:rsidRPr="00A515C3" w:rsidRDefault="00D15CCA" w:rsidP="00A45A60">
            <w:pPr>
              <w:widowControl w:val="0"/>
              <w:jc w:val="center"/>
              <w:rPr>
                <w:rFonts w:cs="Arial"/>
                <w:b/>
                <w:bCs/>
                <w:color w:val="FFFFFF" w:themeColor="background1"/>
                <w:sz w:val="16"/>
                <w:szCs w:val="16"/>
                <w:lang w:val="en-GB" w:eastAsia="en-GB"/>
              </w:rPr>
            </w:pPr>
            <w:r w:rsidRPr="00A515C3">
              <w:rPr>
                <w:rFonts w:cs="Arial"/>
                <w:b/>
                <w:bCs/>
                <w:color w:val="FFFFFF" w:themeColor="background1"/>
                <w:sz w:val="16"/>
                <w:szCs w:val="16"/>
                <w:lang w:val="en-GB" w:eastAsia="en-GB"/>
              </w:rPr>
              <w:t>Spare</w:t>
            </w:r>
          </w:p>
        </w:tc>
        <w:tc>
          <w:tcPr>
            <w:tcW w:w="1701" w:type="dxa"/>
            <w:tcBorders>
              <w:top w:val="single" w:sz="8" w:space="0" w:color="auto"/>
              <w:left w:val="nil"/>
              <w:bottom w:val="nil"/>
              <w:right w:val="single" w:sz="8" w:space="0" w:color="auto"/>
            </w:tcBorders>
            <w:shd w:val="clear" w:color="auto" w:fill="595959" w:themeFill="text1" w:themeFillTint="A6"/>
            <w:vAlign w:val="center"/>
            <w:hideMark/>
          </w:tcPr>
          <w:p w14:paraId="004CDBDC" w14:textId="77777777" w:rsidR="00D15CCA" w:rsidRPr="00A515C3" w:rsidRDefault="002563D2" w:rsidP="00A45A60">
            <w:pPr>
              <w:widowControl w:val="0"/>
              <w:jc w:val="center"/>
              <w:rPr>
                <w:rFonts w:cs="Arial"/>
                <w:b/>
                <w:bCs/>
                <w:color w:val="FFFFFF" w:themeColor="background1"/>
                <w:sz w:val="16"/>
                <w:szCs w:val="16"/>
                <w:lang w:val="en-GB" w:eastAsia="en-GB"/>
              </w:rPr>
            </w:pPr>
            <w:r w:rsidRPr="00A515C3">
              <w:rPr>
                <w:rFonts w:cs="Arial"/>
                <w:b/>
                <w:bCs/>
                <w:color w:val="FFFFFF" w:themeColor="background1"/>
                <w:sz w:val="16"/>
                <w:szCs w:val="16"/>
                <w:lang w:val="en-GB" w:eastAsia="en-GB"/>
              </w:rPr>
              <w:t>Sub-d</w:t>
            </w:r>
            <w:r w:rsidR="00D15CCA" w:rsidRPr="00A515C3">
              <w:rPr>
                <w:rFonts w:cs="Arial"/>
                <w:b/>
                <w:bCs/>
                <w:color w:val="FFFFFF" w:themeColor="background1"/>
                <w:sz w:val="16"/>
                <w:szCs w:val="16"/>
                <w:lang w:val="en-GB" w:eastAsia="en-GB"/>
              </w:rPr>
              <w:t>ivision of Sales Channel</w:t>
            </w:r>
          </w:p>
        </w:tc>
        <w:tc>
          <w:tcPr>
            <w:tcW w:w="1843" w:type="dxa"/>
            <w:gridSpan w:val="2"/>
            <w:tcBorders>
              <w:top w:val="single" w:sz="8" w:space="0" w:color="auto"/>
              <w:left w:val="nil"/>
              <w:bottom w:val="single" w:sz="8" w:space="0" w:color="auto"/>
              <w:right w:val="single" w:sz="8" w:space="0" w:color="000000"/>
            </w:tcBorders>
            <w:shd w:val="clear" w:color="auto" w:fill="595959" w:themeFill="text1" w:themeFillTint="A6"/>
            <w:vAlign w:val="center"/>
            <w:hideMark/>
          </w:tcPr>
          <w:p w14:paraId="004CDBDD" w14:textId="77777777" w:rsidR="00D15CCA" w:rsidRPr="00A515C3" w:rsidRDefault="00D15CCA" w:rsidP="00A45A60">
            <w:pPr>
              <w:widowControl w:val="0"/>
              <w:jc w:val="center"/>
              <w:rPr>
                <w:rFonts w:cs="Arial"/>
                <w:b/>
                <w:bCs/>
                <w:color w:val="FFFFFF" w:themeColor="background1"/>
                <w:sz w:val="16"/>
                <w:szCs w:val="16"/>
                <w:lang w:val="en-GB" w:eastAsia="en-GB"/>
              </w:rPr>
            </w:pPr>
            <w:r w:rsidRPr="00A515C3">
              <w:rPr>
                <w:rFonts w:cs="Arial"/>
                <w:b/>
                <w:bCs/>
                <w:color w:val="FFFFFF" w:themeColor="background1"/>
                <w:sz w:val="16"/>
                <w:szCs w:val="16"/>
                <w:lang w:val="en-GB" w:eastAsia="en-GB"/>
              </w:rPr>
              <w:t>Team</w:t>
            </w:r>
          </w:p>
        </w:tc>
      </w:tr>
      <w:tr w:rsidR="00D15CCA" w:rsidRPr="00D15CCA" w14:paraId="004CDBE7" w14:textId="77777777" w:rsidTr="00A515C3">
        <w:trPr>
          <w:trHeight w:val="690"/>
        </w:trPr>
        <w:tc>
          <w:tcPr>
            <w:tcW w:w="1118" w:type="dxa"/>
            <w:vMerge w:val="restart"/>
            <w:tcBorders>
              <w:top w:val="nil"/>
              <w:left w:val="single" w:sz="8" w:space="0" w:color="auto"/>
              <w:bottom w:val="single" w:sz="8" w:space="0" w:color="000000"/>
              <w:right w:val="single" w:sz="8" w:space="0" w:color="auto"/>
            </w:tcBorders>
            <w:shd w:val="clear" w:color="auto" w:fill="auto"/>
            <w:vAlign w:val="center"/>
            <w:hideMark/>
          </w:tcPr>
          <w:p w14:paraId="004CDBDF"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Business To Business - General</w:t>
            </w:r>
          </w:p>
        </w:tc>
        <w:tc>
          <w:tcPr>
            <w:tcW w:w="2342" w:type="dxa"/>
            <w:tcBorders>
              <w:top w:val="nil"/>
              <w:left w:val="nil"/>
              <w:bottom w:val="single" w:sz="8" w:space="0" w:color="auto"/>
              <w:right w:val="nil"/>
            </w:tcBorders>
            <w:shd w:val="clear" w:color="auto" w:fill="auto"/>
            <w:vAlign w:val="center"/>
            <w:hideMark/>
          </w:tcPr>
          <w:p w14:paraId="004CDBE0"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Managed General – 1 North</w:t>
            </w:r>
          </w:p>
        </w:tc>
        <w:tc>
          <w:tcPr>
            <w:tcW w:w="7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04CDBE1"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single" w:sz="8" w:space="0" w:color="auto"/>
              <w:left w:val="nil"/>
              <w:bottom w:val="single" w:sz="8" w:space="0" w:color="auto"/>
              <w:right w:val="single" w:sz="8" w:space="0" w:color="auto"/>
            </w:tcBorders>
            <w:shd w:val="clear" w:color="auto" w:fill="auto"/>
            <w:noWrap/>
            <w:vAlign w:val="center"/>
            <w:hideMark/>
          </w:tcPr>
          <w:p w14:paraId="004CDBE2"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14:paraId="004CDBE3"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single" w:sz="8" w:space="0" w:color="auto"/>
              <w:left w:val="nil"/>
              <w:bottom w:val="single" w:sz="8" w:space="0" w:color="auto"/>
              <w:right w:val="single" w:sz="8" w:space="0" w:color="auto"/>
            </w:tcBorders>
            <w:shd w:val="clear" w:color="auto" w:fill="auto"/>
            <w:noWrap/>
            <w:vAlign w:val="center"/>
            <w:hideMark/>
          </w:tcPr>
          <w:p w14:paraId="004CDBE4"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BE5"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BE6"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BF0" w14:textId="77777777" w:rsidTr="00A515C3">
        <w:trPr>
          <w:trHeight w:val="690"/>
        </w:trPr>
        <w:tc>
          <w:tcPr>
            <w:tcW w:w="1118" w:type="dxa"/>
            <w:vMerge/>
            <w:tcBorders>
              <w:top w:val="nil"/>
              <w:left w:val="single" w:sz="8" w:space="0" w:color="auto"/>
              <w:bottom w:val="single" w:sz="8" w:space="0" w:color="000000"/>
              <w:right w:val="single" w:sz="8" w:space="0" w:color="auto"/>
            </w:tcBorders>
            <w:vAlign w:val="center"/>
            <w:hideMark/>
          </w:tcPr>
          <w:p w14:paraId="004CDBE8"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BE9"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Managed General – 2 North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BEA"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BEB"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BEC"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BED"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BEE"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BEF"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r>
      <w:tr w:rsidR="00D15CCA" w:rsidRPr="00D15CCA" w14:paraId="004CDBF9"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BF1"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BF2"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Majors – North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BF3"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BF4"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BF5"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BF6"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BF7"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BF8"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r>
      <w:tr w:rsidR="00D15CCA" w:rsidRPr="00D15CCA" w14:paraId="004CDC02"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BFA"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BFB"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Networks – North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BFC"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BFD"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BFE"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BFF"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C00"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C01" w14:textId="77777777" w:rsidR="00D15CCA" w:rsidRPr="001601A2" w:rsidRDefault="00D15CCA" w:rsidP="00A45A60">
            <w:pPr>
              <w:widowControl w:val="0"/>
              <w:jc w:val="center"/>
              <w:rPr>
                <w:color w:val="000000"/>
                <w:lang w:val="en-GB" w:eastAsia="en-GB"/>
              </w:rPr>
            </w:pPr>
            <w:r w:rsidRPr="001601A2">
              <w:rPr>
                <w:color w:val="000000"/>
                <w:lang w:val="en-GB" w:eastAsia="en-GB"/>
              </w:rPr>
              <w:t>4</w:t>
            </w:r>
          </w:p>
        </w:tc>
      </w:tr>
      <w:tr w:rsidR="00D15CCA" w:rsidRPr="00D15CCA" w14:paraId="004CDC0B"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C03"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04"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Components – North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05"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06"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07"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C08"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C09"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C0A" w14:textId="77777777" w:rsidR="00D15CCA" w:rsidRPr="001601A2" w:rsidRDefault="00D15CCA" w:rsidP="00A45A60">
            <w:pPr>
              <w:widowControl w:val="0"/>
              <w:jc w:val="center"/>
              <w:rPr>
                <w:color w:val="000000"/>
                <w:lang w:val="en-GB" w:eastAsia="en-GB"/>
              </w:rPr>
            </w:pPr>
            <w:r w:rsidRPr="001601A2">
              <w:rPr>
                <w:color w:val="000000"/>
                <w:lang w:val="en-GB" w:eastAsia="en-GB"/>
              </w:rPr>
              <w:t>5</w:t>
            </w:r>
          </w:p>
        </w:tc>
      </w:tr>
      <w:tr w:rsidR="00D15CCA" w:rsidRPr="00D15CCA" w14:paraId="004CDC14"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C0C"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0D"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Comms – North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0E"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0F"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10"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C11"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C12"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C13" w14:textId="77777777" w:rsidR="00D15CCA" w:rsidRPr="001601A2" w:rsidRDefault="00D15CCA" w:rsidP="00A45A60">
            <w:pPr>
              <w:widowControl w:val="0"/>
              <w:jc w:val="center"/>
              <w:rPr>
                <w:color w:val="000000"/>
                <w:lang w:val="en-GB" w:eastAsia="en-GB"/>
              </w:rPr>
            </w:pPr>
            <w:r w:rsidRPr="001601A2">
              <w:rPr>
                <w:color w:val="000000"/>
                <w:lang w:val="en-GB" w:eastAsia="en-GB"/>
              </w:rPr>
              <w:t>6</w:t>
            </w:r>
          </w:p>
        </w:tc>
      </w:tr>
      <w:tr w:rsidR="00D15CCA" w:rsidRPr="00D15CCA" w14:paraId="004CDC1D" w14:textId="77777777" w:rsidTr="00A515C3">
        <w:trPr>
          <w:trHeight w:val="690"/>
        </w:trPr>
        <w:tc>
          <w:tcPr>
            <w:tcW w:w="1118" w:type="dxa"/>
            <w:vMerge/>
            <w:tcBorders>
              <w:top w:val="nil"/>
              <w:left w:val="single" w:sz="8" w:space="0" w:color="auto"/>
              <w:bottom w:val="single" w:sz="8" w:space="0" w:color="000000"/>
              <w:right w:val="single" w:sz="8" w:space="0" w:color="auto"/>
            </w:tcBorders>
            <w:vAlign w:val="center"/>
            <w:hideMark/>
          </w:tcPr>
          <w:p w14:paraId="004CDC15"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16"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Audio Visual – North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17"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18"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19"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C1A"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C1B"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C1C" w14:textId="77777777" w:rsidR="00D15CCA" w:rsidRPr="001601A2" w:rsidRDefault="00D15CCA" w:rsidP="00A45A60">
            <w:pPr>
              <w:widowControl w:val="0"/>
              <w:jc w:val="center"/>
              <w:rPr>
                <w:color w:val="000000"/>
                <w:lang w:val="en-GB" w:eastAsia="en-GB"/>
              </w:rPr>
            </w:pPr>
            <w:r w:rsidRPr="001601A2">
              <w:rPr>
                <w:color w:val="000000"/>
                <w:lang w:val="en-GB" w:eastAsia="en-GB"/>
              </w:rPr>
              <w:t>7</w:t>
            </w:r>
          </w:p>
        </w:tc>
      </w:tr>
      <w:tr w:rsidR="00D15CCA" w:rsidRPr="00D15CCA" w14:paraId="004CDC26" w14:textId="77777777" w:rsidTr="00A515C3">
        <w:trPr>
          <w:trHeight w:val="690"/>
        </w:trPr>
        <w:tc>
          <w:tcPr>
            <w:tcW w:w="1118" w:type="dxa"/>
            <w:vMerge/>
            <w:tcBorders>
              <w:top w:val="nil"/>
              <w:left w:val="single" w:sz="8" w:space="0" w:color="auto"/>
              <w:bottom w:val="single" w:sz="8" w:space="0" w:color="000000"/>
              <w:right w:val="single" w:sz="8" w:space="0" w:color="auto"/>
            </w:tcBorders>
            <w:vAlign w:val="center"/>
            <w:hideMark/>
          </w:tcPr>
          <w:p w14:paraId="004CDC1E"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1F"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Managed General – 1 South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20"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21"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22"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C23"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C24"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C25" w14:textId="77777777" w:rsidR="00D15CCA" w:rsidRPr="001601A2" w:rsidRDefault="00D15CCA" w:rsidP="00A45A60">
            <w:pPr>
              <w:widowControl w:val="0"/>
              <w:jc w:val="center"/>
              <w:rPr>
                <w:color w:val="000000"/>
                <w:lang w:val="en-GB" w:eastAsia="en-GB"/>
              </w:rPr>
            </w:pPr>
            <w:r w:rsidRPr="001601A2">
              <w:rPr>
                <w:color w:val="000000"/>
                <w:lang w:val="en-GB" w:eastAsia="en-GB"/>
              </w:rPr>
              <w:t>8</w:t>
            </w:r>
          </w:p>
        </w:tc>
      </w:tr>
      <w:tr w:rsidR="00D15CCA" w:rsidRPr="00D15CCA" w14:paraId="004CDC2F" w14:textId="77777777" w:rsidTr="00A515C3">
        <w:trPr>
          <w:trHeight w:val="690"/>
        </w:trPr>
        <w:tc>
          <w:tcPr>
            <w:tcW w:w="1118" w:type="dxa"/>
            <w:vMerge/>
            <w:tcBorders>
              <w:top w:val="nil"/>
              <w:left w:val="single" w:sz="8" w:space="0" w:color="auto"/>
              <w:bottom w:val="single" w:sz="8" w:space="0" w:color="000000"/>
              <w:right w:val="single" w:sz="8" w:space="0" w:color="auto"/>
            </w:tcBorders>
            <w:vAlign w:val="center"/>
            <w:hideMark/>
          </w:tcPr>
          <w:p w14:paraId="004CDC27"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28"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Managed General  - 2 South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29"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2A"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2B"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C2C"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C2D"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C2E" w14:textId="77777777" w:rsidR="00D15CCA" w:rsidRPr="001601A2" w:rsidRDefault="00D15CCA" w:rsidP="00A45A60">
            <w:pPr>
              <w:widowControl w:val="0"/>
              <w:jc w:val="center"/>
              <w:rPr>
                <w:color w:val="000000"/>
                <w:lang w:val="en-GB" w:eastAsia="en-GB"/>
              </w:rPr>
            </w:pPr>
            <w:r w:rsidRPr="001601A2">
              <w:rPr>
                <w:color w:val="000000"/>
                <w:lang w:val="en-GB" w:eastAsia="en-GB"/>
              </w:rPr>
              <w:t>9</w:t>
            </w:r>
          </w:p>
        </w:tc>
      </w:tr>
      <w:tr w:rsidR="00D15CCA" w:rsidRPr="00D15CCA" w14:paraId="004CDC38" w14:textId="77777777" w:rsidTr="00A515C3">
        <w:trPr>
          <w:trHeight w:val="690"/>
        </w:trPr>
        <w:tc>
          <w:tcPr>
            <w:tcW w:w="1118" w:type="dxa"/>
            <w:vMerge/>
            <w:tcBorders>
              <w:top w:val="nil"/>
              <w:left w:val="single" w:sz="8" w:space="0" w:color="auto"/>
              <w:bottom w:val="single" w:sz="8" w:space="0" w:color="000000"/>
              <w:right w:val="single" w:sz="8" w:space="0" w:color="auto"/>
            </w:tcBorders>
            <w:vAlign w:val="center"/>
            <w:hideMark/>
          </w:tcPr>
          <w:p w14:paraId="004CDC30"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31"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Managed General – 3 South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32"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33"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34"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C35"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C36"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29" w:type="dxa"/>
            <w:tcBorders>
              <w:top w:val="nil"/>
              <w:left w:val="nil"/>
              <w:bottom w:val="single" w:sz="8" w:space="0" w:color="auto"/>
              <w:right w:val="single" w:sz="8" w:space="0" w:color="auto"/>
            </w:tcBorders>
            <w:shd w:val="clear" w:color="auto" w:fill="auto"/>
            <w:noWrap/>
            <w:vAlign w:val="center"/>
            <w:hideMark/>
          </w:tcPr>
          <w:p w14:paraId="004CDC37"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r>
      <w:tr w:rsidR="00D15CCA" w:rsidRPr="00D15CCA" w14:paraId="004CDC41"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C39"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3A"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Majors – South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3B"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3C"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3D"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C3E"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C3F"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29" w:type="dxa"/>
            <w:tcBorders>
              <w:top w:val="nil"/>
              <w:left w:val="nil"/>
              <w:bottom w:val="single" w:sz="8" w:space="0" w:color="auto"/>
              <w:right w:val="single" w:sz="8" w:space="0" w:color="auto"/>
            </w:tcBorders>
            <w:shd w:val="clear" w:color="auto" w:fill="auto"/>
            <w:noWrap/>
            <w:vAlign w:val="center"/>
            <w:hideMark/>
          </w:tcPr>
          <w:p w14:paraId="004CDC40"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C4A"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C42"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43"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New Business</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44"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45"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46"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C47"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C48"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29" w:type="dxa"/>
            <w:tcBorders>
              <w:top w:val="nil"/>
              <w:left w:val="nil"/>
              <w:bottom w:val="single" w:sz="8" w:space="0" w:color="auto"/>
              <w:right w:val="single" w:sz="8" w:space="0" w:color="auto"/>
            </w:tcBorders>
            <w:shd w:val="clear" w:color="auto" w:fill="auto"/>
            <w:noWrap/>
            <w:vAlign w:val="center"/>
            <w:hideMark/>
          </w:tcPr>
          <w:p w14:paraId="004CDC49"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r>
      <w:tr w:rsidR="00D15CCA" w:rsidRPr="00D15CCA" w14:paraId="004CDC53" w14:textId="77777777" w:rsidTr="00A515C3">
        <w:trPr>
          <w:trHeight w:val="690"/>
        </w:trPr>
        <w:tc>
          <w:tcPr>
            <w:tcW w:w="1118" w:type="dxa"/>
            <w:vMerge/>
            <w:tcBorders>
              <w:top w:val="nil"/>
              <w:left w:val="single" w:sz="8" w:space="0" w:color="auto"/>
              <w:bottom w:val="single" w:sz="8" w:space="0" w:color="000000"/>
              <w:right w:val="single" w:sz="8" w:space="0" w:color="auto"/>
            </w:tcBorders>
            <w:vAlign w:val="center"/>
            <w:hideMark/>
          </w:tcPr>
          <w:p w14:paraId="004CDC4B"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4C"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Audio Visual – South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4D"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4E"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4F"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C50"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C51"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29" w:type="dxa"/>
            <w:tcBorders>
              <w:top w:val="nil"/>
              <w:left w:val="nil"/>
              <w:bottom w:val="single" w:sz="8" w:space="0" w:color="auto"/>
              <w:right w:val="single" w:sz="8" w:space="0" w:color="auto"/>
            </w:tcBorders>
            <w:shd w:val="clear" w:color="auto" w:fill="auto"/>
            <w:noWrap/>
            <w:vAlign w:val="center"/>
            <w:hideMark/>
          </w:tcPr>
          <w:p w14:paraId="004CDC52"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r>
      <w:tr w:rsidR="00D15CCA" w:rsidRPr="00D15CCA" w14:paraId="004CDC5C"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C54"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55"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Networks – South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56"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57"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58"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C59"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C5A"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29" w:type="dxa"/>
            <w:tcBorders>
              <w:top w:val="nil"/>
              <w:left w:val="nil"/>
              <w:bottom w:val="single" w:sz="8" w:space="0" w:color="auto"/>
              <w:right w:val="single" w:sz="8" w:space="0" w:color="auto"/>
            </w:tcBorders>
            <w:shd w:val="clear" w:color="auto" w:fill="auto"/>
            <w:noWrap/>
            <w:vAlign w:val="center"/>
            <w:hideMark/>
          </w:tcPr>
          <w:p w14:paraId="004CDC5B" w14:textId="77777777" w:rsidR="00D15CCA" w:rsidRPr="001601A2" w:rsidRDefault="00D15CCA" w:rsidP="00A45A60">
            <w:pPr>
              <w:widowControl w:val="0"/>
              <w:jc w:val="center"/>
              <w:rPr>
                <w:color w:val="000000"/>
                <w:lang w:val="en-GB" w:eastAsia="en-GB"/>
              </w:rPr>
            </w:pPr>
            <w:r w:rsidRPr="001601A2">
              <w:rPr>
                <w:color w:val="000000"/>
                <w:lang w:val="en-GB" w:eastAsia="en-GB"/>
              </w:rPr>
              <w:t>4</w:t>
            </w:r>
          </w:p>
        </w:tc>
      </w:tr>
      <w:tr w:rsidR="00D15CCA" w:rsidRPr="00D15CCA" w14:paraId="004CDC65"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C5D"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5E"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Components – South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5F"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60"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61"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C62"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C63"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29" w:type="dxa"/>
            <w:tcBorders>
              <w:top w:val="nil"/>
              <w:left w:val="nil"/>
              <w:bottom w:val="single" w:sz="8" w:space="0" w:color="auto"/>
              <w:right w:val="single" w:sz="8" w:space="0" w:color="auto"/>
            </w:tcBorders>
            <w:shd w:val="clear" w:color="auto" w:fill="auto"/>
            <w:noWrap/>
            <w:vAlign w:val="center"/>
            <w:hideMark/>
          </w:tcPr>
          <w:p w14:paraId="004CDC64" w14:textId="77777777" w:rsidR="00D15CCA" w:rsidRPr="001601A2" w:rsidRDefault="00D15CCA" w:rsidP="00A45A60">
            <w:pPr>
              <w:widowControl w:val="0"/>
              <w:jc w:val="center"/>
              <w:rPr>
                <w:color w:val="000000"/>
                <w:lang w:val="en-GB" w:eastAsia="en-GB"/>
              </w:rPr>
            </w:pPr>
            <w:r w:rsidRPr="001601A2">
              <w:rPr>
                <w:color w:val="000000"/>
                <w:lang w:val="en-GB" w:eastAsia="en-GB"/>
              </w:rPr>
              <w:t>5</w:t>
            </w:r>
          </w:p>
        </w:tc>
      </w:tr>
      <w:tr w:rsidR="00D15CCA" w:rsidRPr="00D15CCA" w14:paraId="004CDC6E" w14:textId="77777777" w:rsidTr="00A515C3">
        <w:trPr>
          <w:trHeight w:val="315"/>
        </w:trPr>
        <w:tc>
          <w:tcPr>
            <w:tcW w:w="1118" w:type="dxa"/>
            <w:vMerge/>
            <w:tcBorders>
              <w:top w:val="nil"/>
              <w:left w:val="single" w:sz="8" w:space="0" w:color="auto"/>
              <w:bottom w:val="single" w:sz="8" w:space="0" w:color="000000"/>
              <w:right w:val="single" w:sz="8" w:space="0" w:color="auto"/>
            </w:tcBorders>
            <w:vAlign w:val="center"/>
            <w:hideMark/>
          </w:tcPr>
          <w:p w14:paraId="004CDC66"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67"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Solutions</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68"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69"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6A"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C6B"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C6C"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29" w:type="dxa"/>
            <w:tcBorders>
              <w:top w:val="nil"/>
              <w:left w:val="nil"/>
              <w:bottom w:val="single" w:sz="8" w:space="0" w:color="auto"/>
              <w:right w:val="single" w:sz="8" w:space="0" w:color="auto"/>
            </w:tcBorders>
            <w:shd w:val="clear" w:color="auto" w:fill="auto"/>
            <w:noWrap/>
            <w:vAlign w:val="center"/>
            <w:hideMark/>
          </w:tcPr>
          <w:p w14:paraId="004CDC6D" w14:textId="77777777" w:rsidR="00D15CCA" w:rsidRPr="001601A2" w:rsidRDefault="00D15CCA" w:rsidP="00A45A60">
            <w:pPr>
              <w:widowControl w:val="0"/>
              <w:jc w:val="center"/>
              <w:rPr>
                <w:color w:val="000000"/>
                <w:lang w:val="en-GB" w:eastAsia="en-GB"/>
              </w:rPr>
            </w:pPr>
            <w:r w:rsidRPr="001601A2">
              <w:rPr>
                <w:color w:val="000000"/>
                <w:lang w:val="en-GB" w:eastAsia="en-GB"/>
              </w:rPr>
              <w:t>6</w:t>
            </w:r>
          </w:p>
        </w:tc>
      </w:tr>
      <w:tr w:rsidR="00D15CCA" w:rsidRPr="00D15CCA" w14:paraId="004CDC77" w14:textId="77777777" w:rsidTr="00A515C3">
        <w:trPr>
          <w:trHeight w:val="315"/>
        </w:trPr>
        <w:tc>
          <w:tcPr>
            <w:tcW w:w="1118" w:type="dxa"/>
            <w:tcBorders>
              <w:top w:val="nil"/>
              <w:left w:val="nil"/>
              <w:bottom w:val="single" w:sz="8" w:space="0" w:color="auto"/>
              <w:right w:val="single" w:sz="8" w:space="0" w:color="auto"/>
            </w:tcBorders>
            <w:shd w:val="clear" w:color="auto" w:fill="auto"/>
            <w:vAlign w:val="center"/>
            <w:hideMark/>
          </w:tcPr>
          <w:p w14:paraId="004CDC6F"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 </w:t>
            </w:r>
          </w:p>
        </w:tc>
        <w:tc>
          <w:tcPr>
            <w:tcW w:w="2342" w:type="dxa"/>
            <w:tcBorders>
              <w:top w:val="nil"/>
              <w:left w:val="nil"/>
              <w:bottom w:val="single" w:sz="8" w:space="0" w:color="auto"/>
              <w:right w:val="nil"/>
            </w:tcBorders>
            <w:shd w:val="clear" w:color="auto" w:fill="auto"/>
            <w:vAlign w:val="center"/>
            <w:hideMark/>
          </w:tcPr>
          <w:p w14:paraId="004CDC70"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 </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71"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851" w:type="dxa"/>
            <w:tcBorders>
              <w:top w:val="nil"/>
              <w:left w:val="nil"/>
              <w:bottom w:val="single" w:sz="8" w:space="0" w:color="auto"/>
              <w:right w:val="single" w:sz="8" w:space="0" w:color="auto"/>
            </w:tcBorders>
            <w:shd w:val="clear" w:color="auto" w:fill="auto"/>
            <w:noWrap/>
            <w:vAlign w:val="center"/>
            <w:hideMark/>
          </w:tcPr>
          <w:p w14:paraId="004CDC72"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850" w:type="dxa"/>
            <w:tcBorders>
              <w:top w:val="nil"/>
              <w:left w:val="nil"/>
              <w:bottom w:val="single" w:sz="8" w:space="0" w:color="auto"/>
              <w:right w:val="single" w:sz="8" w:space="0" w:color="auto"/>
            </w:tcBorders>
            <w:shd w:val="clear" w:color="auto" w:fill="auto"/>
            <w:noWrap/>
            <w:vAlign w:val="center"/>
            <w:hideMark/>
          </w:tcPr>
          <w:p w14:paraId="004CDC73"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1701" w:type="dxa"/>
            <w:tcBorders>
              <w:top w:val="nil"/>
              <w:left w:val="nil"/>
              <w:bottom w:val="single" w:sz="8" w:space="0" w:color="auto"/>
              <w:right w:val="single" w:sz="8" w:space="0" w:color="auto"/>
            </w:tcBorders>
            <w:shd w:val="clear" w:color="auto" w:fill="auto"/>
            <w:noWrap/>
            <w:vAlign w:val="center"/>
            <w:hideMark/>
          </w:tcPr>
          <w:p w14:paraId="004CDC74"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914" w:type="dxa"/>
            <w:tcBorders>
              <w:top w:val="nil"/>
              <w:left w:val="nil"/>
              <w:bottom w:val="single" w:sz="8" w:space="0" w:color="auto"/>
              <w:right w:val="single" w:sz="8" w:space="0" w:color="auto"/>
            </w:tcBorders>
            <w:shd w:val="clear" w:color="auto" w:fill="auto"/>
            <w:noWrap/>
            <w:vAlign w:val="center"/>
            <w:hideMark/>
          </w:tcPr>
          <w:p w14:paraId="004CDC75"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929" w:type="dxa"/>
            <w:tcBorders>
              <w:top w:val="nil"/>
              <w:left w:val="nil"/>
              <w:bottom w:val="single" w:sz="8" w:space="0" w:color="auto"/>
              <w:right w:val="single" w:sz="8" w:space="0" w:color="auto"/>
            </w:tcBorders>
            <w:shd w:val="clear" w:color="auto" w:fill="auto"/>
            <w:noWrap/>
            <w:vAlign w:val="center"/>
            <w:hideMark/>
          </w:tcPr>
          <w:p w14:paraId="004CDC76"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r>
      <w:tr w:rsidR="00D15CCA" w:rsidRPr="00D15CCA" w14:paraId="004CDC80" w14:textId="77777777" w:rsidTr="00A515C3">
        <w:trPr>
          <w:trHeight w:val="465"/>
        </w:trPr>
        <w:tc>
          <w:tcPr>
            <w:tcW w:w="1118" w:type="dxa"/>
            <w:vMerge w:val="restart"/>
            <w:tcBorders>
              <w:top w:val="nil"/>
              <w:left w:val="single" w:sz="8" w:space="0" w:color="auto"/>
              <w:bottom w:val="single" w:sz="8" w:space="0" w:color="000000"/>
              <w:right w:val="single" w:sz="8" w:space="0" w:color="auto"/>
            </w:tcBorders>
            <w:shd w:val="clear" w:color="auto" w:fill="auto"/>
            <w:vAlign w:val="center"/>
            <w:hideMark/>
          </w:tcPr>
          <w:p w14:paraId="004CDC78"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 xml:space="preserve">Business </w:t>
            </w:r>
            <w:r w:rsidRPr="001601A2">
              <w:rPr>
                <w:rFonts w:cs="Arial"/>
                <w:color w:val="000000"/>
                <w:lang w:val="en-GB" w:eastAsia="en-GB"/>
              </w:rPr>
              <w:lastRenderedPageBreak/>
              <w:t>To Business VAD</w:t>
            </w:r>
          </w:p>
        </w:tc>
        <w:tc>
          <w:tcPr>
            <w:tcW w:w="2342" w:type="dxa"/>
            <w:tcBorders>
              <w:top w:val="nil"/>
              <w:left w:val="nil"/>
              <w:bottom w:val="single" w:sz="8" w:space="0" w:color="auto"/>
              <w:right w:val="nil"/>
            </w:tcBorders>
            <w:shd w:val="clear" w:color="auto" w:fill="auto"/>
            <w:vAlign w:val="center"/>
            <w:hideMark/>
          </w:tcPr>
          <w:p w14:paraId="004CDC79"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lastRenderedPageBreak/>
              <w:t>Security South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7A"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7B"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7C"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C7D"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914" w:type="dxa"/>
            <w:tcBorders>
              <w:top w:val="nil"/>
              <w:left w:val="nil"/>
              <w:bottom w:val="single" w:sz="8" w:space="0" w:color="auto"/>
              <w:right w:val="single" w:sz="8" w:space="0" w:color="auto"/>
            </w:tcBorders>
            <w:shd w:val="clear" w:color="auto" w:fill="auto"/>
            <w:noWrap/>
            <w:vAlign w:val="center"/>
            <w:hideMark/>
          </w:tcPr>
          <w:p w14:paraId="004CDC7E"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C7F"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C89"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C81"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82"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Security South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83"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84"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85"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C86"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914" w:type="dxa"/>
            <w:tcBorders>
              <w:top w:val="nil"/>
              <w:left w:val="nil"/>
              <w:bottom w:val="single" w:sz="8" w:space="0" w:color="auto"/>
              <w:right w:val="single" w:sz="8" w:space="0" w:color="auto"/>
            </w:tcBorders>
            <w:shd w:val="clear" w:color="auto" w:fill="auto"/>
            <w:noWrap/>
            <w:vAlign w:val="center"/>
            <w:hideMark/>
          </w:tcPr>
          <w:p w14:paraId="004CDC87"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C88"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r>
      <w:tr w:rsidR="00D15CCA" w:rsidRPr="00D15CCA" w14:paraId="004CDC92" w14:textId="77777777" w:rsidTr="00A515C3">
        <w:trPr>
          <w:trHeight w:val="690"/>
        </w:trPr>
        <w:tc>
          <w:tcPr>
            <w:tcW w:w="1118" w:type="dxa"/>
            <w:vMerge/>
            <w:tcBorders>
              <w:top w:val="nil"/>
              <w:left w:val="single" w:sz="8" w:space="0" w:color="auto"/>
              <w:bottom w:val="single" w:sz="8" w:space="0" w:color="000000"/>
              <w:right w:val="single" w:sz="8" w:space="0" w:color="auto"/>
            </w:tcBorders>
            <w:vAlign w:val="center"/>
            <w:hideMark/>
          </w:tcPr>
          <w:p w14:paraId="004CDC8A"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8B"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UC Systems South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8C"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8D"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8E"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C8F"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914" w:type="dxa"/>
            <w:tcBorders>
              <w:top w:val="nil"/>
              <w:left w:val="nil"/>
              <w:bottom w:val="single" w:sz="8" w:space="0" w:color="auto"/>
              <w:right w:val="single" w:sz="8" w:space="0" w:color="auto"/>
            </w:tcBorders>
            <w:shd w:val="clear" w:color="auto" w:fill="auto"/>
            <w:noWrap/>
            <w:vAlign w:val="center"/>
            <w:hideMark/>
          </w:tcPr>
          <w:p w14:paraId="004CDC90"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C91"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r>
      <w:tr w:rsidR="00D15CCA" w:rsidRPr="00D15CCA" w14:paraId="004CDC9B"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C93"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94"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Specialist Software</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95"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96"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97"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C98"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914" w:type="dxa"/>
            <w:tcBorders>
              <w:top w:val="nil"/>
              <w:left w:val="nil"/>
              <w:bottom w:val="single" w:sz="8" w:space="0" w:color="auto"/>
              <w:right w:val="single" w:sz="8" w:space="0" w:color="auto"/>
            </w:tcBorders>
            <w:shd w:val="clear" w:color="auto" w:fill="auto"/>
            <w:noWrap/>
            <w:vAlign w:val="center"/>
            <w:hideMark/>
          </w:tcPr>
          <w:p w14:paraId="004CDC99"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C9A" w14:textId="77777777" w:rsidR="00D15CCA" w:rsidRPr="001601A2" w:rsidRDefault="00D15CCA" w:rsidP="00A45A60">
            <w:pPr>
              <w:widowControl w:val="0"/>
              <w:jc w:val="center"/>
              <w:rPr>
                <w:color w:val="000000"/>
                <w:lang w:val="en-GB" w:eastAsia="en-GB"/>
              </w:rPr>
            </w:pPr>
            <w:r w:rsidRPr="001601A2">
              <w:rPr>
                <w:color w:val="000000"/>
                <w:lang w:val="en-GB" w:eastAsia="en-GB"/>
              </w:rPr>
              <w:t>4</w:t>
            </w:r>
          </w:p>
        </w:tc>
      </w:tr>
      <w:tr w:rsidR="00D15CCA" w:rsidRPr="00D15CCA" w14:paraId="004CDCA4"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C9C"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9D"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VAD Services</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9E"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9F"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A0"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CA1"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914" w:type="dxa"/>
            <w:tcBorders>
              <w:top w:val="nil"/>
              <w:left w:val="nil"/>
              <w:bottom w:val="single" w:sz="8" w:space="0" w:color="auto"/>
              <w:right w:val="single" w:sz="8" w:space="0" w:color="auto"/>
            </w:tcBorders>
            <w:shd w:val="clear" w:color="auto" w:fill="auto"/>
            <w:noWrap/>
            <w:vAlign w:val="center"/>
            <w:hideMark/>
          </w:tcPr>
          <w:p w14:paraId="004CDCA2"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CA3" w14:textId="77777777" w:rsidR="00D15CCA" w:rsidRPr="001601A2" w:rsidRDefault="00D15CCA" w:rsidP="00A45A60">
            <w:pPr>
              <w:widowControl w:val="0"/>
              <w:jc w:val="center"/>
              <w:rPr>
                <w:color w:val="000000"/>
                <w:lang w:val="en-GB" w:eastAsia="en-GB"/>
              </w:rPr>
            </w:pPr>
            <w:r w:rsidRPr="001601A2">
              <w:rPr>
                <w:color w:val="000000"/>
                <w:lang w:val="en-GB" w:eastAsia="en-GB"/>
              </w:rPr>
              <w:t>5</w:t>
            </w:r>
          </w:p>
        </w:tc>
      </w:tr>
      <w:tr w:rsidR="00D15CCA" w:rsidRPr="00D15CCA" w14:paraId="004CDCAD"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CA5"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A6"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Security North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A7"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A8"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A9"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CAA"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914" w:type="dxa"/>
            <w:tcBorders>
              <w:top w:val="nil"/>
              <w:left w:val="nil"/>
              <w:bottom w:val="single" w:sz="8" w:space="0" w:color="auto"/>
              <w:right w:val="single" w:sz="8" w:space="0" w:color="auto"/>
            </w:tcBorders>
            <w:shd w:val="clear" w:color="auto" w:fill="auto"/>
            <w:noWrap/>
            <w:vAlign w:val="center"/>
            <w:hideMark/>
          </w:tcPr>
          <w:p w14:paraId="004CDCAB"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CAC" w14:textId="77777777" w:rsidR="00D15CCA" w:rsidRPr="001601A2" w:rsidRDefault="00D15CCA" w:rsidP="00A45A60">
            <w:pPr>
              <w:widowControl w:val="0"/>
              <w:jc w:val="center"/>
              <w:rPr>
                <w:color w:val="000000"/>
                <w:lang w:val="en-GB" w:eastAsia="en-GB"/>
              </w:rPr>
            </w:pPr>
            <w:r w:rsidRPr="001601A2">
              <w:rPr>
                <w:color w:val="000000"/>
                <w:lang w:val="en-GB" w:eastAsia="en-GB"/>
              </w:rPr>
              <w:t>6</w:t>
            </w:r>
          </w:p>
        </w:tc>
      </w:tr>
      <w:tr w:rsidR="00D15CCA" w:rsidRPr="00D15CCA" w14:paraId="004CDCB6" w14:textId="77777777" w:rsidTr="00A515C3">
        <w:trPr>
          <w:trHeight w:val="690"/>
        </w:trPr>
        <w:tc>
          <w:tcPr>
            <w:tcW w:w="1118" w:type="dxa"/>
            <w:vMerge/>
            <w:tcBorders>
              <w:top w:val="nil"/>
              <w:left w:val="single" w:sz="8" w:space="0" w:color="auto"/>
              <w:bottom w:val="single" w:sz="8" w:space="0" w:color="000000"/>
              <w:right w:val="single" w:sz="8" w:space="0" w:color="auto"/>
            </w:tcBorders>
            <w:vAlign w:val="center"/>
            <w:hideMark/>
          </w:tcPr>
          <w:p w14:paraId="004CDCAE"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AF"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UC Systems North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B0"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B1"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B2"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CB3"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914" w:type="dxa"/>
            <w:tcBorders>
              <w:top w:val="nil"/>
              <w:left w:val="nil"/>
              <w:bottom w:val="single" w:sz="8" w:space="0" w:color="auto"/>
              <w:right w:val="single" w:sz="8" w:space="0" w:color="auto"/>
            </w:tcBorders>
            <w:shd w:val="clear" w:color="auto" w:fill="auto"/>
            <w:noWrap/>
            <w:vAlign w:val="center"/>
            <w:hideMark/>
          </w:tcPr>
          <w:p w14:paraId="004CDCB4"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CB5" w14:textId="77777777" w:rsidR="00D15CCA" w:rsidRPr="001601A2" w:rsidRDefault="00D15CCA" w:rsidP="00A45A60">
            <w:pPr>
              <w:widowControl w:val="0"/>
              <w:jc w:val="center"/>
              <w:rPr>
                <w:color w:val="000000"/>
                <w:lang w:val="en-GB" w:eastAsia="en-GB"/>
              </w:rPr>
            </w:pPr>
            <w:r w:rsidRPr="001601A2">
              <w:rPr>
                <w:color w:val="000000"/>
                <w:lang w:val="en-GB" w:eastAsia="en-GB"/>
              </w:rPr>
              <w:t>7</w:t>
            </w:r>
          </w:p>
        </w:tc>
      </w:tr>
      <w:tr w:rsidR="00D15CCA" w:rsidRPr="00D15CCA" w14:paraId="004CDCBF" w14:textId="77777777" w:rsidTr="00A515C3">
        <w:trPr>
          <w:trHeight w:val="315"/>
        </w:trPr>
        <w:tc>
          <w:tcPr>
            <w:tcW w:w="1118" w:type="dxa"/>
            <w:tcBorders>
              <w:top w:val="nil"/>
              <w:left w:val="nil"/>
              <w:bottom w:val="single" w:sz="8" w:space="0" w:color="auto"/>
              <w:right w:val="single" w:sz="8" w:space="0" w:color="auto"/>
            </w:tcBorders>
            <w:shd w:val="clear" w:color="auto" w:fill="auto"/>
            <w:vAlign w:val="center"/>
            <w:hideMark/>
          </w:tcPr>
          <w:p w14:paraId="004CDCB7"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 </w:t>
            </w:r>
          </w:p>
        </w:tc>
        <w:tc>
          <w:tcPr>
            <w:tcW w:w="2342" w:type="dxa"/>
            <w:tcBorders>
              <w:top w:val="nil"/>
              <w:left w:val="nil"/>
              <w:bottom w:val="single" w:sz="8" w:space="0" w:color="auto"/>
              <w:right w:val="nil"/>
            </w:tcBorders>
            <w:shd w:val="clear" w:color="auto" w:fill="auto"/>
            <w:vAlign w:val="center"/>
            <w:hideMark/>
          </w:tcPr>
          <w:p w14:paraId="004CDCB8"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 </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B9"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851" w:type="dxa"/>
            <w:tcBorders>
              <w:top w:val="nil"/>
              <w:left w:val="nil"/>
              <w:bottom w:val="single" w:sz="8" w:space="0" w:color="auto"/>
              <w:right w:val="single" w:sz="8" w:space="0" w:color="auto"/>
            </w:tcBorders>
            <w:shd w:val="clear" w:color="auto" w:fill="auto"/>
            <w:noWrap/>
            <w:vAlign w:val="center"/>
            <w:hideMark/>
          </w:tcPr>
          <w:p w14:paraId="004CDCBA"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850" w:type="dxa"/>
            <w:tcBorders>
              <w:top w:val="nil"/>
              <w:left w:val="nil"/>
              <w:bottom w:val="single" w:sz="8" w:space="0" w:color="auto"/>
              <w:right w:val="single" w:sz="8" w:space="0" w:color="auto"/>
            </w:tcBorders>
            <w:shd w:val="clear" w:color="auto" w:fill="auto"/>
            <w:noWrap/>
            <w:vAlign w:val="center"/>
            <w:hideMark/>
          </w:tcPr>
          <w:p w14:paraId="004CDCBB"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1701" w:type="dxa"/>
            <w:tcBorders>
              <w:top w:val="nil"/>
              <w:left w:val="nil"/>
              <w:bottom w:val="single" w:sz="8" w:space="0" w:color="auto"/>
              <w:right w:val="single" w:sz="8" w:space="0" w:color="auto"/>
            </w:tcBorders>
            <w:shd w:val="clear" w:color="auto" w:fill="auto"/>
            <w:noWrap/>
            <w:vAlign w:val="center"/>
            <w:hideMark/>
          </w:tcPr>
          <w:p w14:paraId="004CDCBC"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914" w:type="dxa"/>
            <w:tcBorders>
              <w:top w:val="nil"/>
              <w:left w:val="nil"/>
              <w:bottom w:val="single" w:sz="8" w:space="0" w:color="auto"/>
              <w:right w:val="single" w:sz="8" w:space="0" w:color="auto"/>
            </w:tcBorders>
            <w:shd w:val="clear" w:color="auto" w:fill="auto"/>
            <w:noWrap/>
            <w:vAlign w:val="center"/>
            <w:hideMark/>
          </w:tcPr>
          <w:p w14:paraId="004CDCBD"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929" w:type="dxa"/>
            <w:tcBorders>
              <w:top w:val="nil"/>
              <w:left w:val="nil"/>
              <w:bottom w:val="single" w:sz="8" w:space="0" w:color="auto"/>
              <w:right w:val="single" w:sz="8" w:space="0" w:color="auto"/>
            </w:tcBorders>
            <w:shd w:val="clear" w:color="auto" w:fill="auto"/>
            <w:noWrap/>
            <w:vAlign w:val="center"/>
            <w:hideMark/>
          </w:tcPr>
          <w:p w14:paraId="004CDCBE"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r>
      <w:tr w:rsidR="00D15CCA" w:rsidRPr="00D15CCA" w14:paraId="004CDCC8" w14:textId="77777777" w:rsidTr="00A515C3">
        <w:trPr>
          <w:trHeight w:val="465"/>
        </w:trPr>
        <w:tc>
          <w:tcPr>
            <w:tcW w:w="1118" w:type="dxa"/>
            <w:vMerge w:val="restart"/>
            <w:tcBorders>
              <w:top w:val="nil"/>
              <w:left w:val="single" w:sz="8" w:space="0" w:color="auto"/>
              <w:bottom w:val="single" w:sz="8" w:space="0" w:color="000000"/>
              <w:right w:val="single" w:sz="8" w:space="0" w:color="auto"/>
            </w:tcBorders>
            <w:shd w:val="clear" w:color="auto" w:fill="auto"/>
            <w:vAlign w:val="center"/>
            <w:hideMark/>
          </w:tcPr>
          <w:p w14:paraId="004CDCC0"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Mobile</w:t>
            </w:r>
          </w:p>
        </w:tc>
        <w:tc>
          <w:tcPr>
            <w:tcW w:w="2342" w:type="dxa"/>
            <w:tcBorders>
              <w:top w:val="nil"/>
              <w:left w:val="nil"/>
              <w:bottom w:val="single" w:sz="8" w:space="0" w:color="auto"/>
              <w:right w:val="nil"/>
            </w:tcBorders>
            <w:shd w:val="clear" w:color="auto" w:fill="auto"/>
            <w:vAlign w:val="center"/>
            <w:hideMark/>
          </w:tcPr>
          <w:p w14:paraId="004CDCC1"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Mobile Fulfilment</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C2"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C3"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C4"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1701" w:type="dxa"/>
            <w:tcBorders>
              <w:top w:val="nil"/>
              <w:left w:val="nil"/>
              <w:bottom w:val="single" w:sz="8" w:space="0" w:color="auto"/>
              <w:right w:val="single" w:sz="8" w:space="0" w:color="auto"/>
            </w:tcBorders>
            <w:shd w:val="clear" w:color="auto" w:fill="auto"/>
            <w:noWrap/>
            <w:vAlign w:val="center"/>
            <w:hideMark/>
          </w:tcPr>
          <w:p w14:paraId="004CDCC5"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CC6"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CC7"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CD1"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CC9"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CA"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Airtime North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CB"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CC"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CD"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1701" w:type="dxa"/>
            <w:tcBorders>
              <w:top w:val="nil"/>
              <w:left w:val="nil"/>
              <w:bottom w:val="single" w:sz="8" w:space="0" w:color="auto"/>
              <w:right w:val="single" w:sz="8" w:space="0" w:color="auto"/>
            </w:tcBorders>
            <w:shd w:val="clear" w:color="auto" w:fill="auto"/>
            <w:noWrap/>
            <w:vAlign w:val="center"/>
            <w:hideMark/>
          </w:tcPr>
          <w:p w14:paraId="004CDCCE"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CCF"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CD0"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r>
      <w:tr w:rsidR="00D15CCA" w:rsidRPr="00D15CCA" w14:paraId="004CDCDA"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CD2"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D3"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Fixed Line &amp; Hosted</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D4"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D5"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D6"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1701" w:type="dxa"/>
            <w:tcBorders>
              <w:top w:val="nil"/>
              <w:left w:val="nil"/>
              <w:bottom w:val="single" w:sz="8" w:space="0" w:color="auto"/>
              <w:right w:val="single" w:sz="8" w:space="0" w:color="auto"/>
            </w:tcBorders>
            <w:shd w:val="clear" w:color="auto" w:fill="auto"/>
            <w:noWrap/>
            <w:vAlign w:val="center"/>
            <w:hideMark/>
          </w:tcPr>
          <w:p w14:paraId="004CDCD7"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CD8"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CD9"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r>
      <w:tr w:rsidR="00D15CCA" w:rsidRPr="00D15CCA" w14:paraId="004CDCE3"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CDB"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DC"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Salary Sacrifice</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DD"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DE"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DF"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1701" w:type="dxa"/>
            <w:tcBorders>
              <w:top w:val="nil"/>
              <w:left w:val="nil"/>
              <w:bottom w:val="single" w:sz="8" w:space="0" w:color="auto"/>
              <w:right w:val="single" w:sz="8" w:space="0" w:color="auto"/>
            </w:tcBorders>
            <w:shd w:val="clear" w:color="auto" w:fill="auto"/>
            <w:noWrap/>
            <w:vAlign w:val="center"/>
            <w:hideMark/>
          </w:tcPr>
          <w:p w14:paraId="004CDCE0"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CE1"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CE2" w14:textId="77777777" w:rsidR="00D15CCA" w:rsidRPr="001601A2" w:rsidRDefault="00D15CCA" w:rsidP="00A45A60">
            <w:pPr>
              <w:widowControl w:val="0"/>
              <w:jc w:val="center"/>
              <w:rPr>
                <w:color w:val="000000"/>
                <w:lang w:val="en-GB" w:eastAsia="en-GB"/>
              </w:rPr>
            </w:pPr>
            <w:r w:rsidRPr="001601A2">
              <w:rPr>
                <w:color w:val="000000"/>
                <w:lang w:val="en-GB" w:eastAsia="en-GB"/>
              </w:rPr>
              <w:t>4</w:t>
            </w:r>
          </w:p>
        </w:tc>
      </w:tr>
      <w:tr w:rsidR="00D15CCA" w:rsidRPr="00D15CCA" w14:paraId="004CDCEC"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CE4"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E5"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Mobile Networks</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E6"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E7"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E8"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1701" w:type="dxa"/>
            <w:tcBorders>
              <w:top w:val="nil"/>
              <w:left w:val="nil"/>
              <w:bottom w:val="single" w:sz="8" w:space="0" w:color="auto"/>
              <w:right w:val="single" w:sz="8" w:space="0" w:color="auto"/>
            </w:tcBorders>
            <w:shd w:val="clear" w:color="auto" w:fill="auto"/>
            <w:noWrap/>
            <w:vAlign w:val="center"/>
            <w:hideMark/>
          </w:tcPr>
          <w:p w14:paraId="004CDCE9"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CEA"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CEB" w14:textId="77777777" w:rsidR="00D15CCA" w:rsidRPr="001601A2" w:rsidRDefault="00D15CCA" w:rsidP="00A45A60">
            <w:pPr>
              <w:widowControl w:val="0"/>
              <w:jc w:val="center"/>
              <w:rPr>
                <w:color w:val="000000"/>
                <w:lang w:val="en-GB" w:eastAsia="en-GB"/>
              </w:rPr>
            </w:pPr>
            <w:r w:rsidRPr="001601A2">
              <w:rPr>
                <w:color w:val="000000"/>
                <w:lang w:val="en-GB" w:eastAsia="en-GB"/>
              </w:rPr>
              <w:t>5</w:t>
            </w:r>
          </w:p>
        </w:tc>
      </w:tr>
      <w:tr w:rsidR="00D15CCA" w:rsidRPr="00D15CCA" w14:paraId="004CDCF5"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CED"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EE"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Mobile North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EF"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F0"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F1"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1701" w:type="dxa"/>
            <w:tcBorders>
              <w:top w:val="nil"/>
              <w:left w:val="nil"/>
              <w:bottom w:val="single" w:sz="8" w:space="0" w:color="auto"/>
              <w:right w:val="single" w:sz="8" w:space="0" w:color="auto"/>
            </w:tcBorders>
            <w:shd w:val="clear" w:color="auto" w:fill="auto"/>
            <w:noWrap/>
            <w:vAlign w:val="center"/>
            <w:hideMark/>
          </w:tcPr>
          <w:p w14:paraId="004CDCF2"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CF3"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CF4" w14:textId="77777777" w:rsidR="00D15CCA" w:rsidRPr="001601A2" w:rsidRDefault="00D15CCA" w:rsidP="00A45A60">
            <w:pPr>
              <w:widowControl w:val="0"/>
              <w:jc w:val="center"/>
              <w:rPr>
                <w:color w:val="000000"/>
                <w:lang w:val="en-GB" w:eastAsia="en-GB"/>
              </w:rPr>
            </w:pPr>
            <w:r w:rsidRPr="001601A2">
              <w:rPr>
                <w:color w:val="000000"/>
                <w:lang w:val="en-GB" w:eastAsia="en-GB"/>
              </w:rPr>
              <w:t>6</w:t>
            </w:r>
          </w:p>
        </w:tc>
      </w:tr>
      <w:tr w:rsidR="00D15CCA" w:rsidRPr="00D15CCA" w14:paraId="004CDCFE"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CF6"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CF7"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Mobile South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CF8"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CF9"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CFA"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1701" w:type="dxa"/>
            <w:tcBorders>
              <w:top w:val="nil"/>
              <w:left w:val="nil"/>
              <w:bottom w:val="single" w:sz="8" w:space="0" w:color="auto"/>
              <w:right w:val="single" w:sz="8" w:space="0" w:color="auto"/>
            </w:tcBorders>
            <w:shd w:val="clear" w:color="auto" w:fill="auto"/>
            <w:noWrap/>
            <w:vAlign w:val="center"/>
            <w:hideMark/>
          </w:tcPr>
          <w:p w14:paraId="004CDCFB"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CFC"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CFD" w14:textId="77777777" w:rsidR="00D15CCA" w:rsidRPr="001601A2" w:rsidRDefault="00D15CCA" w:rsidP="00A45A60">
            <w:pPr>
              <w:widowControl w:val="0"/>
              <w:jc w:val="center"/>
              <w:rPr>
                <w:color w:val="000000"/>
                <w:lang w:val="en-GB" w:eastAsia="en-GB"/>
              </w:rPr>
            </w:pPr>
            <w:r w:rsidRPr="001601A2">
              <w:rPr>
                <w:color w:val="000000"/>
                <w:lang w:val="en-GB" w:eastAsia="en-GB"/>
              </w:rPr>
              <w:t>7</w:t>
            </w:r>
          </w:p>
        </w:tc>
      </w:tr>
      <w:tr w:rsidR="00D15CCA" w:rsidRPr="00D15CCA" w14:paraId="004CDD07"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CFF"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D00"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Airtime South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01"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D02"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03"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1701" w:type="dxa"/>
            <w:tcBorders>
              <w:top w:val="nil"/>
              <w:left w:val="nil"/>
              <w:bottom w:val="single" w:sz="8" w:space="0" w:color="auto"/>
              <w:right w:val="single" w:sz="8" w:space="0" w:color="auto"/>
            </w:tcBorders>
            <w:shd w:val="clear" w:color="auto" w:fill="auto"/>
            <w:noWrap/>
            <w:vAlign w:val="center"/>
            <w:hideMark/>
          </w:tcPr>
          <w:p w14:paraId="004CDD04"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D05"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06" w14:textId="77777777" w:rsidR="00D15CCA" w:rsidRPr="001601A2" w:rsidRDefault="00D15CCA" w:rsidP="00A45A60">
            <w:pPr>
              <w:widowControl w:val="0"/>
              <w:jc w:val="center"/>
              <w:rPr>
                <w:color w:val="000000"/>
                <w:lang w:val="en-GB" w:eastAsia="en-GB"/>
              </w:rPr>
            </w:pPr>
            <w:r w:rsidRPr="001601A2">
              <w:rPr>
                <w:color w:val="000000"/>
                <w:lang w:val="en-GB" w:eastAsia="en-GB"/>
              </w:rPr>
              <w:t>8</w:t>
            </w:r>
          </w:p>
        </w:tc>
      </w:tr>
      <w:tr w:rsidR="00D15CCA" w:rsidRPr="00D15CCA" w14:paraId="004CDD10" w14:textId="77777777" w:rsidTr="00A515C3">
        <w:trPr>
          <w:trHeight w:val="315"/>
        </w:trPr>
        <w:tc>
          <w:tcPr>
            <w:tcW w:w="1118" w:type="dxa"/>
            <w:tcBorders>
              <w:top w:val="nil"/>
              <w:left w:val="nil"/>
              <w:bottom w:val="single" w:sz="8" w:space="0" w:color="auto"/>
              <w:right w:val="single" w:sz="8" w:space="0" w:color="auto"/>
            </w:tcBorders>
            <w:shd w:val="clear" w:color="auto" w:fill="auto"/>
            <w:vAlign w:val="center"/>
            <w:hideMark/>
          </w:tcPr>
          <w:p w14:paraId="004CDD08"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 </w:t>
            </w:r>
          </w:p>
        </w:tc>
        <w:tc>
          <w:tcPr>
            <w:tcW w:w="2342" w:type="dxa"/>
            <w:tcBorders>
              <w:top w:val="nil"/>
              <w:left w:val="nil"/>
              <w:bottom w:val="single" w:sz="8" w:space="0" w:color="auto"/>
              <w:right w:val="nil"/>
            </w:tcBorders>
            <w:shd w:val="clear" w:color="auto" w:fill="auto"/>
            <w:vAlign w:val="center"/>
            <w:hideMark/>
          </w:tcPr>
          <w:p w14:paraId="004CDD09"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 </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0A"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851" w:type="dxa"/>
            <w:tcBorders>
              <w:top w:val="nil"/>
              <w:left w:val="nil"/>
              <w:bottom w:val="single" w:sz="8" w:space="0" w:color="auto"/>
              <w:right w:val="single" w:sz="8" w:space="0" w:color="auto"/>
            </w:tcBorders>
            <w:shd w:val="clear" w:color="auto" w:fill="auto"/>
            <w:noWrap/>
            <w:vAlign w:val="center"/>
            <w:hideMark/>
          </w:tcPr>
          <w:p w14:paraId="004CDD0B"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850" w:type="dxa"/>
            <w:tcBorders>
              <w:top w:val="nil"/>
              <w:left w:val="nil"/>
              <w:bottom w:val="single" w:sz="8" w:space="0" w:color="auto"/>
              <w:right w:val="single" w:sz="8" w:space="0" w:color="auto"/>
            </w:tcBorders>
            <w:shd w:val="clear" w:color="auto" w:fill="auto"/>
            <w:noWrap/>
            <w:vAlign w:val="center"/>
            <w:hideMark/>
          </w:tcPr>
          <w:p w14:paraId="004CDD0C"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1701" w:type="dxa"/>
            <w:tcBorders>
              <w:top w:val="nil"/>
              <w:left w:val="nil"/>
              <w:bottom w:val="single" w:sz="8" w:space="0" w:color="auto"/>
              <w:right w:val="single" w:sz="8" w:space="0" w:color="auto"/>
            </w:tcBorders>
            <w:shd w:val="clear" w:color="auto" w:fill="auto"/>
            <w:noWrap/>
            <w:vAlign w:val="center"/>
            <w:hideMark/>
          </w:tcPr>
          <w:p w14:paraId="004CDD0D"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914" w:type="dxa"/>
            <w:tcBorders>
              <w:top w:val="nil"/>
              <w:left w:val="nil"/>
              <w:bottom w:val="single" w:sz="8" w:space="0" w:color="auto"/>
              <w:right w:val="single" w:sz="8" w:space="0" w:color="auto"/>
            </w:tcBorders>
            <w:shd w:val="clear" w:color="auto" w:fill="auto"/>
            <w:noWrap/>
            <w:vAlign w:val="center"/>
            <w:hideMark/>
          </w:tcPr>
          <w:p w14:paraId="004CDD0E"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929" w:type="dxa"/>
            <w:tcBorders>
              <w:top w:val="nil"/>
              <w:left w:val="nil"/>
              <w:bottom w:val="single" w:sz="8" w:space="0" w:color="auto"/>
              <w:right w:val="single" w:sz="8" w:space="0" w:color="auto"/>
            </w:tcBorders>
            <w:shd w:val="clear" w:color="auto" w:fill="auto"/>
            <w:noWrap/>
            <w:vAlign w:val="center"/>
            <w:hideMark/>
          </w:tcPr>
          <w:p w14:paraId="004CDD0F"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r>
      <w:tr w:rsidR="00D15CCA" w:rsidRPr="00D15CCA" w14:paraId="004CDD19" w14:textId="77777777" w:rsidTr="00A515C3">
        <w:trPr>
          <w:trHeight w:val="465"/>
        </w:trPr>
        <w:tc>
          <w:tcPr>
            <w:tcW w:w="1118" w:type="dxa"/>
            <w:vMerge w:val="restart"/>
            <w:tcBorders>
              <w:top w:val="nil"/>
              <w:left w:val="single" w:sz="8" w:space="0" w:color="auto"/>
              <w:bottom w:val="single" w:sz="8" w:space="0" w:color="000000"/>
              <w:right w:val="single" w:sz="8" w:space="0" w:color="auto"/>
            </w:tcBorders>
            <w:shd w:val="clear" w:color="auto" w:fill="auto"/>
            <w:vAlign w:val="center"/>
            <w:hideMark/>
          </w:tcPr>
          <w:p w14:paraId="004CDD11"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Retail Basingstoke</w:t>
            </w:r>
          </w:p>
        </w:tc>
        <w:tc>
          <w:tcPr>
            <w:tcW w:w="2342" w:type="dxa"/>
            <w:tcBorders>
              <w:top w:val="nil"/>
              <w:left w:val="nil"/>
              <w:bottom w:val="single" w:sz="8" w:space="0" w:color="auto"/>
              <w:right w:val="nil"/>
            </w:tcBorders>
            <w:shd w:val="clear" w:color="auto" w:fill="auto"/>
            <w:vAlign w:val="center"/>
            <w:hideMark/>
          </w:tcPr>
          <w:p w14:paraId="004CDD12"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Retail Catalogue</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13"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D14"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15"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1701" w:type="dxa"/>
            <w:tcBorders>
              <w:top w:val="nil"/>
              <w:left w:val="nil"/>
              <w:bottom w:val="single" w:sz="8" w:space="0" w:color="auto"/>
              <w:right w:val="single" w:sz="8" w:space="0" w:color="auto"/>
            </w:tcBorders>
            <w:shd w:val="clear" w:color="auto" w:fill="auto"/>
            <w:noWrap/>
            <w:vAlign w:val="center"/>
            <w:hideMark/>
          </w:tcPr>
          <w:p w14:paraId="004CDD16"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D17"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18"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D22"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D1A"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D1B"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Retail Grocer</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1C"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D1D"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1E"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1701" w:type="dxa"/>
            <w:tcBorders>
              <w:top w:val="nil"/>
              <w:left w:val="nil"/>
              <w:bottom w:val="single" w:sz="8" w:space="0" w:color="auto"/>
              <w:right w:val="single" w:sz="8" w:space="0" w:color="auto"/>
            </w:tcBorders>
            <w:shd w:val="clear" w:color="auto" w:fill="auto"/>
            <w:noWrap/>
            <w:vAlign w:val="center"/>
            <w:hideMark/>
          </w:tcPr>
          <w:p w14:paraId="004CDD1F"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D20"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21"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r>
      <w:tr w:rsidR="00D15CCA" w:rsidRPr="00D15CCA" w14:paraId="004CDD2B"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D23"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D24"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Retail Traditional</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25"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D26"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27"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1701" w:type="dxa"/>
            <w:tcBorders>
              <w:top w:val="nil"/>
              <w:left w:val="nil"/>
              <w:bottom w:val="single" w:sz="8" w:space="0" w:color="auto"/>
              <w:right w:val="single" w:sz="8" w:space="0" w:color="auto"/>
            </w:tcBorders>
            <w:shd w:val="clear" w:color="auto" w:fill="auto"/>
            <w:noWrap/>
            <w:vAlign w:val="center"/>
            <w:hideMark/>
          </w:tcPr>
          <w:p w14:paraId="004CDD28"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D29"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2A"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r>
      <w:tr w:rsidR="00D15CCA" w:rsidRPr="00D15CCA" w14:paraId="004CDD34" w14:textId="77777777" w:rsidTr="00A515C3">
        <w:trPr>
          <w:trHeight w:val="315"/>
        </w:trPr>
        <w:tc>
          <w:tcPr>
            <w:tcW w:w="1118" w:type="dxa"/>
            <w:vMerge/>
            <w:tcBorders>
              <w:top w:val="nil"/>
              <w:left w:val="single" w:sz="8" w:space="0" w:color="auto"/>
              <w:bottom w:val="single" w:sz="8" w:space="0" w:color="000000"/>
              <w:right w:val="single" w:sz="8" w:space="0" w:color="auto"/>
            </w:tcBorders>
            <w:vAlign w:val="center"/>
            <w:hideMark/>
          </w:tcPr>
          <w:p w14:paraId="004CDD2C"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D2D"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Amazon</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2E"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D2F"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30"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1701" w:type="dxa"/>
            <w:tcBorders>
              <w:top w:val="nil"/>
              <w:left w:val="nil"/>
              <w:bottom w:val="single" w:sz="8" w:space="0" w:color="auto"/>
              <w:right w:val="single" w:sz="8" w:space="0" w:color="auto"/>
            </w:tcBorders>
            <w:shd w:val="clear" w:color="auto" w:fill="auto"/>
            <w:noWrap/>
            <w:vAlign w:val="center"/>
            <w:hideMark/>
          </w:tcPr>
          <w:p w14:paraId="004CDD31"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D32"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33" w14:textId="77777777" w:rsidR="00D15CCA" w:rsidRPr="001601A2" w:rsidRDefault="00D15CCA" w:rsidP="00A45A60">
            <w:pPr>
              <w:widowControl w:val="0"/>
              <w:jc w:val="center"/>
              <w:rPr>
                <w:color w:val="000000"/>
                <w:lang w:val="en-GB" w:eastAsia="en-GB"/>
              </w:rPr>
            </w:pPr>
            <w:r w:rsidRPr="001601A2">
              <w:rPr>
                <w:color w:val="000000"/>
                <w:lang w:val="en-GB" w:eastAsia="en-GB"/>
              </w:rPr>
              <w:t>4</w:t>
            </w:r>
          </w:p>
        </w:tc>
      </w:tr>
      <w:tr w:rsidR="00D15CCA" w:rsidRPr="00D15CCA" w14:paraId="004CDD3D" w14:textId="77777777" w:rsidTr="00A515C3">
        <w:trPr>
          <w:trHeight w:val="315"/>
        </w:trPr>
        <w:tc>
          <w:tcPr>
            <w:tcW w:w="1118" w:type="dxa"/>
            <w:vMerge/>
            <w:tcBorders>
              <w:top w:val="nil"/>
              <w:left w:val="single" w:sz="8" w:space="0" w:color="auto"/>
              <w:bottom w:val="single" w:sz="8" w:space="0" w:color="000000"/>
              <w:right w:val="single" w:sz="8" w:space="0" w:color="auto"/>
            </w:tcBorders>
            <w:vAlign w:val="center"/>
            <w:hideMark/>
          </w:tcPr>
          <w:p w14:paraId="004CDD35"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D36"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Etail</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37"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D38"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39"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1701" w:type="dxa"/>
            <w:tcBorders>
              <w:top w:val="nil"/>
              <w:left w:val="nil"/>
              <w:bottom w:val="single" w:sz="8" w:space="0" w:color="auto"/>
              <w:right w:val="single" w:sz="8" w:space="0" w:color="auto"/>
            </w:tcBorders>
            <w:shd w:val="clear" w:color="auto" w:fill="auto"/>
            <w:noWrap/>
            <w:vAlign w:val="center"/>
            <w:hideMark/>
          </w:tcPr>
          <w:p w14:paraId="004CDD3A"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D3B"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3C" w14:textId="77777777" w:rsidR="00D15CCA" w:rsidRPr="001601A2" w:rsidRDefault="00D15CCA" w:rsidP="00A45A60">
            <w:pPr>
              <w:widowControl w:val="0"/>
              <w:jc w:val="center"/>
              <w:rPr>
                <w:color w:val="000000"/>
                <w:lang w:val="en-GB" w:eastAsia="en-GB"/>
              </w:rPr>
            </w:pPr>
            <w:r w:rsidRPr="001601A2">
              <w:rPr>
                <w:color w:val="000000"/>
                <w:lang w:val="en-GB" w:eastAsia="en-GB"/>
              </w:rPr>
              <w:t>5</w:t>
            </w:r>
          </w:p>
        </w:tc>
      </w:tr>
      <w:tr w:rsidR="00D15CCA" w:rsidRPr="00D15CCA" w14:paraId="004CDD46" w14:textId="77777777" w:rsidTr="00A515C3">
        <w:trPr>
          <w:trHeight w:val="315"/>
        </w:trPr>
        <w:tc>
          <w:tcPr>
            <w:tcW w:w="1118" w:type="dxa"/>
            <w:vMerge/>
            <w:tcBorders>
              <w:top w:val="nil"/>
              <w:left w:val="single" w:sz="8" w:space="0" w:color="auto"/>
              <w:bottom w:val="single" w:sz="8" w:space="0" w:color="000000"/>
              <w:right w:val="single" w:sz="8" w:space="0" w:color="auto"/>
            </w:tcBorders>
            <w:vAlign w:val="center"/>
            <w:hideMark/>
          </w:tcPr>
          <w:p w14:paraId="004CDD3E"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D3F"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Indy Retail</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40"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D41"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42"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1701" w:type="dxa"/>
            <w:tcBorders>
              <w:top w:val="nil"/>
              <w:left w:val="nil"/>
              <w:bottom w:val="single" w:sz="8" w:space="0" w:color="auto"/>
              <w:right w:val="single" w:sz="8" w:space="0" w:color="auto"/>
            </w:tcBorders>
            <w:shd w:val="clear" w:color="auto" w:fill="auto"/>
            <w:noWrap/>
            <w:vAlign w:val="center"/>
            <w:hideMark/>
          </w:tcPr>
          <w:p w14:paraId="004CDD43"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D44"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45" w14:textId="77777777" w:rsidR="00D15CCA" w:rsidRPr="001601A2" w:rsidRDefault="00D15CCA" w:rsidP="00A45A60">
            <w:pPr>
              <w:widowControl w:val="0"/>
              <w:jc w:val="center"/>
              <w:rPr>
                <w:color w:val="000000"/>
                <w:lang w:val="en-GB" w:eastAsia="en-GB"/>
              </w:rPr>
            </w:pPr>
            <w:r w:rsidRPr="001601A2">
              <w:rPr>
                <w:color w:val="000000"/>
                <w:lang w:val="en-GB" w:eastAsia="en-GB"/>
              </w:rPr>
              <w:t>6</w:t>
            </w:r>
          </w:p>
        </w:tc>
      </w:tr>
      <w:tr w:rsidR="00D15CCA" w:rsidRPr="00D15CCA" w14:paraId="004CDD4F"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D47"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D48"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Retail New Business</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49"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D4A"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4B"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1701" w:type="dxa"/>
            <w:tcBorders>
              <w:top w:val="nil"/>
              <w:left w:val="nil"/>
              <w:bottom w:val="single" w:sz="8" w:space="0" w:color="auto"/>
              <w:right w:val="single" w:sz="8" w:space="0" w:color="auto"/>
            </w:tcBorders>
            <w:shd w:val="clear" w:color="auto" w:fill="auto"/>
            <w:noWrap/>
            <w:vAlign w:val="center"/>
            <w:hideMark/>
          </w:tcPr>
          <w:p w14:paraId="004CDD4C"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D4D"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4E" w14:textId="77777777" w:rsidR="00D15CCA" w:rsidRPr="001601A2" w:rsidRDefault="00D15CCA" w:rsidP="00A45A60">
            <w:pPr>
              <w:widowControl w:val="0"/>
              <w:jc w:val="center"/>
              <w:rPr>
                <w:color w:val="000000"/>
                <w:lang w:val="en-GB" w:eastAsia="en-GB"/>
              </w:rPr>
            </w:pPr>
            <w:r w:rsidRPr="001601A2">
              <w:rPr>
                <w:color w:val="000000"/>
                <w:lang w:val="en-GB" w:eastAsia="en-GB"/>
              </w:rPr>
              <w:t>7</w:t>
            </w:r>
          </w:p>
        </w:tc>
      </w:tr>
      <w:tr w:rsidR="00D15CCA" w:rsidRPr="00D15CCA" w14:paraId="004CDD58" w14:textId="77777777" w:rsidTr="00A515C3">
        <w:trPr>
          <w:trHeight w:val="315"/>
        </w:trPr>
        <w:tc>
          <w:tcPr>
            <w:tcW w:w="1118" w:type="dxa"/>
            <w:tcBorders>
              <w:top w:val="nil"/>
              <w:left w:val="nil"/>
              <w:bottom w:val="single" w:sz="8" w:space="0" w:color="auto"/>
              <w:right w:val="single" w:sz="8" w:space="0" w:color="auto"/>
            </w:tcBorders>
            <w:shd w:val="clear" w:color="auto" w:fill="auto"/>
            <w:vAlign w:val="center"/>
            <w:hideMark/>
          </w:tcPr>
          <w:p w14:paraId="004CDD50"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 </w:t>
            </w:r>
          </w:p>
        </w:tc>
        <w:tc>
          <w:tcPr>
            <w:tcW w:w="2342" w:type="dxa"/>
            <w:tcBorders>
              <w:top w:val="nil"/>
              <w:left w:val="nil"/>
              <w:bottom w:val="single" w:sz="8" w:space="0" w:color="auto"/>
              <w:right w:val="nil"/>
            </w:tcBorders>
            <w:shd w:val="clear" w:color="auto" w:fill="auto"/>
            <w:vAlign w:val="center"/>
            <w:hideMark/>
          </w:tcPr>
          <w:p w14:paraId="004CDD51"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 </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52"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851" w:type="dxa"/>
            <w:tcBorders>
              <w:top w:val="nil"/>
              <w:left w:val="nil"/>
              <w:bottom w:val="single" w:sz="8" w:space="0" w:color="auto"/>
              <w:right w:val="single" w:sz="8" w:space="0" w:color="auto"/>
            </w:tcBorders>
            <w:shd w:val="clear" w:color="auto" w:fill="auto"/>
            <w:noWrap/>
            <w:vAlign w:val="center"/>
            <w:hideMark/>
          </w:tcPr>
          <w:p w14:paraId="004CDD53"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850" w:type="dxa"/>
            <w:tcBorders>
              <w:top w:val="nil"/>
              <w:left w:val="nil"/>
              <w:bottom w:val="single" w:sz="8" w:space="0" w:color="auto"/>
              <w:right w:val="single" w:sz="8" w:space="0" w:color="auto"/>
            </w:tcBorders>
            <w:shd w:val="clear" w:color="auto" w:fill="auto"/>
            <w:noWrap/>
            <w:vAlign w:val="center"/>
            <w:hideMark/>
          </w:tcPr>
          <w:p w14:paraId="004CDD54"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1701" w:type="dxa"/>
            <w:tcBorders>
              <w:top w:val="nil"/>
              <w:left w:val="nil"/>
              <w:bottom w:val="single" w:sz="8" w:space="0" w:color="auto"/>
              <w:right w:val="single" w:sz="8" w:space="0" w:color="auto"/>
            </w:tcBorders>
            <w:shd w:val="clear" w:color="auto" w:fill="auto"/>
            <w:noWrap/>
            <w:vAlign w:val="center"/>
            <w:hideMark/>
          </w:tcPr>
          <w:p w14:paraId="004CDD55"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914" w:type="dxa"/>
            <w:tcBorders>
              <w:top w:val="nil"/>
              <w:left w:val="nil"/>
              <w:bottom w:val="single" w:sz="8" w:space="0" w:color="auto"/>
              <w:right w:val="single" w:sz="8" w:space="0" w:color="auto"/>
            </w:tcBorders>
            <w:shd w:val="clear" w:color="auto" w:fill="auto"/>
            <w:noWrap/>
            <w:vAlign w:val="center"/>
            <w:hideMark/>
          </w:tcPr>
          <w:p w14:paraId="004CDD56"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929" w:type="dxa"/>
            <w:tcBorders>
              <w:top w:val="nil"/>
              <w:left w:val="nil"/>
              <w:bottom w:val="single" w:sz="8" w:space="0" w:color="auto"/>
              <w:right w:val="single" w:sz="8" w:space="0" w:color="auto"/>
            </w:tcBorders>
            <w:shd w:val="clear" w:color="auto" w:fill="auto"/>
            <w:noWrap/>
            <w:vAlign w:val="center"/>
            <w:hideMark/>
          </w:tcPr>
          <w:p w14:paraId="004CDD57"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r>
      <w:tr w:rsidR="00D15CCA" w:rsidRPr="00D15CCA" w14:paraId="004CDD61" w14:textId="77777777" w:rsidTr="00A515C3">
        <w:trPr>
          <w:trHeight w:val="690"/>
        </w:trPr>
        <w:tc>
          <w:tcPr>
            <w:tcW w:w="1118" w:type="dxa"/>
            <w:vMerge w:val="restart"/>
            <w:tcBorders>
              <w:top w:val="nil"/>
              <w:left w:val="single" w:sz="8" w:space="0" w:color="auto"/>
              <w:bottom w:val="single" w:sz="8" w:space="0" w:color="000000"/>
              <w:right w:val="single" w:sz="8" w:space="0" w:color="auto"/>
            </w:tcBorders>
            <w:shd w:val="clear" w:color="auto" w:fill="auto"/>
            <w:vAlign w:val="center"/>
            <w:hideMark/>
          </w:tcPr>
          <w:p w14:paraId="004CDD59"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Retail Harlow</w:t>
            </w:r>
          </w:p>
        </w:tc>
        <w:tc>
          <w:tcPr>
            <w:tcW w:w="2342" w:type="dxa"/>
            <w:tcBorders>
              <w:top w:val="nil"/>
              <w:left w:val="nil"/>
              <w:bottom w:val="single" w:sz="8" w:space="0" w:color="auto"/>
              <w:right w:val="nil"/>
            </w:tcBorders>
            <w:shd w:val="clear" w:color="auto" w:fill="auto"/>
            <w:vAlign w:val="center"/>
            <w:hideMark/>
          </w:tcPr>
          <w:p w14:paraId="004CDD5A"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Home Grocery South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5B"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D5C"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5D"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1701" w:type="dxa"/>
            <w:tcBorders>
              <w:top w:val="nil"/>
              <w:left w:val="nil"/>
              <w:bottom w:val="single" w:sz="8" w:space="0" w:color="auto"/>
              <w:right w:val="single" w:sz="8" w:space="0" w:color="auto"/>
            </w:tcBorders>
            <w:shd w:val="clear" w:color="auto" w:fill="auto"/>
            <w:noWrap/>
            <w:vAlign w:val="center"/>
            <w:hideMark/>
          </w:tcPr>
          <w:p w14:paraId="004CDD5E"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914" w:type="dxa"/>
            <w:tcBorders>
              <w:top w:val="nil"/>
              <w:left w:val="nil"/>
              <w:bottom w:val="single" w:sz="8" w:space="0" w:color="auto"/>
              <w:right w:val="single" w:sz="8" w:space="0" w:color="auto"/>
            </w:tcBorders>
            <w:shd w:val="clear" w:color="auto" w:fill="auto"/>
            <w:noWrap/>
            <w:vAlign w:val="center"/>
            <w:hideMark/>
          </w:tcPr>
          <w:p w14:paraId="004CDD5F"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60"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D6A"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D62"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D63"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Home DotCom</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64"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D65"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66"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1701" w:type="dxa"/>
            <w:tcBorders>
              <w:top w:val="nil"/>
              <w:left w:val="nil"/>
              <w:bottom w:val="single" w:sz="8" w:space="0" w:color="auto"/>
              <w:right w:val="single" w:sz="8" w:space="0" w:color="auto"/>
            </w:tcBorders>
            <w:shd w:val="clear" w:color="auto" w:fill="auto"/>
            <w:noWrap/>
            <w:vAlign w:val="center"/>
            <w:hideMark/>
          </w:tcPr>
          <w:p w14:paraId="004CDD67"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914" w:type="dxa"/>
            <w:tcBorders>
              <w:top w:val="nil"/>
              <w:left w:val="nil"/>
              <w:bottom w:val="single" w:sz="8" w:space="0" w:color="auto"/>
              <w:right w:val="single" w:sz="8" w:space="0" w:color="auto"/>
            </w:tcBorders>
            <w:shd w:val="clear" w:color="auto" w:fill="auto"/>
            <w:noWrap/>
            <w:vAlign w:val="center"/>
            <w:hideMark/>
          </w:tcPr>
          <w:p w14:paraId="004CDD68"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69"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r>
      <w:tr w:rsidR="00D15CCA" w:rsidRPr="00D15CCA" w14:paraId="004CDD73"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D6B"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D6C"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Home Support</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6D"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D6E"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6F"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1701" w:type="dxa"/>
            <w:tcBorders>
              <w:top w:val="nil"/>
              <w:left w:val="nil"/>
              <w:bottom w:val="single" w:sz="8" w:space="0" w:color="auto"/>
              <w:right w:val="single" w:sz="8" w:space="0" w:color="auto"/>
            </w:tcBorders>
            <w:shd w:val="clear" w:color="auto" w:fill="auto"/>
            <w:noWrap/>
            <w:vAlign w:val="center"/>
            <w:hideMark/>
          </w:tcPr>
          <w:p w14:paraId="004CDD70"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914" w:type="dxa"/>
            <w:tcBorders>
              <w:top w:val="nil"/>
              <w:left w:val="nil"/>
              <w:bottom w:val="single" w:sz="8" w:space="0" w:color="auto"/>
              <w:right w:val="single" w:sz="8" w:space="0" w:color="auto"/>
            </w:tcBorders>
            <w:shd w:val="clear" w:color="auto" w:fill="auto"/>
            <w:noWrap/>
            <w:vAlign w:val="center"/>
            <w:hideMark/>
          </w:tcPr>
          <w:p w14:paraId="004CDD71"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72"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r>
      <w:tr w:rsidR="00D15CCA" w:rsidRPr="00D15CCA" w14:paraId="004CDD7C" w14:textId="77777777" w:rsidTr="00A515C3">
        <w:trPr>
          <w:trHeight w:val="690"/>
        </w:trPr>
        <w:tc>
          <w:tcPr>
            <w:tcW w:w="1118" w:type="dxa"/>
            <w:vMerge/>
            <w:tcBorders>
              <w:top w:val="nil"/>
              <w:left w:val="single" w:sz="8" w:space="0" w:color="auto"/>
              <w:bottom w:val="single" w:sz="8" w:space="0" w:color="000000"/>
              <w:right w:val="single" w:sz="8" w:space="0" w:color="auto"/>
            </w:tcBorders>
            <w:vAlign w:val="center"/>
            <w:hideMark/>
          </w:tcPr>
          <w:p w14:paraId="004CDD74"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D75"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Home Grocery North</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76"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D77"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78"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1701" w:type="dxa"/>
            <w:tcBorders>
              <w:top w:val="nil"/>
              <w:left w:val="nil"/>
              <w:bottom w:val="single" w:sz="8" w:space="0" w:color="auto"/>
              <w:right w:val="single" w:sz="8" w:space="0" w:color="auto"/>
            </w:tcBorders>
            <w:shd w:val="clear" w:color="auto" w:fill="auto"/>
            <w:noWrap/>
            <w:vAlign w:val="center"/>
            <w:hideMark/>
          </w:tcPr>
          <w:p w14:paraId="004CDD79"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914" w:type="dxa"/>
            <w:tcBorders>
              <w:top w:val="nil"/>
              <w:left w:val="nil"/>
              <w:bottom w:val="single" w:sz="8" w:space="0" w:color="auto"/>
              <w:right w:val="single" w:sz="8" w:space="0" w:color="auto"/>
            </w:tcBorders>
            <w:shd w:val="clear" w:color="auto" w:fill="auto"/>
            <w:noWrap/>
            <w:vAlign w:val="center"/>
            <w:hideMark/>
          </w:tcPr>
          <w:p w14:paraId="004CDD7A"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7B" w14:textId="77777777" w:rsidR="00D15CCA" w:rsidRPr="001601A2" w:rsidRDefault="00D15CCA" w:rsidP="00A45A60">
            <w:pPr>
              <w:widowControl w:val="0"/>
              <w:jc w:val="center"/>
              <w:rPr>
                <w:color w:val="000000"/>
                <w:lang w:val="en-GB" w:eastAsia="en-GB"/>
              </w:rPr>
            </w:pPr>
            <w:r w:rsidRPr="001601A2">
              <w:rPr>
                <w:color w:val="000000"/>
                <w:lang w:val="en-GB" w:eastAsia="en-GB"/>
              </w:rPr>
              <w:t>4</w:t>
            </w:r>
          </w:p>
        </w:tc>
      </w:tr>
      <w:tr w:rsidR="00D15CCA" w:rsidRPr="00D15CCA" w14:paraId="004CDD85"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D7D"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D7E"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Home Others</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7F"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D80"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81"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1701" w:type="dxa"/>
            <w:tcBorders>
              <w:top w:val="nil"/>
              <w:left w:val="nil"/>
              <w:bottom w:val="single" w:sz="8" w:space="0" w:color="auto"/>
              <w:right w:val="single" w:sz="8" w:space="0" w:color="auto"/>
            </w:tcBorders>
            <w:shd w:val="clear" w:color="auto" w:fill="auto"/>
            <w:noWrap/>
            <w:vAlign w:val="center"/>
            <w:hideMark/>
          </w:tcPr>
          <w:p w14:paraId="004CDD82"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914" w:type="dxa"/>
            <w:tcBorders>
              <w:top w:val="nil"/>
              <w:left w:val="nil"/>
              <w:bottom w:val="single" w:sz="8" w:space="0" w:color="auto"/>
              <w:right w:val="single" w:sz="8" w:space="0" w:color="auto"/>
            </w:tcBorders>
            <w:shd w:val="clear" w:color="auto" w:fill="auto"/>
            <w:noWrap/>
            <w:vAlign w:val="center"/>
            <w:hideMark/>
          </w:tcPr>
          <w:p w14:paraId="004CDD83"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84" w14:textId="77777777" w:rsidR="00D15CCA" w:rsidRPr="001601A2" w:rsidRDefault="00D15CCA" w:rsidP="00A45A60">
            <w:pPr>
              <w:widowControl w:val="0"/>
              <w:jc w:val="center"/>
              <w:rPr>
                <w:color w:val="000000"/>
                <w:lang w:val="en-GB" w:eastAsia="en-GB"/>
              </w:rPr>
            </w:pPr>
            <w:r w:rsidRPr="001601A2">
              <w:rPr>
                <w:color w:val="000000"/>
                <w:lang w:val="en-GB" w:eastAsia="en-GB"/>
              </w:rPr>
              <w:t>5</w:t>
            </w:r>
          </w:p>
        </w:tc>
      </w:tr>
      <w:tr w:rsidR="00D15CCA" w:rsidRPr="00D15CCA" w14:paraId="004CDD8E"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D86"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D87"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Home Nationals</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88"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D89"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8A"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1701" w:type="dxa"/>
            <w:tcBorders>
              <w:top w:val="nil"/>
              <w:left w:val="nil"/>
              <w:bottom w:val="single" w:sz="8" w:space="0" w:color="auto"/>
              <w:right w:val="single" w:sz="8" w:space="0" w:color="auto"/>
            </w:tcBorders>
            <w:shd w:val="clear" w:color="auto" w:fill="auto"/>
            <w:noWrap/>
            <w:vAlign w:val="center"/>
            <w:hideMark/>
          </w:tcPr>
          <w:p w14:paraId="004CDD8B"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914" w:type="dxa"/>
            <w:tcBorders>
              <w:top w:val="nil"/>
              <w:left w:val="nil"/>
              <w:bottom w:val="single" w:sz="8" w:space="0" w:color="auto"/>
              <w:right w:val="single" w:sz="8" w:space="0" w:color="auto"/>
            </w:tcBorders>
            <w:shd w:val="clear" w:color="auto" w:fill="auto"/>
            <w:noWrap/>
            <w:vAlign w:val="center"/>
            <w:hideMark/>
          </w:tcPr>
          <w:p w14:paraId="004CDD8C"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8D" w14:textId="77777777" w:rsidR="00D15CCA" w:rsidRPr="001601A2" w:rsidRDefault="00D15CCA" w:rsidP="00A45A60">
            <w:pPr>
              <w:widowControl w:val="0"/>
              <w:jc w:val="center"/>
              <w:rPr>
                <w:color w:val="000000"/>
                <w:lang w:val="en-GB" w:eastAsia="en-GB"/>
              </w:rPr>
            </w:pPr>
            <w:r w:rsidRPr="001601A2">
              <w:rPr>
                <w:color w:val="000000"/>
                <w:lang w:val="en-GB" w:eastAsia="en-GB"/>
              </w:rPr>
              <w:t>6</w:t>
            </w:r>
          </w:p>
        </w:tc>
      </w:tr>
      <w:tr w:rsidR="00D15CCA" w:rsidRPr="00D15CCA" w14:paraId="004CDD97"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D8F"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D90"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Home Catalogues</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91"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D92"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93"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1701" w:type="dxa"/>
            <w:tcBorders>
              <w:top w:val="nil"/>
              <w:left w:val="nil"/>
              <w:bottom w:val="single" w:sz="8" w:space="0" w:color="auto"/>
              <w:right w:val="single" w:sz="8" w:space="0" w:color="auto"/>
            </w:tcBorders>
            <w:shd w:val="clear" w:color="auto" w:fill="auto"/>
            <w:noWrap/>
            <w:vAlign w:val="center"/>
            <w:hideMark/>
          </w:tcPr>
          <w:p w14:paraId="004CDD94"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914" w:type="dxa"/>
            <w:tcBorders>
              <w:top w:val="nil"/>
              <w:left w:val="nil"/>
              <w:bottom w:val="single" w:sz="8" w:space="0" w:color="auto"/>
              <w:right w:val="single" w:sz="8" w:space="0" w:color="auto"/>
            </w:tcBorders>
            <w:shd w:val="clear" w:color="auto" w:fill="auto"/>
            <w:noWrap/>
            <w:vAlign w:val="center"/>
            <w:hideMark/>
          </w:tcPr>
          <w:p w14:paraId="004CDD95"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96" w14:textId="77777777" w:rsidR="00D15CCA" w:rsidRPr="001601A2" w:rsidRDefault="00D15CCA" w:rsidP="00A45A60">
            <w:pPr>
              <w:widowControl w:val="0"/>
              <w:jc w:val="center"/>
              <w:rPr>
                <w:color w:val="000000"/>
                <w:lang w:val="en-GB" w:eastAsia="en-GB"/>
              </w:rPr>
            </w:pPr>
            <w:r w:rsidRPr="001601A2">
              <w:rPr>
                <w:color w:val="000000"/>
                <w:lang w:val="en-GB" w:eastAsia="en-GB"/>
              </w:rPr>
              <w:t>7</w:t>
            </w:r>
          </w:p>
        </w:tc>
      </w:tr>
      <w:tr w:rsidR="00D15CCA" w:rsidRPr="00D15CCA" w14:paraId="004CDDA0"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D98"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D99"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Home Indies</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9A"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D9B"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9C"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1701" w:type="dxa"/>
            <w:tcBorders>
              <w:top w:val="nil"/>
              <w:left w:val="nil"/>
              <w:bottom w:val="single" w:sz="8" w:space="0" w:color="auto"/>
              <w:right w:val="single" w:sz="8" w:space="0" w:color="auto"/>
            </w:tcBorders>
            <w:shd w:val="clear" w:color="auto" w:fill="auto"/>
            <w:noWrap/>
            <w:vAlign w:val="center"/>
            <w:hideMark/>
          </w:tcPr>
          <w:p w14:paraId="004CDD9D"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914" w:type="dxa"/>
            <w:tcBorders>
              <w:top w:val="nil"/>
              <w:left w:val="nil"/>
              <w:bottom w:val="single" w:sz="8" w:space="0" w:color="auto"/>
              <w:right w:val="single" w:sz="8" w:space="0" w:color="auto"/>
            </w:tcBorders>
            <w:shd w:val="clear" w:color="auto" w:fill="auto"/>
            <w:noWrap/>
            <w:vAlign w:val="center"/>
            <w:hideMark/>
          </w:tcPr>
          <w:p w14:paraId="004CDD9E"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9F" w14:textId="77777777" w:rsidR="00D15CCA" w:rsidRPr="001601A2" w:rsidRDefault="00D15CCA" w:rsidP="00A45A60">
            <w:pPr>
              <w:widowControl w:val="0"/>
              <w:jc w:val="center"/>
              <w:rPr>
                <w:color w:val="000000"/>
                <w:lang w:val="en-GB" w:eastAsia="en-GB"/>
              </w:rPr>
            </w:pPr>
            <w:r w:rsidRPr="001601A2">
              <w:rPr>
                <w:color w:val="000000"/>
                <w:lang w:val="en-GB" w:eastAsia="en-GB"/>
              </w:rPr>
              <w:t>8</w:t>
            </w:r>
          </w:p>
        </w:tc>
      </w:tr>
      <w:tr w:rsidR="00D15CCA" w:rsidRPr="00D15CCA" w14:paraId="004CDDA9" w14:textId="77777777" w:rsidTr="00A515C3">
        <w:trPr>
          <w:trHeight w:val="315"/>
        </w:trPr>
        <w:tc>
          <w:tcPr>
            <w:tcW w:w="1118" w:type="dxa"/>
            <w:tcBorders>
              <w:top w:val="nil"/>
              <w:left w:val="nil"/>
              <w:bottom w:val="single" w:sz="8" w:space="0" w:color="auto"/>
              <w:right w:val="single" w:sz="8" w:space="0" w:color="auto"/>
            </w:tcBorders>
            <w:shd w:val="clear" w:color="auto" w:fill="auto"/>
            <w:vAlign w:val="center"/>
            <w:hideMark/>
          </w:tcPr>
          <w:p w14:paraId="004CDDA1"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 </w:t>
            </w:r>
          </w:p>
        </w:tc>
        <w:tc>
          <w:tcPr>
            <w:tcW w:w="2342" w:type="dxa"/>
            <w:tcBorders>
              <w:top w:val="nil"/>
              <w:left w:val="nil"/>
              <w:bottom w:val="single" w:sz="8" w:space="0" w:color="auto"/>
              <w:right w:val="nil"/>
            </w:tcBorders>
            <w:shd w:val="clear" w:color="auto" w:fill="auto"/>
            <w:vAlign w:val="center"/>
            <w:hideMark/>
          </w:tcPr>
          <w:p w14:paraId="004CDDA2"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 </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A3"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851" w:type="dxa"/>
            <w:tcBorders>
              <w:top w:val="nil"/>
              <w:left w:val="nil"/>
              <w:bottom w:val="single" w:sz="8" w:space="0" w:color="auto"/>
              <w:right w:val="single" w:sz="8" w:space="0" w:color="auto"/>
            </w:tcBorders>
            <w:shd w:val="clear" w:color="auto" w:fill="auto"/>
            <w:noWrap/>
            <w:vAlign w:val="center"/>
            <w:hideMark/>
          </w:tcPr>
          <w:p w14:paraId="004CDDA4"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850" w:type="dxa"/>
            <w:tcBorders>
              <w:top w:val="nil"/>
              <w:left w:val="nil"/>
              <w:bottom w:val="single" w:sz="8" w:space="0" w:color="auto"/>
              <w:right w:val="single" w:sz="8" w:space="0" w:color="auto"/>
            </w:tcBorders>
            <w:shd w:val="clear" w:color="auto" w:fill="auto"/>
            <w:noWrap/>
            <w:vAlign w:val="center"/>
            <w:hideMark/>
          </w:tcPr>
          <w:p w14:paraId="004CDDA5"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1701" w:type="dxa"/>
            <w:tcBorders>
              <w:top w:val="nil"/>
              <w:left w:val="nil"/>
              <w:bottom w:val="single" w:sz="8" w:space="0" w:color="auto"/>
              <w:right w:val="single" w:sz="8" w:space="0" w:color="auto"/>
            </w:tcBorders>
            <w:shd w:val="clear" w:color="auto" w:fill="auto"/>
            <w:noWrap/>
            <w:vAlign w:val="center"/>
            <w:hideMark/>
          </w:tcPr>
          <w:p w14:paraId="004CDDA6"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914" w:type="dxa"/>
            <w:tcBorders>
              <w:top w:val="nil"/>
              <w:left w:val="nil"/>
              <w:bottom w:val="single" w:sz="8" w:space="0" w:color="auto"/>
              <w:right w:val="single" w:sz="8" w:space="0" w:color="auto"/>
            </w:tcBorders>
            <w:shd w:val="clear" w:color="auto" w:fill="auto"/>
            <w:noWrap/>
            <w:vAlign w:val="center"/>
            <w:hideMark/>
          </w:tcPr>
          <w:p w14:paraId="004CDDA7"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929" w:type="dxa"/>
            <w:tcBorders>
              <w:top w:val="nil"/>
              <w:left w:val="nil"/>
              <w:bottom w:val="single" w:sz="8" w:space="0" w:color="auto"/>
              <w:right w:val="single" w:sz="8" w:space="0" w:color="auto"/>
            </w:tcBorders>
            <w:shd w:val="clear" w:color="auto" w:fill="auto"/>
            <w:noWrap/>
            <w:vAlign w:val="center"/>
            <w:hideMark/>
          </w:tcPr>
          <w:p w14:paraId="004CDDA8"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r>
      <w:tr w:rsidR="00D15CCA" w:rsidRPr="00D15CCA" w14:paraId="004CDDB2" w14:textId="77777777" w:rsidTr="00A515C3">
        <w:trPr>
          <w:trHeight w:val="315"/>
        </w:trPr>
        <w:tc>
          <w:tcPr>
            <w:tcW w:w="1118" w:type="dxa"/>
            <w:vMerge w:val="restart"/>
            <w:tcBorders>
              <w:top w:val="nil"/>
              <w:left w:val="single" w:sz="8" w:space="0" w:color="auto"/>
              <w:bottom w:val="single" w:sz="8" w:space="0" w:color="000000"/>
              <w:right w:val="single" w:sz="8" w:space="0" w:color="auto"/>
            </w:tcBorders>
            <w:shd w:val="clear" w:color="auto" w:fill="auto"/>
            <w:vAlign w:val="center"/>
            <w:hideMark/>
          </w:tcPr>
          <w:p w14:paraId="004CDDAA"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Other Income</w:t>
            </w:r>
          </w:p>
        </w:tc>
        <w:tc>
          <w:tcPr>
            <w:tcW w:w="2342" w:type="dxa"/>
            <w:tcBorders>
              <w:top w:val="nil"/>
              <w:left w:val="nil"/>
              <w:bottom w:val="single" w:sz="8" w:space="0" w:color="auto"/>
              <w:right w:val="nil"/>
            </w:tcBorders>
            <w:shd w:val="clear" w:color="auto" w:fill="auto"/>
            <w:vAlign w:val="center"/>
            <w:hideMark/>
          </w:tcPr>
          <w:p w14:paraId="004CDDAB"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Commercial</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AC"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DAD"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AE" w14:textId="77777777" w:rsidR="00D15CCA" w:rsidRPr="001601A2" w:rsidRDefault="00D15CCA" w:rsidP="00A45A60">
            <w:pPr>
              <w:widowControl w:val="0"/>
              <w:jc w:val="center"/>
              <w:rPr>
                <w:color w:val="000000"/>
                <w:lang w:val="en-GB" w:eastAsia="en-GB"/>
              </w:rPr>
            </w:pPr>
            <w:r w:rsidRPr="001601A2">
              <w:rPr>
                <w:color w:val="000000"/>
                <w:lang w:val="en-GB" w:eastAsia="en-GB"/>
              </w:rPr>
              <w:t>9</w:t>
            </w:r>
          </w:p>
        </w:tc>
        <w:tc>
          <w:tcPr>
            <w:tcW w:w="1701" w:type="dxa"/>
            <w:tcBorders>
              <w:top w:val="nil"/>
              <w:left w:val="nil"/>
              <w:bottom w:val="single" w:sz="8" w:space="0" w:color="auto"/>
              <w:right w:val="single" w:sz="8" w:space="0" w:color="auto"/>
            </w:tcBorders>
            <w:shd w:val="clear" w:color="auto" w:fill="auto"/>
            <w:noWrap/>
            <w:vAlign w:val="center"/>
            <w:hideMark/>
          </w:tcPr>
          <w:p w14:paraId="004CDDAF"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DB0"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B1"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DBB"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DB3"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DB4"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Customer Services</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B5"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DB6"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B7" w14:textId="77777777" w:rsidR="00D15CCA" w:rsidRPr="001601A2" w:rsidRDefault="00D15CCA" w:rsidP="00A45A60">
            <w:pPr>
              <w:widowControl w:val="0"/>
              <w:jc w:val="center"/>
              <w:rPr>
                <w:color w:val="000000"/>
                <w:lang w:val="en-GB" w:eastAsia="en-GB"/>
              </w:rPr>
            </w:pPr>
            <w:r w:rsidRPr="001601A2">
              <w:rPr>
                <w:color w:val="000000"/>
                <w:lang w:val="en-GB" w:eastAsia="en-GB"/>
              </w:rPr>
              <w:t>9</w:t>
            </w:r>
          </w:p>
        </w:tc>
        <w:tc>
          <w:tcPr>
            <w:tcW w:w="1701" w:type="dxa"/>
            <w:tcBorders>
              <w:top w:val="nil"/>
              <w:left w:val="nil"/>
              <w:bottom w:val="single" w:sz="8" w:space="0" w:color="auto"/>
              <w:right w:val="single" w:sz="8" w:space="0" w:color="auto"/>
            </w:tcBorders>
            <w:shd w:val="clear" w:color="auto" w:fill="auto"/>
            <w:noWrap/>
            <w:vAlign w:val="center"/>
            <w:hideMark/>
          </w:tcPr>
          <w:p w14:paraId="004CDDB8"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DB9"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BA"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r>
      <w:tr w:rsidR="00D15CCA" w:rsidRPr="00D15CCA" w14:paraId="004CDDC4" w14:textId="77777777" w:rsidTr="00A515C3">
        <w:trPr>
          <w:trHeight w:val="690"/>
        </w:trPr>
        <w:tc>
          <w:tcPr>
            <w:tcW w:w="1118" w:type="dxa"/>
            <w:vMerge/>
            <w:tcBorders>
              <w:top w:val="nil"/>
              <w:left w:val="single" w:sz="8" w:space="0" w:color="auto"/>
              <w:bottom w:val="single" w:sz="8" w:space="0" w:color="000000"/>
              <w:right w:val="single" w:sz="8" w:space="0" w:color="auto"/>
            </w:tcBorders>
            <w:vAlign w:val="center"/>
            <w:hideMark/>
          </w:tcPr>
          <w:p w14:paraId="004CDDBC"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DBD"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Clearance, Scrap &amp; eBay</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BE"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851" w:type="dxa"/>
            <w:tcBorders>
              <w:top w:val="nil"/>
              <w:left w:val="nil"/>
              <w:bottom w:val="single" w:sz="8" w:space="0" w:color="auto"/>
              <w:right w:val="single" w:sz="8" w:space="0" w:color="auto"/>
            </w:tcBorders>
            <w:shd w:val="clear" w:color="auto" w:fill="auto"/>
            <w:noWrap/>
            <w:vAlign w:val="center"/>
            <w:hideMark/>
          </w:tcPr>
          <w:p w14:paraId="004CDDBF"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C0" w14:textId="77777777" w:rsidR="00D15CCA" w:rsidRPr="001601A2" w:rsidRDefault="00D15CCA" w:rsidP="00A45A60">
            <w:pPr>
              <w:widowControl w:val="0"/>
              <w:jc w:val="center"/>
              <w:rPr>
                <w:color w:val="000000"/>
                <w:lang w:val="en-GB" w:eastAsia="en-GB"/>
              </w:rPr>
            </w:pPr>
            <w:r w:rsidRPr="001601A2">
              <w:rPr>
                <w:color w:val="000000"/>
                <w:lang w:val="en-GB" w:eastAsia="en-GB"/>
              </w:rPr>
              <w:t>9</w:t>
            </w:r>
          </w:p>
        </w:tc>
        <w:tc>
          <w:tcPr>
            <w:tcW w:w="1701" w:type="dxa"/>
            <w:tcBorders>
              <w:top w:val="nil"/>
              <w:left w:val="nil"/>
              <w:bottom w:val="single" w:sz="8" w:space="0" w:color="auto"/>
              <w:right w:val="single" w:sz="8" w:space="0" w:color="auto"/>
            </w:tcBorders>
            <w:shd w:val="clear" w:color="auto" w:fill="auto"/>
            <w:noWrap/>
            <w:vAlign w:val="center"/>
            <w:hideMark/>
          </w:tcPr>
          <w:p w14:paraId="004CDDC1"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DC2"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C3"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r>
      <w:tr w:rsidR="00D15CCA" w:rsidRPr="00D15CCA" w14:paraId="004CDDCD" w14:textId="77777777" w:rsidTr="00A515C3">
        <w:trPr>
          <w:trHeight w:val="315"/>
        </w:trPr>
        <w:tc>
          <w:tcPr>
            <w:tcW w:w="1118" w:type="dxa"/>
            <w:tcBorders>
              <w:top w:val="nil"/>
              <w:left w:val="single" w:sz="8" w:space="0" w:color="auto"/>
              <w:bottom w:val="nil"/>
              <w:right w:val="single" w:sz="8" w:space="0" w:color="auto"/>
            </w:tcBorders>
            <w:shd w:val="clear" w:color="auto" w:fill="auto"/>
            <w:vAlign w:val="center"/>
            <w:hideMark/>
          </w:tcPr>
          <w:p w14:paraId="004CDDC5"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 </w:t>
            </w:r>
          </w:p>
        </w:tc>
        <w:tc>
          <w:tcPr>
            <w:tcW w:w="2342" w:type="dxa"/>
            <w:tcBorders>
              <w:top w:val="nil"/>
              <w:left w:val="nil"/>
              <w:bottom w:val="single" w:sz="8" w:space="0" w:color="auto"/>
              <w:right w:val="nil"/>
            </w:tcBorders>
            <w:shd w:val="clear" w:color="auto" w:fill="auto"/>
            <w:vAlign w:val="center"/>
            <w:hideMark/>
          </w:tcPr>
          <w:p w14:paraId="004CDDC6"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 </w:t>
            </w:r>
          </w:p>
        </w:tc>
        <w:tc>
          <w:tcPr>
            <w:tcW w:w="709" w:type="dxa"/>
            <w:tcBorders>
              <w:top w:val="nil"/>
              <w:left w:val="nil"/>
              <w:bottom w:val="nil"/>
              <w:right w:val="nil"/>
            </w:tcBorders>
            <w:shd w:val="clear" w:color="auto" w:fill="auto"/>
            <w:noWrap/>
            <w:vAlign w:val="bottom"/>
            <w:hideMark/>
          </w:tcPr>
          <w:p w14:paraId="004CDDC7" w14:textId="77777777" w:rsidR="00D15CCA" w:rsidRPr="001601A2" w:rsidRDefault="00D15CCA" w:rsidP="00A45A60">
            <w:pPr>
              <w:widowControl w:val="0"/>
              <w:jc w:val="center"/>
              <w:rPr>
                <w:rFonts w:cs="Arial"/>
                <w:color w:val="000000"/>
                <w:lang w:val="en-GB" w:eastAsia="en-GB"/>
              </w:rPr>
            </w:pPr>
          </w:p>
        </w:tc>
        <w:tc>
          <w:tcPr>
            <w:tcW w:w="851" w:type="dxa"/>
            <w:tcBorders>
              <w:top w:val="nil"/>
              <w:left w:val="nil"/>
              <w:bottom w:val="nil"/>
              <w:right w:val="nil"/>
            </w:tcBorders>
            <w:shd w:val="clear" w:color="auto" w:fill="auto"/>
            <w:noWrap/>
            <w:vAlign w:val="bottom"/>
            <w:hideMark/>
          </w:tcPr>
          <w:p w14:paraId="004CDDC8" w14:textId="77777777" w:rsidR="00D15CCA" w:rsidRPr="001601A2" w:rsidRDefault="00D15CCA" w:rsidP="00A45A60">
            <w:pPr>
              <w:widowControl w:val="0"/>
              <w:jc w:val="left"/>
              <w:rPr>
                <w:lang w:val="en-GB" w:eastAsia="en-GB"/>
              </w:rPr>
            </w:pPr>
          </w:p>
        </w:tc>
        <w:tc>
          <w:tcPr>
            <w:tcW w:w="850" w:type="dxa"/>
            <w:tcBorders>
              <w:top w:val="nil"/>
              <w:left w:val="nil"/>
              <w:bottom w:val="nil"/>
              <w:right w:val="nil"/>
            </w:tcBorders>
            <w:shd w:val="clear" w:color="auto" w:fill="auto"/>
            <w:noWrap/>
            <w:vAlign w:val="bottom"/>
            <w:hideMark/>
          </w:tcPr>
          <w:p w14:paraId="004CDDC9" w14:textId="77777777" w:rsidR="00D15CCA" w:rsidRPr="001601A2" w:rsidRDefault="00D15CCA" w:rsidP="00A45A60">
            <w:pPr>
              <w:widowControl w:val="0"/>
              <w:jc w:val="left"/>
              <w:rPr>
                <w:lang w:val="en-GB" w:eastAsia="en-GB"/>
              </w:rPr>
            </w:pPr>
          </w:p>
        </w:tc>
        <w:tc>
          <w:tcPr>
            <w:tcW w:w="1701" w:type="dxa"/>
            <w:tcBorders>
              <w:top w:val="nil"/>
              <w:left w:val="nil"/>
              <w:bottom w:val="nil"/>
              <w:right w:val="nil"/>
            </w:tcBorders>
            <w:shd w:val="clear" w:color="auto" w:fill="auto"/>
            <w:noWrap/>
            <w:vAlign w:val="bottom"/>
            <w:hideMark/>
          </w:tcPr>
          <w:p w14:paraId="004CDDCA" w14:textId="77777777" w:rsidR="00D15CCA" w:rsidRPr="001601A2" w:rsidRDefault="00D15CCA" w:rsidP="00A45A60">
            <w:pPr>
              <w:widowControl w:val="0"/>
              <w:jc w:val="left"/>
              <w:rPr>
                <w:lang w:val="en-GB" w:eastAsia="en-GB"/>
              </w:rPr>
            </w:pPr>
          </w:p>
        </w:tc>
        <w:tc>
          <w:tcPr>
            <w:tcW w:w="914" w:type="dxa"/>
            <w:tcBorders>
              <w:top w:val="nil"/>
              <w:left w:val="nil"/>
              <w:bottom w:val="nil"/>
              <w:right w:val="nil"/>
            </w:tcBorders>
            <w:shd w:val="clear" w:color="auto" w:fill="auto"/>
            <w:noWrap/>
            <w:vAlign w:val="bottom"/>
            <w:hideMark/>
          </w:tcPr>
          <w:p w14:paraId="004CDDCB" w14:textId="77777777" w:rsidR="00D15CCA" w:rsidRPr="001601A2" w:rsidRDefault="00D15CCA" w:rsidP="00A45A60">
            <w:pPr>
              <w:widowControl w:val="0"/>
              <w:jc w:val="left"/>
              <w:rPr>
                <w:lang w:val="en-GB" w:eastAsia="en-GB"/>
              </w:rPr>
            </w:pPr>
          </w:p>
        </w:tc>
        <w:tc>
          <w:tcPr>
            <w:tcW w:w="929" w:type="dxa"/>
            <w:tcBorders>
              <w:top w:val="nil"/>
              <w:left w:val="nil"/>
              <w:bottom w:val="nil"/>
              <w:right w:val="nil"/>
            </w:tcBorders>
            <w:shd w:val="clear" w:color="auto" w:fill="auto"/>
            <w:noWrap/>
            <w:vAlign w:val="bottom"/>
            <w:hideMark/>
          </w:tcPr>
          <w:p w14:paraId="004CDDCC" w14:textId="77777777" w:rsidR="00D15CCA" w:rsidRPr="001601A2" w:rsidRDefault="00D15CCA" w:rsidP="00A45A60">
            <w:pPr>
              <w:widowControl w:val="0"/>
              <w:jc w:val="left"/>
              <w:rPr>
                <w:lang w:val="en-GB" w:eastAsia="en-GB"/>
              </w:rPr>
            </w:pPr>
          </w:p>
        </w:tc>
      </w:tr>
      <w:tr w:rsidR="00D15CCA" w:rsidRPr="00D15CCA" w14:paraId="004CDDD6" w14:textId="77777777" w:rsidTr="00A515C3">
        <w:trPr>
          <w:trHeight w:val="315"/>
        </w:trPr>
        <w:tc>
          <w:tcPr>
            <w:tcW w:w="111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04CDDCE"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Operations</w:t>
            </w:r>
          </w:p>
        </w:tc>
        <w:tc>
          <w:tcPr>
            <w:tcW w:w="2342" w:type="dxa"/>
            <w:tcBorders>
              <w:top w:val="nil"/>
              <w:left w:val="nil"/>
              <w:bottom w:val="single" w:sz="8" w:space="0" w:color="auto"/>
              <w:right w:val="nil"/>
            </w:tcBorders>
            <w:shd w:val="clear" w:color="auto" w:fill="auto"/>
            <w:vAlign w:val="center"/>
            <w:hideMark/>
          </w:tcPr>
          <w:p w14:paraId="004CDDCF"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Warehouse</w:t>
            </w:r>
          </w:p>
        </w:tc>
        <w:tc>
          <w:tcPr>
            <w:tcW w:w="7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04CDDD0"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851" w:type="dxa"/>
            <w:tcBorders>
              <w:top w:val="single" w:sz="8" w:space="0" w:color="auto"/>
              <w:left w:val="nil"/>
              <w:bottom w:val="single" w:sz="8" w:space="0" w:color="auto"/>
              <w:right w:val="single" w:sz="8" w:space="0" w:color="auto"/>
            </w:tcBorders>
            <w:shd w:val="clear" w:color="auto" w:fill="auto"/>
            <w:noWrap/>
            <w:vAlign w:val="center"/>
            <w:hideMark/>
          </w:tcPr>
          <w:p w14:paraId="004CDDD1"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14:paraId="004CDDD2"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single" w:sz="8" w:space="0" w:color="auto"/>
              <w:left w:val="nil"/>
              <w:bottom w:val="single" w:sz="8" w:space="0" w:color="auto"/>
              <w:right w:val="single" w:sz="8" w:space="0" w:color="auto"/>
            </w:tcBorders>
            <w:shd w:val="clear" w:color="auto" w:fill="auto"/>
            <w:noWrap/>
            <w:vAlign w:val="center"/>
            <w:hideMark/>
          </w:tcPr>
          <w:p w14:paraId="004CDDD3"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single" w:sz="8" w:space="0" w:color="auto"/>
              <w:left w:val="nil"/>
              <w:bottom w:val="single" w:sz="8" w:space="0" w:color="auto"/>
              <w:right w:val="single" w:sz="8" w:space="0" w:color="auto"/>
            </w:tcBorders>
            <w:shd w:val="clear" w:color="auto" w:fill="auto"/>
            <w:noWrap/>
            <w:vAlign w:val="center"/>
            <w:hideMark/>
          </w:tcPr>
          <w:p w14:paraId="004CDDD4"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single" w:sz="8" w:space="0" w:color="auto"/>
              <w:left w:val="nil"/>
              <w:bottom w:val="single" w:sz="8" w:space="0" w:color="auto"/>
              <w:right w:val="single" w:sz="8" w:space="0" w:color="auto"/>
            </w:tcBorders>
            <w:shd w:val="clear" w:color="auto" w:fill="auto"/>
            <w:noWrap/>
            <w:vAlign w:val="center"/>
            <w:hideMark/>
          </w:tcPr>
          <w:p w14:paraId="004CDDD5"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DDF" w14:textId="77777777" w:rsidTr="00A515C3">
        <w:trPr>
          <w:trHeight w:val="315"/>
        </w:trPr>
        <w:tc>
          <w:tcPr>
            <w:tcW w:w="1118" w:type="dxa"/>
            <w:vMerge/>
            <w:tcBorders>
              <w:top w:val="single" w:sz="8" w:space="0" w:color="auto"/>
              <w:left w:val="single" w:sz="8" w:space="0" w:color="auto"/>
              <w:bottom w:val="single" w:sz="8" w:space="0" w:color="000000"/>
              <w:right w:val="single" w:sz="8" w:space="0" w:color="auto"/>
            </w:tcBorders>
            <w:vAlign w:val="center"/>
            <w:hideMark/>
          </w:tcPr>
          <w:p w14:paraId="004CDDD7"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DD8"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Operations</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D9"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851" w:type="dxa"/>
            <w:tcBorders>
              <w:top w:val="nil"/>
              <w:left w:val="nil"/>
              <w:bottom w:val="single" w:sz="8" w:space="0" w:color="auto"/>
              <w:right w:val="single" w:sz="8" w:space="0" w:color="auto"/>
            </w:tcBorders>
            <w:shd w:val="clear" w:color="auto" w:fill="auto"/>
            <w:noWrap/>
            <w:vAlign w:val="center"/>
            <w:hideMark/>
          </w:tcPr>
          <w:p w14:paraId="004CDDDA"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DB"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DDC"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914" w:type="dxa"/>
            <w:tcBorders>
              <w:top w:val="nil"/>
              <w:left w:val="nil"/>
              <w:bottom w:val="single" w:sz="8" w:space="0" w:color="auto"/>
              <w:right w:val="single" w:sz="8" w:space="0" w:color="auto"/>
            </w:tcBorders>
            <w:shd w:val="clear" w:color="auto" w:fill="auto"/>
            <w:noWrap/>
            <w:vAlign w:val="center"/>
            <w:hideMark/>
          </w:tcPr>
          <w:p w14:paraId="004CDDDD"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DE"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DE8" w14:textId="77777777" w:rsidTr="00A515C3">
        <w:trPr>
          <w:trHeight w:val="315"/>
        </w:trPr>
        <w:tc>
          <w:tcPr>
            <w:tcW w:w="1118" w:type="dxa"/>
            <w:vMerge w:val="restart"/>
            <w:tcBorders>
              <w:top w:val="nil"/>
              <w:left w:val="single" w:sz="8" w:space="0" w:color="auto"/>
              <w:bottom w:val="single" w:sz="8" w:space="0" w:color="000000"/>
              <w:right w:val="single" w:sz="8" w:space="0" w:color="auto"/>
            </w:tcBorders>
            <w:shd w:val="clear" w:color="auto" w:fill="auto"/>
            <w:vAlign w:val="center"/>
            <w:hideMark/>
          </w:tcPr>
          <w:p w14:paraId="004CDDE0"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Support Functions</w:t>
            </w:r>
          </w:p>
        </w:tc>
        <w:tc>
          <w:tcPr>
            <w:tcW w:w="2342" w:type="dxa"/>
            <w:tcBorders>
              <w:top w:val="nil"/>
              <w:left w:val="nil"/>
              <w:bottom w:val="single" w:sz="8" w:space="0" w:color="auto"/>
              <w:right w:val="nil"/>
            </w:tcBorders>
            <w:shd w:val="clear" w:color="auto" w:fill="auto"/>
            <w:vAlign w:val="center"/>
            <w:hideMark/>
          </w:tcPr>
          <w:p w14:paraId="004CDDE1"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Purchasing</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E2"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851" w:type="dxa"/>
            <w:tcBorders>
              <w:top w:val="nil"/>
              <w:left w:val="nil"/>
              <w:bottom w:val="single" w:sz="8" w:space="0" w:color="auto"/>
              <w:right w:val="single" w:sz="8" w:space="0" w:color="auto"/>
            </w:tcBorders>
            <w:shd w:val="clear" w:color="auto" w:fill="auto"/>
            <w:noWrap/>
            <w:vAlign w:val="center"/>
            <w:hideMark/>
          </w:tcPr>
          <w:p w14:paraId="004CDDE3"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E4"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DE5"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DE6"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E7"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DF1"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DE9"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DEA"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Human Resources</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EB"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851" w:type="dxa"/>
            <w:tcBorders>
              <w:top w:val="nil"/>
              <w:left w:val="nil"/>
              <w:bottom w:val="single" w:sz="8" w:space="0" w:color="auto"/>
              <w:right w:val="single" w:sz="8" w:space="0" w:color="auto"/>
            </w:tcBorders>
            <w:shd w:val="clear" w:color="auto" w:fill="auto"/>
            <w:noWrap/>
            <w:vAlign w:val="center"/>
            <w:hideMark/>
          </w:tcPr>
          <w:p w14:paraId="004CDDEC"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ED"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DEE"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914" w:type="dxa"/>
            <w:tcBorders>
              <w:top w:val="nil"/>
              <w:left w:val="nil"/>
              <w:bottom w:val="single" w:sz="8" w:space="0" w:color="auto"/>
              <w:right w:val="single" w:sz="8" w:space="0" w:color="auto"/>
            </w:tcBorders>
            <w:shd w:val="clear" w:color="auto" w:fill="auto"/>
            <w:noWrap/>
            <w:vAlign w:val="center"/>
            <w:hideMark/>
          </w:tcPr>
          <w:p w14:paraId="004CDDEF"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F0" w14:textId="77777777" w:rsidR="00D15CCA" w:rsidRPr="001601A2" w:rsidRDefault="00A515C3" w:rsidP="00A45A60">
            <w:pPr>
              <w:widowControl w:val="0"/>
              <w:jc w:val="center"/>
              <w:rPr>
                <w:color w:val="000000"/>
                <w:lang w:val="en-GB" w:eastAsia="en-GB"/>
              </w:rPr>
            </w:pPr>
            <w:r>
              <w:rPr>
                <w:color w:val="000000"/>
                <w:lang w:val="en-GB" w:eastAsia="en-GB"/>
              </w:rPr>
              <w:t>1</w:t>
            </w:r>
          </w:p>
        </w:tc>
      </w:tr>
      <w:tr w:rsidR="00D15CCA" w:rsidRPr="00D15CCA" w14:paraId="004CDDFA" w14:textId="77777777" w:rsidTr="00A515C3">
        <w:trPr>
          <w:trHeight w:val="315"/>
        </w:trPr>
        <w:tc>
          <w:tcPr>
            <w:tcW w:w="1118" w:type="dxa"/>
            <w:vMerge/>
            <w:tcBorders>
              <w:top w:val="nil"/>
              <w:left w:val="single" w:sz="8" w:space="0" w:color="auto"/>
              <w:bottom w:val="single" w:sz="8" w:space="0" w:color="000000"/>
              <w:right w:val="single" w:sz="8" w:space="0" w:color="auto"/>
            </w:tcBorders>
            <w:vAlign w:val="center"/>
            <w:hideMark/>
          </w:tcPr>
          <w:p w14:paraId="004CDDF2"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DF3"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Finance</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F4"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851" w:type="dxa"/>
            <w:tcBorders>
              <w:top w:val="nil"/>
              <w:left w:val="nil"/>
              <w:bottom w:val="single" w:sz="8" w:space="0" w:color="auto"/>
              <w:right w:val="single" w:sz="8" w:space="0" w:color="auto"/>
            </w:tcBorders>
            <w:shd w:val="clear" w:color="auto" w:fill="auto"/>
            <w:noWrap/>
            <w:vAlign w:val="center"/>
            <w:hideMark/>
          </w:tcPr>
          <w:p w14:paraId="004CDDF5"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F6"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DF7"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914" w:type="dxa"/>
            <w:tcBorders>
              <w:top w:val="nil"/>
              <w:left w:val="nil"/>
              <w:bottom w:val="single" w:sz="8" w:space="0" w:color="auto"/>
              <w:right w:val="single" w:sz="8" w:space="0" w:color="auto"/>
            </w:tcBorders>
            <w:shd w:val="clear" w:color="auto" w:fill="auto"/>
            <w:noWrap/>
            <w:vAlign w:val="center"/>
            <w:hideMark/>
          </w:tcPr>
          <w:p w14:paraId="004CDDF8"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DF9" w14:textId="77777777" w:rsidR="00D15CCA" w:rsidRPr="001601A2" w:rsidRDefault="00A515C3" w:rsidP="00A45A60">
            <w:pPr>
              <w:widowControl w:val="0"/>
              <w:jc w:val="center"/>
              <w:rPr>
                <w:color w:val="000000"/>
                <w:lang w:val="en-GB" w:eastAsia="en-GB"/>
              </w:rPr>
            </w:pPr>
            <w:r>
              <w:rPr>
                <w:color w:val="000000"/>
                <w:lang w:val="en-GB" w:eastAsia="en-GB"/>
              </w:rPr>
              <w:t>1</w:t>
            </w:r>
          </w:p>
        </w:tc>
      </w:tr>
      <w:tr w:rsidR="00D15CCA" w:rsidRPr="00D15CCA" w14:paraId="004CDE03"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DFB"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DFC"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Commercial Finance</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DFD"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851" w:type="dxa"/>
            <w:tcBorders>
              <w:top w:val="nil"/>
              <w:left w:val="nil"/>
              <w:bottom w:val="single" w:sz="8" w:space="0" w:color="auto"/>
              <w:right w:val="single" w:sz="8" w:space="0" w:color="auto"/>
            </w:tcBorders>
            <w:shd w:val="clear" w:color="auto" w:fill="auto"/>
            <w:noWrap/>
            <w:vAlign w:val="center"/>
            <w:hideMark/>
          </w:tcPr>
          <w:p w14:paraId="004CDDFE"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DFF"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E00"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914" w:type="dxa"/>
            <w:tcBorders>
              <w:top w:val="nil"/>
              <w:left w:val="nil"/>
              <w:bottom w:val="single" w:sz="8" w:space="0" w:color="auto"/>
              <w:right w:val="single" w:sz="8" w:space="0" w:color="auto"/>
            </w:tcBorders>
            <w:shd w:val="clear" w:color="auto" w:fill="auto"/>
            <w:noWrap/>
            <w:vAlign w:val="center"/>
            <w:hideMark/>
          </w:tcPr>
          <w:p w14:paraId="004CDE01"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E02" w14:textId="77777777" w:rsidR="00D15CCA" w:rsidRPr="001601A2" w:rsidRDefault="00A515C3" w:rsidP="00A45A60">
            <w:pPr>
              <w:widowControl w:val="0"/>
              <w:jc w:val="center"/>
              <w:rPr>
                <w:color w:val="000000"/>
                <w:lang w:val="en-GB" w:eastAsia="en-GB"/>
              </w:rPr>
            </w:pPr>
            <w:r>
              <w:rPr>
                <w:color w:val="000000"/>
                <w:lang w:val="en-GB" w:eastAsia="en-GB"/>
              </w:rPr>
              <w:t>2</w:t>
            </w:r>
          </w:p>
        </w:tc>
      </w:tr>
      <w:tr w:rsidR="00D15CCA" w:rsidRPr="00D15CCA" w14:paraId="004CDE0C"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E04"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E05"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Accounts Receivable</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E06"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851" w:type="dxa"/>
            <w:tcBorders>
              <w:top w:val="nil"/>
              <w:left w:val="nil"/>
              <w:bottom w:val="single" w:sz="8" w:space="0" w:color="auto"/>
              <w:right w:val="single" w:sz="8" w:space="0" w:color="auto"/>
            </w:tcBorders>
            <w:shd w:val="clear" w:color="auto" w:fill="auto"/>
            <w:noWrap/>
            <w:vAlign w:val="center"/>
            <w:hideMark/>
          </w:tcPr>
          <w:p w14:paraId="004CDE07"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E08"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E09"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914" w:type="dxa"/>
            <w:tcBorders>
              <w:top w:val="nil"/>
              <w:left w:val="nil"/>
              <w:bottom w:val="single" w:sz="8" w:space="0" w:color="auto"/>
              <w:right w:val="single" w:sz="8" w:space="0" w:color="auto"/>
            </w:tcBorders>
            <w:shd w:val="clear" w:color="auto" w:fill="auto"/>
            <w:noWrap/>
            <w:vAlign w:val="center"/>
            <w:hideMark/>
          </w:tcPr>
          <w:p w14:paraId="004CDE0A"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E0B" w14:textId="77777777" w:rsidR="00D15CCA" w:rsidRPr="001601A2" w:rsidRDefault="00A515C3" w:rsidP="00A45A60">
            <w:pPr>
              <w:widowControl w:val="0"/>
              <w:jc w:val="center"/>
              <w:rPr>
                <w:color w:val="000000"/>
                <w:lang w:val="en-GB" w:eastAsia="en-GB"/>
              </w:rPr>
            </w:pPr>
            <w:r>
              <w:rPr>
                <w:color w:val="000000"/>
                <w:lang w:val="en-GB" w:eastAsia="en-GB"/>
              </w:rPr>
              <w:t>3</w:t>
            </w:r>
          </w:p>
        </w:tc>
      </w:tr>
      <w:tr w:rsidR="00D15CCA" w:rsidRPr="00D15CCA" w14:paraId="004CDE15"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E0D"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nil"/>
            </w:tcBorders>
            <w:shd w:val="clear" w:color="auto" w:fill="auto"/>
            <w:vAlign w:val="center"/>
            <w:hideMark/>
          </w:tcPr>
          <w:p w14:paraId="004CDE0E"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Accounts Payable</w:t>
            </w:r>
          </w:p>
        </w:tc>
        <w:tc>
          <w:tcPr>
            <w:tcW w:w="709" w:type="dxa"/>
            <w:tcBorders>
              <w:top w:val="nil"/>
              <w:left w:val="single" w:sz="8" w:space="0" w:color="auto"/>
              <w:bottom w:val="single" w:sz="8" w:space="0" w:color="auto"/>
              <w:right w:val="single" w:sz="8" w:space="0" w:color="auto"/>
            </w:tcBorders>
            <w:shd w:val="clear" w:color="auto" w:fill="auto"/>
            <w:noWrap/>
            <w:vAlign w:val="center"/>
            <w:hideMark/>
          </w:tcPr>
          <w:p w14:paraId="004CDE0F"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851" w:type="dxa"/>
            <w:tcBorders>
              <w:top w:val="nil"/>
              <w:left w:val="nil"/>
              <w:bottom w:val="single" w:sz="8" w:space="0" w:color="auto"/>
              <w:right w:val="single" w:sz="8" w:space="0" w:color="auto"/>
            </w:tcBorders>
            <w:shd w:val="clear" w:color="auto" w:fill="auto"/>
            <w:noWrap/>
            <w:vAlign w:val="center"/>
            <w:hideMark/>
          </w:tcPr>
          <w:p w14:paraId="004CDE10"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E11"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E12"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914" w:type="dxa"/>
            <w:tcBorders>
              <w:top w:val="nil"/>
              <w:left w:val="nil"/>
              <w:bottom w:val="single" w:sz="8" w:space="0" w:color="auto"/>
              <w:right w:val="single" w:sz="8" w:space="0" w:color="auto"/>
            </w:tcBorders>
            <w:shd w:val="clear" w:color="auto" w:fill="auto"/>
            <w:noWrap/>
            <w:vAlign w:val="center"/>
            <w:hideMark/>
          </w:tcPr>
          <w:p w14:paraId="004CDE13"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E14" w14:textId="77777777" w:rsidR="00D15CCA" w:rsidRPr="001601A2" w:rsidRDefault="00A515C3" w:rsidP="00A45A60">
            <w:pPr>
              <w:widowControl w:val="0"/>
              <w:jc w:val="center"/>
              <w:rPr>
                <w:color w:val="000000"/>
                <w:lang w:val="en-GB" w:eastAsia="en-GB"/>
              </w:rPr>
            </w:pPr>
            <w:r>
              <w:rPr>
                <w:color w:val="000000"/>
                <w:lang w:val="en-GB" w:eastAsia="en-GB"/>
              </w:rPr>
              <w:t>4</w:t>
            </w:r>
          </w:p>
        </w:tc>
      </w:tr>
      <w:tr w:rsidR="00D15CCA" w:rsidRPr="00D15CCA" w14:paraId="004CDE1E" w14:textId="77777777" w:rsidTr="00A515C3">
        <w:trPr>
          <w:trHeight w:val="315"/>
        </w:trPr>
        <w:tc>
          <w:tcPr>
            <w:tcW w:w="1118" w:type="dxa"/>
            <w:vMerge/>
            <w:tcBorders>
              <w:top w:val="nil"/>
              <w:left w:val="single" w:sz="8" w:space="0" w:color="auto"/>
              <w:bottom w:val="single" w:sz="8" w:space="0" w:color="000000"/>
              <w:right w:val="single" w:sz="8" w:space="0" w:color="auto"/>
            </w:tcBorders>
            <w:vAlign w:val="center"/>
            <w:hideMark/>
          </w:tcPr>
          <w:p w14:paraId="004CDE16"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single" w:sz="8" w:space="0" w:color="auto"/>
            </w:tcBorders>
            <w:shd w:val="clear" w:color="auto" w:fill="auto"/>
            <w:vAlign w:val="center"/>
            <w:hideMark/>
          </w:tcPr>
          <w:p w14:paraId="004CDE17"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I.T. – SAP</w:t>
            </w:r>
          </w:p>
        </w:tc>
        <w:tc>
          <w:tcPr>
            <w:tcW w:w="709" w:type="dxa"/>
            <w:tcBorders>
              <w:top w:val="nil"/>
              <w:left w:val="nil"/>
              <w:bottom w:val="single" w:sz="8" w:space="0" w:color="auto"/>
              <w:right w:val="single" w:sz="8" w:space="0" w:color="auto"/>
            </w:tcBorders>
            <w:shd w:val="clear" w:color="auto" w:fill="auto"/>
            <w:noWrap/>
            <w:vAlign w:val="center"/>
            <w:hideMark/>
          </w:tcPr>
          <w:p w14:paraId="004CDE18"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851" w:type="dxa"/>
            <w:tcBorders>
              <w:top w:val="nil"/>
              <w:left w:val="nil"/>
              <w:bottom w:val="single" w:sz="8" w:space="0" w:color="auto"/>
              <w:right w:val="single" w:sz="8" w:space="0" w:color="auto"/>
            </w:tcBorders>
            <w:shd w:val="clear" w:color="auto" w:fill="auto"/>
            <w:noWrap/>
            <w:vAlign w:val="center"/>
            <w:hideMark/>
          </w:tcPr>
          <w:p w14:paraId="004CDE19"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E1A"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E1B" w14:textId="77777777" w:rsidR="00D15CCA" w:rsidRPr="001601A2" w:rsidRDefault="00D15CCA" w:rsidP="00A45A60">
            <w:pPr>
              <w:widowControl w:val="0"/>
              <w:jc w:val="center"/>
              <w:rPr>
                <w:color w:val="000000"/>
                <w:lang w:val="en-GB" w:eastAsia="en-GB"/>
              </w:rPr>
            </w:pPr>
            <w:r w:rsidRPr="001601A2">
              <w:rPr>
                <w:color w:val="000000"/>
                <w:lang w:val="en-GB" w:eastAsia="en-GB"/>
              </w:rPr>
              <w:t>4</w:t>
            </w:r>
          </w:p>
        </w:tc>
        <w:tc>
          <w:tcPr>
            <w:tcW w:w="914" w:type="dxa"/>
            <w:tcBorders>
              <w:top w:val="nil"/>
              <w:left w:val="nil"/>
              <w:bottom w:val="single" w:sz="8" w:space="0" w:color="auto"/>
              <w:right w:val="single" w:sz="8" w:space="0" w:color="auto"/>
            </w:tcBorders>
            <w:shd w:val="clear" w:color="auto" w:fill="auto"/>
            <w:noWrap/>
            <w:vAlign w:val="center"/>
            <w:hideMark/>
          </w:tcPr>
          <w:p w14:paraId="004CDE1C"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E1D"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E27"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E1F"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single" w:sz="8" w:space="0" w:color="auto"/>
            </w:tcBorders>
            <w:shd w:val="clear" w:color="auto" w:fill="auto"/>
            <w:vAlign w:val="center"/>
            <w:hideMark/>
          </w:tcPr>
          <w:p w14:paraId="004CDE20"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I.T. - Support</w:t>
            </w:r>
          </w:p>
        </w:tc>
        <w:tc>
          <w:tcPr>
            <w:tcW w:w="709" w:type="dxa"/>
            <w:tcBorders>
              <w:top w:val="nil"/>
              <w:left w:val="nil"/>
              <w:bottom w:val="single" w:sz="8" w:space="0" w:color="auto"/>
              <w:right w:val="single" w:sz="8" w:space="0" w:color="auto"/>
            </w:tcBorders>
            <w:shd w:val="clear" w:color="auto" w:fill="auto"/>
            <w:noWrap/>
            <w:vAlign w:val="center"/>
            <w:hideMark/>
          </w:tcPr>
          <w:p w14:paraId="004CDE21"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851" w:type="dxa"/>
            <w:tcBorders>
              <w:top w:val="nil"/>
              <w:left w:val="nil"/>
              <w:bottom w:val="single" w:sz="8" w:space="0" w:color="auto"/>
              <w:right w:val="single" w:sz="8" w:space="0" w:color="auto"/>
            </w:tcBorders>
            <w:shd w:val="clear" w:color="auto" w:fill="auto"/>
            <w:noWrap/>
            <w:vAlign w:val="center"/>
            <w:hideMark/>
          </w:tcPr>
          <w:p w14:paraId="004CDE22"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E23"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E24" w14:textId="77777777" w:rsidR="00D15CCA" w:rsidRPr="001601A2" w:rsidRDefault="00D15CCA" w:rsidP="00A45A60">
            <w:pPr>
              <w:widowControl w:val="0"/>
              <w:jc w:val="center"/>
              <w:rPr>
                <w:color w:val="000000"/>
                <w:lang w:val="en-GB" w:eastAsia="en-GB"/>
              </w:rPr>
            </w:pPr>
            <w:r w:rsidRPr="001601A2">
              <w:rPr>
                <w:color w:val="000000"/>
                <w:lang w:val="en-GB" w:eastAsia="en-GB"/>
              </w:rPr>
              <w:t>4</w:t>
            </w:r>
          </w:p>
        </w:tc>
        <w:tc>
          <w:tcPr>
            <w:tcW w:w="914" w:type="dxa"/>
            <w:tcBorders>
              <w:top w:val="nil"/>
              <w:left w:val="nil"/>
              <w:bottom w:val="single" w:sz="8" w:space="0" w:color="auto"/>
              <w:right w:val="single" w:sz="8" w:space="0" w:color="auto"/>
            </w:tcBorders>
            <w:shd w:val="clear" w:color="auto" w:fill="auto"/>
            <w:noWrap/>
            <w:vAlign w:val="center"/>
            <w:hideMark/>
          </w:tcPr>
          <w:p w14:paraId="004CDE25"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E26" w14:textId="77777777" w:rsidR="00D15CCA" w:rsidRPr="001601A2" w:rsidRDefault="005362DF" w:rsidP="00A45A60">
            <w:pPr>
              <w:widowControl w:val="0"/>
              <w:jc w:val="center"/>
              <w:rPr>
                <w:color w:val="000000"/>
                <w:lang w:val="en-GB" w:eastAsia="en-GB"/>
              </w:rPr>
            </w:pPr>
            <w:r>
              <w:rPr>
                <w:color w:val="000000"/>
                <w:lang w:val="en-GB" w:eastAsia="en-GB"/>
              </w:rPr>
              <w:t>2</w:t>
            </w:r>
          </w:p>
        </w:tc>
      </w:tr>
      <w:tr w:rsidR="00D15CCA" w:rsidRPr="00D15CCA" w14:paraId="004CDE30" w14:textId="77777777" w:rsidTr="00A515C3">
        <w:trPr>
          <w:trHeight w:val="315"/>
        </w:trPr>
        <w:tc>
          <w:tcPr>
            <w:tcW w:w="1118" w:type="dxa"/>
            <w:vMerge/>
            <w:tcBorders>
              <w:top w:val="nil"/>
              <w:left w:val="single" w:sz="8" w:space="0" w:color="auto"/>
              <w:bottom w:val="single" w:sz="8" w:space="0" w:color="000000"/>
              <w:right w:val="single" w:sz="8" w:space="0" w:color="auto"/>
            </w:tcBorders>
            <w:vAlign w:val="center"/>
            <w:hideMark/>
          </w:tcPr>
          <w:p w14:paraId="004CDE28"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single" w:sz="8" w:space="0" w:color="auto"/>
            </w:tcBorders>
            <w:shd w:val="clear" w:color="auto" w:fill="auto"/>
            <w:vAlign w:val="center"/>
            <w:hideMark/>
          </w:tcPr>
          <w:p w14:paraId="004CDE29"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Directors</w:t>
            </w:r>
          </w:p>
        </w:tc>
        <w:tc>
          <w:tcPr>
            <w:tcW w:w="709" w:type="dxa"/>
            <w:tcBorders>
              <w:top w:val="nil"/>
              <w:left w:val="nil"/>
              <w:bottom w:val="single" w:sz="8" w:space="0" w:color="auto"/>
              <w:right w:val="single" w:sz="8" w:space="0" w:color="auto"/>
            </w:tcBorders>
            <w:shd w:val="clear" w:color="auto" w:fill="auto"/>
            <w:noWrap/>
            <w:vAlign w:val="center"/>
            <w:hideMark/>
          </w:tcPr>
          <w:p w14:paraId="004CDE2A"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851" w:type="dxa"/>
            <w:tcBorders>
              <w:top w:val="nil"/>
              <w:left w:val="nil"/>
              <w:bottom w:val="single" w:sz="8" w:space="0" w:color="auto"/>
              <w:right w:val="single" w:sz="8" w:space="0" w:color="auto"/>
            </w:tcBorders>
            <w:shd w:val="clear" w:color="auto" w:fill="auto"/>
            <w:noWrap/>
            <w:vAlign w:val="center"/>
            <w:hideMark/>
          </w:tcPr>
          <w:p w14:paraId="004CDE2B"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E2C"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E2D" w14:textId="77777777" w:rsidR="00D15CCA" w:rsidRPr="001601A2" w:rsidRDefault="00D15CCA" w:rsidP="00A45A60">
            <w:pPr>
              <w:widowControl w:val="0"/>
              <w:jc w:val="center"/>
              <w:rPr>
                <w:color w:val="000000"/>
                <w:lang w:val="en-GB" w:eastAsia="en-GB"/>
              </w:rPr>
            </w:pPr>
            <w:r w:rsidRPr="001601A2">
              <w:rPr>
                <w:color w:val="000000"/>
                <w:lang w:val="en-GB" w:eastAsia="en-GB"/>
              </w:rPr>
              <w:t>5</w:t>
            </w:r>
          </w:p>
        </w:tc>
        <w:tc>
          <w:tcPr>
            <w:tcW w:w="914" w:type="dxa"/>
            <w:tcBorders>
              <w:top w:val="nil"/>
              <w:left w:val="nil"/>
              <w:bottom w:val="single" w:sz="8" w:space="0" w:color="auto"/>
              <w:right w:val="single" w:sz="8" w:space="0" w:color="auto"/>
            </w:tcBorders>
            <w:shd w:val="clear" w:color="auto" w:fill="auto"/>
            <w:noWrap/>
            <w:vAlign w:val="center"/>
            <w:hideMark/>
          </w:tcPr>
          <w:p w14:paraId="004CDE2E"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E2F"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E39" w14:textId="77777777" w:rsidTr="00A515C3">
        <w:trPr>
          <w:trHeight w:val="315"/>
        </w:trPr>
        <w:tc>
          <w:tcPr>
            <w:tcW w:w="1118" w:type="dxa"/>
            <w:vMerge/>
            <w:tcBorders>
              <w:top w:val="nil"/>
              <w:left w:val="single" w:sz="8" w:space="0" w:color="auto"/>
              <w:bottom w:val="single" w:sz="8" w:space="0" w:color="000000"/>
              <w:right w:val="single" w:sz="8" w:space="0" w:color="auto"/>
            </w:tcBorders>
            <w:vAlign w:val="center"/>
            <w:hideMark/>
          </w:tcPr>
          <w:p w14:paraId="004CDE31"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single" w:sz="8" w:space="0" w:color="auto"/>
            </w:tcBorders>
            <w:shd w:val="clear" w:color="auto" w:fill="auto"/>
            <w:vAlign w:val="center"/>
            <w:hideMark/>
          </w:tcPr>
          <w:p w14:paraId="004CDE32"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Marketing</w:t>
            </w:r>
          </w:p>
        </w:tc>
        <w:tc>
          <w:tcPr>
            <w:tcW w:w="709" w:type="dxa"/>
            <w:tcBorders>
              <w:top w:val="nil"/>
              <w:left w:val="nil"/>
              <w:bottom w:val="single" w:sz="8" w:space="0" w:color="auto"/>
              <w:right w:val="single" w:sz="8" w:space="0" w:color="auto"/>
            </w:tcBorders>
            <w:shd w:val="clear" w:color="auto" w:fill="auto"/>
            <w:noWrap/>
            <w:vAlign w:val="center"/>
            <w:hideMark/>
          </w:tcPr>
          <w:p w14:paraId="004CDE33"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851" w:type="dxa"/>
            <w:tcBorders>
              <w:top w:val="nil"/>
              <w:left w:val="nil"/>
              <w:bottom w:val="single" w:sz="8" w:space="0" w:color="auto"/>
              <w:right w:val="single" w:sz="8" w:space="0" w:color="auto"/>
            </w:tcBorders>
            <w:shd w:val="clear" w:color="auto" w:fill="auto"/>
            <w:noWrap/>
            <w:vAlign w:val="center"/>
            <w:hideMark/>
          </w:tcPr>
          <w:p w14:paraId="004CDE34"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E35"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E36" w14:textId="77777777" w:rsidR="00D15CCA" w:rsidRPr="001601A2" w:rsidRDefault="00D15CCA" w:rsidP="00A45A60">
            <w:pPr>
              <w:widowControl w:val="0"/>
              <w:jc w:val="center"/>
              <w:rPr>
                <w:color w:val="000000"/>
                <w:lang w:val="en-GB" w:eastAsia="en-GB"/>
              </w:rPr>
            </w:pPr>
            <w:r w:rsidRPr="001601A2">
              <w:rPr>
                <w:color w:val="000000"/>
                <w:lang w:val="en-GB" w:eastAsia="en-GB"/>
              </w:rPr>
              <w:t>6</w:t>
            </w:r>
          </w:p>
        </w:tc>
        <w:tc>
          <w:tcPr>
            <w:tcW w:w="914" w:type="dxa"/>
            <w:tcBorders>
              <w:top w:val="nil"/>
              <w:left w:val="nil"/>
              <w:bottom w:val="single" w:sz="8" w:space="0" w:color="auto"/>
              <w:right w:val="single" w:sz="8" w:space="0" w:color="auto"/>
            </w:tcBorders>
            <w:shd w:val="clear" w:color="auto" w:fill="auto"/>
            <w:noWrap/>
            <w:vAlign w:val="center"/>
            <w:hideMark/>
          </w:tcPr>
          <w:p w14:paraId="004CDE37"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E38"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E42" w14:textId="77777777" w:rsidTr="00A515C3">
        <w:trPr>
          <w:trHeight w:val="315"/>
        </w:trPr>
        <w:tc>
          <w:tcPr>
            <w:tcW w:w="1118" w:type="dxa"/>
            <w:vMerge/>
            <w:tcBorders>
              <w:top w:val="nil"/>
              <w:left w:val="single" w:sz="8" w:space="0" w:color="auto"/>
              <w:bottom w:val="single" w:sz="8" w:space="0" w:color="000000"/>
              <w:right w:val="single" w:sz="8" w:space="0" w:color="auto"/>
            </w:tcBorders>
            <w:vAlign w:val="center"/>
            <w:hideMark/>
          </w:tcPr>
          <w:p w14:paraId="004CDE3A"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single" w:sz="8" w:space="0" w:color="auto"/>
            </w:tcBorders>
            <w:shd w:val="clear" w:color="auto" w:fill="auto"/>
            <w:vAlign w:val="center"/>
            <w:hideMark/>
          </w:tcPr>
          <w:p w14:paraId="004CDE3B"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Financial</w:t>
            </w:r>
          </w:p>
        </w:tc>
        <w:tc>
          <w:tcPr>
            <w:tcW w:w="709" w:type="dxa"/>
            <w:tcBorders>
              <w:top w:val="nil"/>
              <w:left w:val="nil"/>
              <w:bottom w:val="single" w:sz="8" w:space="0" w:color="auto"/>
              <w:right w:val="single" w:sz="8" w:space="0" w:color="auto"/>
            </w:tcBorders>
            <w:shd w:val="clear" w:color="auto" w:fill="auto"/>
            <w:noWrap/>
            <w:vAlign w:val="center"/>
            <w:hideMark/>
          </w:tcPr>
          <w:p w14:paraId="004CDE3C" w14:textId="77777777" w:rsidR="00D15CCA" w:rsidRPr="001601A2" w:rsidRDefault="00D15CCA" w:rsidP="00A45A60">
            <w:pPr>
              <w:widowControl w:val="0"/>
              <w:jc w:val="center"/>
              <w:rPr>
                <w:color w:val="000000"/>
                <w:lang w:val="en-GB" w:eastAsia="en-GB"/>
              </w:rPr>
            </w:pPr>
            <w:r w:rsidRPr="001601A2">
              <w:rPr>
                <w:color w:val="000000"/>
                <w:lang w:val="en-GB" w:eastAsia="en-GB"/>
              </w:rPr>
              <w:t>5</w:t>
            </w:r>
          </w:p>
        </w:tc>
        <w:tc>
          <w:tcPr>
            <w:tcW w:w="851" w:type="dxa"/>
            <w:tcBorders>
              <w:top w:val="nil"/>
              <w:left w:val="nil"/>
              <w:bottom w:val="single" w:sz="8" w:space="0" w:color="auto"/>
              <w:right w:val="single" w:sz="8" w:space="0" w:color="auto"/>
            </w:tcBorders>
            <w:shd w:val="clear" w:color="auto" w:fill="auto"/>
            <w:noWrap/>
            <w:vAlign w:val="center"/>
            <w:hideMark/>
          </w:tcPr>
          <w:p w14:paraId="004CDE3D"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E3E"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E3F"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E40"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E41"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E4B" w14:textId="77777777" w:rsidTr="00A515C3">
        <w:trPr>
          <w:trHeight w:val="915"/>
        </w:trPr>
        <w:tc>
          <w:tcPr>
            <w:tcW w:w="1118" w:type="dxa"/>
            <w:vMerge/>
            <w:tcBorders>
              <w:top w:val="nil"/>
              <w:left w:val="single" w:sz="8" w:space="0" w:color="auto"/>
              <w:bottom w:val="single" w:sz="8" w:space="0" w:color="000000"/>
              <w:right w:val="single" w:sz="8" w:space="0" w:color="auto"/>
            </w:tcBorders>
            <w:vAlign w:val="center"/>
            <w:hideMark/>
          </w:tcPr>
          <w:p w14:paraId="004CDE43"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single" w:sz="8" w:space="0" w:color="auto"/>
            </w:tcBorders>
            <w:shd w:val="clear" w:color="auto" w:fill="auto"/>
            <w:vAlign w:val="center"/>
            <w:hideMark/>
          </w:tcPr>
          <w:p w14:paraId="004CDE44"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Establishment – Basingstoke</w:t>
            </w:r>
          </w:p>
        </w:tc>
        <w:tc>
          <w:tcPr>
            <w:tcW w:w="709" w:type="dxa"/>
            <w:tcBorders>
              <w:top w:val="nil"/>
              <w:left w:val="nil"/>
              <w:bottom w:val="single" w:sz="8" w:space="0" w:color="auto"/>
              <w:right w:val="single" w:sz="8" w:space="0" w:color="auto"/>
            </w:tcBorders>
            <w:shd w:val="clear" w:color="auto" w:fill="auto"/>
            <w:noWrap/>
            <w:vAlign w:val="center"/>
            <w:hideMark/>
          </w:tcPr>
          <w:p w14:paraId="004CDE45" w14:textId="77777777" w:rsidR="00D15CCA" w:rsidRPr="001601A2" w:rsidRDefault="00D15CCA" w:rsidP="00A45A60">
            <w:pPr>
              <w:widowControl w:val="0"/>
              <w:jc w:val="center"/>
              <w:rPr>
                <w:color w:val="000000"/>
                <w:lang w:val="en-GB" w:eastAsia="en-GB"/>
              </w:rPr>
            </w:pPr>
            <w:r w:rsidRPr="001601A2">
              <w:rPr>
                <w:color w:val="000000"/>
                <w:lang w:val="en-GB" w:eastAsia="en-GB"/>
              </w:rPr>
              <w:t>4</w:t>
            </w:r>
          </w:p>
        </w:tc>
        <w:tc>
          <w:tcPr>
            <w:tcW w:w="851" w:type="dxa"/>
            <w:tcBorders>
              <w:top w:val="nil"/>
              <w:left w:val="nil"/>
              <w:bottom w:val="single" w:sz="8" w:space="0" w:color="auto"/>
              <w:right w:val="single" w:sz="8" w:space="0" w:color="auto"/>
            </w:tcBorders>
            <w:shd w:val="clear" w:color="auto" w:fill="auto"/>
            <w:noWrap/>
            <w:vAlign w:val="center"/>
            <w:hideMark/>
          </w:tcPr>
          <w:p w14:paraId="004CDE46"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E47"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E48"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E49"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E4A"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E54"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E4C"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single" w:sz="8" w:space="0" w:color="auto"/>
            </w:tcBorders>
            <w:shd w:val="clear" w:color="auto" w:fill="auto"/>
            <w:vAlign w:val="center"/>
            <w:hideMark/>
          </w:tcPr>
          <w:p w14:paraId="004CDE4D"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Establishment – Harlow</w:t>
            </w:r>
          </w:p>
        </w:tc>
        <w:tc>
          <w:tcPr>
            <w:tcW w:w="709" w:type="dxa"/>
            <w:tcBorders>
              <w:top w:val="nil"/>
              <w:left w:val="nil"/>
              <w:bottom w:val="single" w:sz="8" w:space="0" w:color="auto"/>
              <w:right w:val="single" w:sz="8" w:space="0" w:color="auto"/>
            </w:tcBorders>
            <w:shd w:val="clear" w:color="auto" w:fill="auto"/>
            <w:noWrap/>
            <w:vAlign w:val="center"/>
            <w:hideMark/>
          </w:tcPr>
          <w:p w14:paraId="004CDE4E" w14:textId="77777777" w:rsidR="00D15CCA" w:rsidRPr="001601A2" w:rsidRDefault="00D15CCA" w:rsidP="00A45A60">
            <w:pPr>
              <w:widowControl w:val="0"/>
              <w:jc w:val="center"/>
              <w:rPr>
                <w:color w:val="000000"/>
                <w:lang w:val="en-GB" w:eastAsia="en-GB"/>
              </w:rPr>
            </w:pPr>
            <w:r w:rsidRPr="001601A2">
              <w:rPr>
                <w:color w:val="000000"/>
                <w:lang w:val="en-GB" w:eastAsia="en-GB"/>
              </w:rPr>
              <w:t>4</w:t>
            </w:r>
          </w:p>
        </w:tc>
        <w:tc>
          <w:tcPr>
            <w:tcW w:w="851" w:type="dxa"/>
            <w:tcBorders>
              <w:top w:val="nil"/>
              <w:left w:val="nil"/>
              <w:bottom w:val="single" w:sz="8" w:space="0" w:color="auto"/>
              <w:right w:val="single" w:sz="8" w:space="0" w:color="auto"/>
            </w:tcBorders>
            <w:shd w:val="clear" w:color="auto" w:fill="auto"/>
            <w:noWrap/>
            <w:vAlign w:val="center"/>
            <w:hideMark/>
          </w:tcPr>
          <w:p w14:paraId="004CDE4F"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E50"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E51"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914" w:type="dxa"/>
            <w:tcBorders>
              <w:top w:val="nil"/>
              <w:left w:val="nil"/>
              <w:bottom w:val="single" w:sz="8" w:space="0" w:color="auto"/>
              <w:right w:val="single" w:sz="8" w:space="0" w:color="auto"/>
            </w:tcBorders>
            <w:shd w:val="clear" w:color="auto" w:fill="auto"/>
            <w:noWrap/>
            <w:vAlign w:val="center"/>
            <w:hideMark/>
          </w:tcPr>
          <w:p w14:paraId="004CDE52"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E53"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E5D"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E55"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single" w:sz="8" w:space="0" w:color="auto"/>
            </w:tcBorders>
            <w:shd w:val="clear" w:color="auto" w:fill="auto"/>
            <w:vAlign w:val="center"/>
            <w:hideMark/>
          </w:tcPr>
          <w:p w14:paraId="004CDE56"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Establishment – Stoke</w:t>
            </w:r>
          </w:p>
        </w:tc>
        <w:tc>
          <w:tcPr>
            <w:tcW w:w="709" w:type="dxa"/>
            <w:tcBorders>
              <w:top w:val="nil"/>
              <w:left w:val="nil"/>
              <w:bottom w:val="single" w:sz="8" w:space="0" w:color="auto"/>
              <w:right w:val="single" w:sz="8" w:space="0" w:color="auto"/>
            </w:tcBorders>
            <w:shd w:val="clear" w:color="auto" w:fill="auto"/>
            <w:noWrap/>
            <w:vAlign w:val="center"/>
            <w:hideMark/>
          </w:tcPr>
          <w:p w14:paraId="004CDE57" w14:textId="77777777" w:rsidR="00D15CCA" w:rsidRPr="001601A2" w:rsidRDefault="00D15CCA" w:rsidP="00A45A60">
            <w:pPr>
              <w:widowControl w:val="0"/>
              <w:jc w:val="center"/>
              <w:rPr>
                <w:color w:val="000000"/>
                <w:lang w:val="en-GB" w:eastAsia="en-GB"/>
              </w:rPr>
            </w:pPr>
            <w:r w:rsidRPr="001601A2">
              <w:rPr>
                <w:color w:val="000000"/>
                <w:lang w:val="en-GB" w:eastAsia="en-GB"/>
              </w:rPr>
              <w:t>4</w:t>
            </w:r>
          </w:p>
        </w:tc>
        <w:tc>
          <w:tcPr>
            <w:tcW w:w="851" w:type="dxa"/>
            <w:tcBorders>
              <w:top w:val="nil"/>
              <w:left w:val="nil"/>
              <w:bottom w:val="single" w:sz="8" w:space="0" w:color="auto"/>
              <w:right w:val="single" w:sz="8" w:space="0" w:color="auto"/>
            </w:tcBorders>
            <w:shd w:val="clear" w:color="auto" w:fill="auto"/>
            <w:noWrap/>
            <w:vAlign w:val="center"/>
            <w:hideMark/>
          </w:tcPr>
          <w:p w14:paraId="004CDE58"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E59"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E5A"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914" w:type="dxa"/>
            <w:tcBorders>
              <w:top w:val="nil"/>
              <w:left w:val="nil"/>
              <w:bottom w:val="single" w:sz="8" w:space="0" w:color="auto"/>
              <w:right w:val="single" w:sz="8" w:space="0" w:color="auto"/>
            </w:tcBorders>
            <w:shd w:val="clear" w:color="auto" w:fill="auto"/>
            <w:noWrap/>
            <w:vAlign w:val="center"/>
            <w:hideMark/>
          </w:tcPr>
          <w:p w14:paraId="004CDE5B"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E5C"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E66"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E5E"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single" w:sz="8" w:space="0" w:color="auto"/>
            </w:tcBorders>
            <w:shd w:val="clear" w:color="auto" w:fill="auto"/>
            <w:vAlign w:val="center"/>
            <w:hideMark/>
          </w:tcPr>
          <w:p w14:paraId="004CDE5F"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Establishment – NDC</w:t>
            </w:r>
          </w:p>
        </w:tc>
        <w:tc>
          <w:tcPr>
            <w:tcW w:w="709" w:type="dxa"/>
            <w:tcBorders>
              <w:top w:val="nil"/>
              <w:left w:val="nil"/>
              <w:bottom w:val="single" w:sz="8" w:space="0" w:color="auto"/>
              <w:right w:val="single" w:sz="8" w:space="0" w:color="auto"/>
            </w:tcBorders>
            <w:shd w:val="clear" w:color="auto" w:fill="auto"/>
            <w:noWrap/>
            <w:vAlign w:val="center"/>
            <w:hideMark/>
          </w:tcPr>
          <w:p w14:paraId="004CDE60" w14:textId="77777777" w:rsidR="00D15CCA" w:rsidRPr="001601A2" w:rsidRDefault="00D15CCA" w:rsidP="00A45A60">
            <w:pPr>
              <w:widowControl w:val="0"/>
              <w:jc w:val="center"/>
              <w:rPr>
                <w:color w:val="000000"/>
                <w:lang w:val="en-GB" w:eastAsia="en-GB"/>
              </w:rPr>
            </w:pPr>
            <w:r w:rsidRPr="001601A2">
              <w:rPr>
                <w:color w:val="000000"/>
                <w:lang w:val="en-GB" w:eastAsia="en-GB"/>
              </w:rPr>
              <w:t>4</w:t>
            </w:r>
          </w:p>
        </w:tc>
        <w:tc>
          <w:tcPr>
            <w:tcW w:w="851" w:type="dxa"/>
            <w:tcBorders>
              <w:top w:val="nil"/>
              <w:left w:val="nil"/>
              <w:bottom w:val="single" w:sz="8" w:space="0" w:color="auto"/>
              <w:right w:val="single" w:sz="8" w:space="0" w:color="auto"/>
            </w:tcBorders>
            <w:shd w:val="clear" w:color="auto" w:fill="auto"/>
            <w:noWrap/>
            <w:vAlign w:val="center"/>
            <w:hideMark/>
          </w:tcPr>
          <w:p w14:paraId="004CDE61"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E62"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E63" w14:textId="77777777" w:rsidR="00D15CCA" w:rsidRPr="001601A2" w:rsidRDefault="00D15CCA" w:rsidP="00A45A60">
            <w:pPr>
              <w:widowControl w:val="0"/>
              <w:jc w:val="center"/>
              <w:rPr>
                <w:color w:val="000000"/>
                <w:lang w:val="en-GB" w:eastAsia="en-GB"/>
              </w:rPr>
            </w:pPr>
            <w:r w:rsidRPr="001601A2">
              <w:rPr>
                <w:color w:val="000000"/>
                <w:lang w:val="en-GB" w:eastAsia="en-GB"/>
              </w:rPr>
              <w:t>4</w:t>
            </w:r>
          </w:p>
        </w:tc>
        <w:tc>
          <w:tcPr>
            <w:tcW w:w="914" w:type="dxa"/>
            <w:tcBorders>
              <w:top w:val="nil"/>
              <w:left w:val="nil"/>
              <w:bottom w:val="single" w:sz="8" w:space="0" w:color="auto"/>
              <w:right w:val="single" w:sz="8" w:space="0" w:color="auto"/>
            </w:tcBorders>
            <w:shd w:val="clear" w:color="auto" w:fill="auto"/>
            <w:noWrap/>
            <w:vAlign w:val="center"/>
            <w:hideMark/>
          </w:tcPr>
          <w:p w14:paraId="004CDE64"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E65"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E6F"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E67"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single" w:sz="8" w:space="0" w:color="auto"/>
            </w:tcBorders>
            <w:shd w:val="clear" w:color="auto" w:fill="auto"/>
            <w:vAlign w:val="center"/>
            <w:hideMark/>
          </w:tcPr>
          <w:p w14:paraId="004CDE68"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Establishment – Unit 1</w:t>
            </w:r>
          </w:p>
        </w:tc>
        <w:tc>
          <w:tcPr>
            <w:tcW w:w="709" w:type="dxa"/>
            <w:tcBorders>
              <w:top w:val="nil"/>
              <w:left w:val="nil"/>
              <w:bottom w:val="single" w:sz="8" w:space="0" w:color="auto"/>
              <w:right w:val="single" w:sz="8" w:space="0" w:color="auto"/>
            </w:tcBorders>
            <w:shd w:val="clear" w:color="auto" w:fill="auto"/>
            <w:noWrap/>
            <w:vAlign w:val="center"/>
            <w:hideMark/>
          </w:tcPr>
          <w:p w14:paraId="004CDE69" w14:textId="77777777" w:rsidR="00D15CCA" w:rsidRPr="001601A2" w:rsidRDefault="00D15CCA" w:rsidP="00A45A60">
            <w:pPr>
              <w:widowControl w:val="0"/>
              <w:jc w:val="center"/>
              <w:rPr>
                <w:color w:val="000000"/>
                <w:lang w:val="en-GB" w:eastAsia="en-GB"/>
              </w:rPr>
            </w:pPr>
            <w:r w:rsidRPr="001601A2">
              <w:rPr>
                <w:color w:val="000000"/>
                <w:lang w:val="en-GB" w:eastAsia="en-GB"/>
              </w:rPr>
              <w:t>4</w:t>
            </w:r>
          </w:p>
        </w:tc>
        <w:tc>
          <w:tcPr>
            <w:tcW w:w="851" w:type="dxa"/>
            <w:tcBorders>
              <w:top w:val="nil"/>
              <w:left w:val="nil"/>
              <w:bottom w:val="single" w:sz="8" w:space="0" w:color="auto"/>
              <w:right w:val="single" w:sz="8" w:space="0" w:color="auto"/>
            </w:tcBorders>
            <w:shd w:val="clear" w:color="auto" w:fill="auto"/>
            <w:noWrap/>
            <w:vAlign w:val="center"/>
            <w:hideMark/>
          </w:tcPr>
          <w:p w14:paraId="004CDE6A"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E6B"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E6C" w14:textId="77777777" w:rsidR="00D15CCA" w:rsidRPr="001601A2" w:rsidRDefault="00D15CCA" w:rsidP="00A45A60">
            <w:pPr>
              <w:widowControl w:val="0"/>
              <w:jc w:val="center"/>
              <w:rPr>
                <w:color w:val="000000"/>
                <w:lang w:val="en-GB" w:eastAsia="en-GB"/>
              </w:rPr>
            </w:pPr>
            <w:r w:rsidRPr="001601A2">
              <w:rPr>
                <w:color w:val="000000"/>
                <w:lang w:val="en-GB" w:eastAsia="en-GB"/>
              </w:rPr>
              <w:t>5</w:t>
            </w:r>
          </w:p>
        </w:tc>
        <w:tc>
          <w:tcPr>
            <w:tcW w:w="914" w:type="dxa"/>
            <w:tcBorders>
              <w:top w:val="nil"/>
              <w:left w:val="nil"/>
              <w:bottom w:val="single" w:sz="8" w:space="0" w:color="auto"/>
              <w:right w:val="single" w:sz="8" w:space="0" w:color="auto"/>
            </w:tcBorders>
            <w:shd w:val="clear" w:color="auto" w:fill="auto"/>
            <w:noWrap/>
            <w:vAlign w:val="center"/>
            <w:hideMark/>
          </w:tcPr>
          <w:p w14:paraId="004CDE6D"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E6E"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E78"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E70"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single" w:sz="8" w:space="0" w:color="auto"/>
            </w:tcBorders>
            <w:shd w:val="clear" w:color="auto" w:fill="auto"/>
            <w:vAlign w:val="center"/>
            <w:hideMark/>
          </w:tcPr>
          <w:p w14:paraId="004CDE71"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Establishment – Unit 2</w:t>
            </w:r>
          </w:p>
        </w:tc>
        <w:tc>
          <w:tcPr>
            <w:tcW w:w="709" w:type="dxa"/>
            <w:tcBorders>
              <w:top w:val="nil"/>
              <w:left w:val="nil"/>
              <w:bottom w:val="single" w:sz="8" w:space="0" w:color="auto"/>
              <w:right w:val="single" w:sz="8" w:space="0" w:color="auto"/>
            </w:tcBorders>
            <w:shd w:val="clear" w:color="auto" w:fill="auto"/>
            <w:noWrap/>
            <w:vAlign w:val="center"/>
            <w:hideMark/>
          </w:tcPr>
          <w:p w14:paraId="004CDE72" w14:textId="77777777" w:rsidR="00D15CCA" w:rsidRPr="001601A2" w:rsidRDefault="00D15CCA" w:rsidP="00A45A60">
            <w:pPr>
              <w:widowControl w:val="0"/>
              <w:jc w:val="center"/>
              <w:rPr>
                <w:color w:val="000000"/>
                <w:lang w:val="en-GB" w:eastAsia="en-GB"/>
              </w:rPr>
            </w:pPr>
            <w:r w:rsidRPr="001601A2">
              <w:rPr>
                <w:color w:val="000000"/>
                <w:lang w:val="en-GB" w:eastAsia="en-GB"/>
              </w:rPr>
              <w:t>4</w:t>
            </w:r>
          </w:p>
        </w:tc>
        <w:tc>
          <w:tcPr>
            <w:tcW w:w="851" w:type="dxa"/>
            <w:tcBorders>
              <w:top w:val="nil"/>
              <w:left w:val="nil"/>
              <w:bottom w:val="single" w:sz="8" w:space="0" w:color="auto"/>
              <w:right w:val="single" w:sz="8" w:space="0" w:color="auto"/>
            </w:tcBorders>
            <w:shd w:val="clear" w:color="auto" w:fill="auto"/>
            <w:noWrap/>
            <w:vAlign w:val="center"/>
            <w:hideMark/>
          </w:tcPr>
          <w:p w14:paraId="004CDE73"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E74"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E75" w14:textId="77777777" w:rsidR="00D15CCA" w:rsidRPr="001601A2" w:rsidRDefault="00D15CCA" w:rsidP="00A45A60">
            <w:pPr>
              <w:widowControl w:val="0"/>
              <w:jc w:val="center"/>
              <w:rPr>
                <w:color w:val="000000"/>
                <w:lang w:val="en-GB" w:eastAsia="en-GB"/>
              </w:rPr>
            </w:pPr>
            <w:r w:rsidRPr="001601A2">
              <w:rPr>
                <w:color w:val="000000"/>
                <w:lang w:val="en-GB" w:eastAsia="en-GB"/>
              </w:rPr>
              <w:t>6</w:t>
            </w:r>
          </w:p>
        </w:tc>
        <w:tc>
          <w:tcPr>
            <w:tcW w:w="914" w:type="dxa"/>
            <w:tcBorders>
              <w:top w:val="nil"/>
              <w:left w:val="nil"/>
              <w:bottom w:val="single" w:sz="8" w:space="0" w:color="auto"/>
              <w:right w:val="single" w:sz="8" w:space="0" w:color="auto"/>
            </w:tcBorders>
            <w:shd w:val="clear" w:color="auto" w:fill="auto"/>
            <w:noWrap/>
            <w:vAlign w:val="center"/>
            <w:hideMark/>
          </w:tcPr>
          <w:p w14:paraId="004CDE76"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E77"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E81"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E79"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single" w:sz="8" w:space="0" w:color="auto"/>
            </w:tcBorders>
            <w:shd w:val="clear" w:color="auto" w:fill="auto"/>
            <w:vAlign w:val="center"/>
            <w:hideMark/>
          </w:tcPr>
          <w:p w14:paraId="004CDE7A"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Establishment – Unit 3</w:t>
            </w:r>
          </w:p>
        </w:tc>
        <w:tc>
          <w:tcPr>
            <w:tcW w:w="709" w:type="dxa"/>
            <w:tcBorders>
              <w:top w:val="nil"/>
              <w:left w:val="nil"/>
              <w:bottom w:val="single" w:sz="8" w:space="0" w:color="auto"/>
              <w:right w:val="single" w:sz="8" w:space="0" w:color="auto"/>
            </w:tcBorders>
            <w:shd w:val="clear" w:color="auto" w:fill="auto"/>
            <w:noWrap/>
            <w:vAlign w:val="center"/>
            <w:hideMark/>
          </w:tcPr>
          <w:p w14:paraId="004CDE7B" w14:textId="77777777" w:rsidR="00D15CCA" w:rsidRPr="001601A2" w:rsidRDefault="00D15CCA" w:rsidP="00A45A60">
            <w:pPr>
              <w:widowControl w:val="0"/>
              <w:jc w:val="center"/>
              <w:rPr>
                <w:color w:val="000000"/>
                <w:lang w:val="en-GB" w:eastAsia="en-GB"/>
              </w:rPr>
            </w:pPr>
            <w:r w:rsidRPr="001601A2">
              <w:rPr>
                <w:color w:val="000000"/>
                <w:lang w:val="en-GB" w:eastAsia="en-GB"/>
              </w:rPr>
              <w:t>4</w:t>
            </w:r>
          </w:p>
        </w:tc>
        <w:tc>
          <w:tcPr>
            <w:tcW w:w="851" w:type="dxa"/>
            <w:tcBorders>
              <w:top w:val="nil"/>
              <w:left w:val="nil"/>
              <w:bottom w:val="single" w:sz="8" w:space="0" w:color="auto"/>
              <w:right w:val="single" w:sz="8" w:space="0" w:color="auto"/>
            </w:tcBorders>
            <w:shd w:val="clear" w:color="auto" w:fill="auto"/>
            <w:noWrap/>
            <w:vAlign w:val="center"/>
            <w:hideMark/>
          </w:tcPr>
          <w:p w14:paraId="004CDE7C"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E7D"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E7E" w14:textId="77777777" w:rsidR="00D15CCA" w:rsidRPr="001601A2" w:rsidRDefault="00D15CCA" w:rsidP="00A45A60">
            <w:pPr>
              <w:widowControl w:val="0"/>
              <w:jc w:val="center"/>
              <w:rPr>
                <w:color w:val="000000"/>
                <w:lang w:val="en-GB" w:eastAsia="en-GB"/>
              </w:rPr>
            </w:pPr>
            <w:r w:rsidRPr="001601A2">
              <w:rPr>
                <w:color w:val="000000"/>
                <w:lang w:val="en-GB" w:eastAsia="en-GB"/>
              </w:rPr>
              <w:t>7</w:t>
            </w:r>
          </w:p>
        </w:tc>
        <w:tc>
          <w:tcPr>
            <w:tcW w:w="914" w:type="dxa"/>
            <w:tcBorders>
              <w:top w:val="nil"/>
              <w:left w:val="nil"/>
              <w:bottom w:val="single" w:sz="8" w:space="0" w:color="auto"/>
              <w:right w:val="single" w:sz="8" w:space="0" w:color="auto"/>
            </w:tcBorders>
            <w:shd w:val="clear" w:color="auto" w:fill="auto"/>
            <w:noWrap/>
            <w:vAlign w:val="center"/>
            <w:hideMark/>
          </w:tcPr>
          <w:p w14:paraId="004CDE7F"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E80"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E8A"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E82"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single" w:sz="8" w:space="0" w:color="auto"/>
            </w:tcBorders>
            <w:shd w:val="clear" w:color="auto" w:fill="auto"/>
            <w:vAlign w:val="center"/>
            <w:hideMark/>
          </w:tcPr>
          <w:p w14:paraId="004CDE83"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Establishment – Unit 4</w:t>
            </w:r>
          </w:p>
        </w:tc>
        <w:tc>
          <w:tcPr>
            <w:tcW w:w="709" w:type="dxa"/>
            <w:tcBorders>
              <w:top w:val="nil"/>
              <w:left w:val="nil"/>
              <w:bottom w:val="single" w:sz="8" w:space="0" w:color="auto"/>
              <w:right w:val="single" w:sz="8" w:space="0" w:color="auto"/>
            </w:tcBorders>
            <w:shd w:val="clear" w:color="auto" w:fill="auto"/>
            <w:noWrap/>
            <w:vAlign w:val="center"/>
            <w:hideMark/>
          </w:tcPr>
          <w:p w14:paraId="004CDE84" w14:textId="77777777" w:rsidR="00D15CCA" w:rsidRPr="001601A2" w:rsidRDefault="00D15CCA" w:rsidP="00A45A60">
            <w:pPr>
              <w:widowControl w:val="0"/>
              <w:jc w:val="center"/>
              <w:rPr>
                <w:color w:val="000000"/>
                <w:lang w:val="en-GB" w:eastAsia="en-GB"/>
              </w:rPr>
            </w:pPr>
            <w:r w:rsidRPr="001601A2">
              <w:rPr>
                <w:color w:val="000000"/>
                <w:lang w:val="en-GB" w:eastAsia="en-GB"/>
              </w:rPr>
              <w:t>4</w:t>
            </w:r>
          </w:p>
        </w:tc>
        <w:tc>
          <w:tcPr>
            <w:tcW w:w="851" w:type="dxa"/>
            <w:tcBorders>
              <w:top w:val="nil"/>
              <w:left w:val="nil"/>
              <w:bottom w:val="single" w:sz="8" w:space="0" w:color="auto"/>
              <w:right w:val="single" w:sz="8" w:space="0" w:color="auto"/>
            </w:tcBorders>
            <w:shd w:val="clear" w:color="auto" w:fill="auto"/>
            <w:noWrap/>
            <w:vAlign w:val="center"/>
            <w:hideMark/>
          </w:tcPr>
          <w:p w14:paraId="004CDE85"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E86"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E87" w14:textId="77777777" w:rsidR="00D15CCA" w:rsidRPr="001601A2" w:rsidRDefault="00D15CCA" w:rsidP="00A45A60">
            <w:pPr>
              <w:widowControl w:val="0"/>
              <w:jc w:val="center"/>
              <w:rPr>
                <w:color w:val="000000"/>
                <w:lang w:val="en-GB" w:eastAsia="en-GB"/>
              </w:rPr>
            </w:pPr>
            <w:r w:rsidRPr="001601A2">
              <w:rPr>
                <w:color w:val="000000"/>
                <w:lang w:val="en-GB" w:eastAsia="en-GB"/>
              </w:rPr>
              <w:t>8</w:t>
            </w:r>
          </w:p>
        </w:tc>
        <w:tc>
          <w:tcPr>
            <w:tcW w:w="914" w:type="dxa"/>
            <w:tcBorders>
              <w:top w:val="nil"/>
              <w:left w:val="nil"/>
              <w:bottom w:val="single" w:sz="8" w:space="0" w:color="auto"/>
              <w:right w:val="single" w:sz="8" w:space="0" w:color="auto"/>
            </w:tcBorders>
            <w:shd w:val="clear" w:color="auto" w:fill="auto"/>
            <w:noWrap/>
            <w:vAlign w:val="center"/>
            <w:hideMark/>
          </w:tcPr>
          <w:p w14:paraId="004CDE88"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E89"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E93" w14:textId="77777777" w:rsidTr="00A515C3">
        <w:trPr>
          <w:trHeight w:val="315"/>
        </w:trPr>
        <w:tc>
          <w:tcPr>
            <w:tcW w:w="1118" w:type="dxa"/>
            <w:vMerge/>
            <w:tcBorders>
              <w:top w:val="nil"/>
              <w:left w:val="single" w:sz="8" w:space="0" w:color="auto"/>
              <w:bottom w:val="single" w:sz="8" w:space="0" w:color="000000"/>
              <w:right w:val="single" w:sz="8" w:space="0" w:color="auto"/>
            </w:tcBorders>
            <w:vAlign w:val="center"/>
            <w:hideMark/>
          </w:tcPr>
          <w:p w14:paraId="004CDE8B"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single" w:sz="8" w:space="0" w:color="auto"/>
            </w:tcBorders>
            <w:shd w:val="clear" w:color="auto" w:fill="auto"/>
            <w:vAlign w:val="center"/>
            <w:hideMark/>
          </w:tcPr>
          <w:p w14:paraId="004CDE8C"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 </w:t>
            </w:r>
          </w:p>
        </w:tc>
        <w:tc>
          <w:tcPr>
            <w:tcW w:w="709" w:type="dxa"/>
            <w:tcBorders>
              <w:top w:val="nil"/>
              <w:left w:val="nil"/>
              <w:bottom w:val="single" w:sz="8" w:space="0" w:color="auto"/>
              <w:right w:val="single" w:sz="8" w:space="0" w:color="auto"/>
            </w:tcBorders>
            <w:shd w:val="clear" w:color="auto" w:fill="auto"/>
            <w:noWrap/>
            <w:vAlign w:val="center"/>
            <w:hideMark/>
          </w:tcPr>
          <w:p w14:paraId="004CDE8D"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851" w:type="dxa"/>
            <w:tcBorders>
              <w:top w:val="nil"/>
              <w:left w:val="nil"/>
              <w:bottom w:val="single" w:sz="8" w:space="0" w:color="auto"/>
              <w:right w:val="single" w:sz="8" w:space="0" w:color="auto"/>
            </w:tcBorders>
            <w:shd w:val="clear" w:color="auto" w:fill="auto"/>
            <w:noWrap/>
            <w:vAlign w:val="center"/>
            <w:hideMark/>
          </w:tcPr>
          <w:p w14:paraId="004CDE8E"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850" w:type="dxa"/>
            <w:tcBorders>
              <w:top w:val="nil"/>
              <w:left w:val="nil"/>
              <w:bottom w:val="single" w:sz="8" w:space="0" w:color="auto"/>
              <w:right w:val="single" w:sz="8" w:space="0" w:color="auto"/>
            </w:tcBorders>
            <w:shd w:val="clear" w:color="auto" w:fill="auto"/>
            <w:noWrap/>
            <w:vAlign w:val="center"/>
            <w:hideMark/>
          </w:tcPr>
          <w:p w14:paraId="004CDE8F"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1701" w:type="dxa"/>
            <w:tcBorders>
              <w:top w:val="nil"/>
              <w:left w:val="nil"/>
              <w:bottom w:val="single" w:sz="8" w:space="0" w:color="auto"/>
              <w:right w:val="single" w:sz="8" w:space="0" w:color="auto"/>
            </w:tcBorders>
            <w:shd w:val="clear" w:color="auto" w:fill="auto"/>
            <w:noWrap/>
            <w:vAlign w:val="center"/>
            <w:hideMark/>
          </w:tcPr>
          <w:p w14:paraId="004CDE90"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914" w:type="dxa"/>
            <w:tcBorders>
              <w:top w:val="nil"/>
              <w:left w:val="nil"/>
              <w:bottom w:val="single" w:sz="8" w:space="0" w:color="auto"/>
              <w:right w:val="single" w:sz="8" w:space="0" w:color="auto"/>
            </w:tcBorders>
            <w:shd w:val="clear" w:color="auto" w:fill="auto"/>
            <w:noWrap/>
            <w:vAlign w:val="center"/>
            <w:hideMark/>
          </w:tcPr>
          <w:p w14:paraId="004CDE91"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c>
          <w:tcPr>
            <w:tcW w:w="929" w:type="dxa"/>
            <w:tcBorders>
              <w:top w:val="nil"/>
              <w:left w:val="nil"/>
              <w:bottom w:val="single" w:sz="8" w:space="0" w:color="auto"/>
              <w:right w:val="single" w:sz="8" w:space="0" w:color="auto"/>
            </w:tcBorders>
            <w:shd w:val="clear" w:color="auto" w:fill="auto"/>
            <w:noWrap/>
            <w:vAlign w:val="center"/>
            <w:hideMark/>
          </w:tcPr>
          <w:p w14:paraId="004CDE92" w14:textId="77777777" w:rsidR="00D15CCA" w:rsidRPr="001601A2" w:rsidRDefault="00D15CCA" w:rsidP="00A45A60">
            <w:pPr>
              <w:widowControl w:val="0"/>
              <w:jc w:val="center"/>
              <w:rPr>
                <w:color w:val="000000"/>
                <w:lang w:val="en-GB" w:eastAsia="en-GB"/>
              </w:rPr>
            </w:pPr>
            <w:r w:rsidRPr="001601A2">
              <w:rPr>
                <w:color w:val="000000"/>
                <w:lang w:val="en-GB" w:eastAsia="en-GB"/>
              </w:rPr>
              <w:t> </w:t>
            </w:r>
          </w:p>
        </w:tc>
      </w:tr>
      <w:tr w:rsidR="00D15CCA" w:rsidRPr="00D15CCA" w14:paraId="004CDE9C" w14:textId="77777777" w:rsidTr="00A515C3">
        <w:trPr>
          <w:trHeight w:val="690"/>
        </w:trPr>
        <w:tc>
          <w:tcPr>
            <w:tcW w:w="1118" w:type="dxa"/>
            <w:vMerge w:val="restart"/>
            <w:tcBorders>
              <w:top w:val="nil"/>
              <w:left w:val="single" w:sz="8" w:space="0" w:color="auto"/>
              <w:bottom w:val="single" w:sz="8" w:space="0" w:color="000000"/>
              <w:right w:val="single" w:sz="8" w:space="0" w:color="auto"/>
            </w:tcBorders>
            <w:shd w:val="clear" w:color="auto" w:fill="auto"/>
            <w:vAlign w:val="center"/>
            <w:hideMark/>
          </w:tcPr>
          <w:p w14:paraId="004CDE94"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Consolidation</w:t>
            </w:r>
          </w:p>
        </w:tc>
        <w:tc>
          <w:tcPr>
            <w:tcW w:w="2342" w:type="dxa"/>
            <w:tcBorders>
              <w:top w:val="nil"/>
              <w:left w:val="nil"/>
              <w:bottom w:val="single" w:sz="8" w:space="0" w:color="auto"/>
              <w:right w:val="single" w:sz="8" w:space="0" w:color="auto"/>
            </w:tcBorders>
            <w:shd w:val="clear" w:color="auto" w:fill="auto"/>
            <w:vAlign w:val="center"/>
            <w:hideMark/>
          </w:tcPr>
          <w:p w14:paraId="004CDE95"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DCC AB (Sweden Hold Co)</w:t>
            </w:r>
          </w:p>
        </w:tc>
        <w:tc>
          <w:tcPr>
            <w:tcW w:w="709" w:type="dxa"/>
            <w:tcBorders>
              <w:top w:val="nil"/>
              <w:left w:val="nil"/>
              <w:bottom w:val="single" w:sz="8" w:space="0" w:color="auto"/>
              <w:right w:val="single" w:sz="8" w:space="0" w:color="auto"/>
            </w:tcBorders>
            <w:shd w:val="clear" w:color="auto" w:fill="auto"/>
            <w:noWrap/>
            <w:vAlign w:val="center"/>
            <w:hideMark/>
          </w:tcPr>
          <w:p w14:paraId="004CDE96" w14:textId="77777777" w:rsidR="00D15CCA" w:rsidRPr="001601A2" w:rsidRDefault="00D15CCA" w:rsidP="00A45A60">
            <w:pPr>
              <w:widowControl w:val="0"/>
              <w:jc w:val="center"/>
              <w:rPr>
                <w:color w:val="000000"/>
                <w:lang w:val="en-GB" w:eastAsia="en-GB"/>
              </w:rPr>
            </w:pPr>
            <w:r w:rsidRPr="001601A2">
              <w:rPr>
                <w:color w:val="000000"/>
                <w:lang w:val="en-GB" w:eastAsia="en-GB"/>
              </w:rPr>
              <w:t>9</w:t>
            </w:r>
          </w:p>
        </w:tc>
        <w:tc>
          <w:tcPr>
            <w:tcW w:w="851" w:type="dxa"/>
            <w:tcBorders>
              <w:top w:val="nil"/>
              <w:left w:val="nil"/>
              <w:bottom w:val="single" w:sz="8" w:space="0" w:color="auto"/>
              <w:right w:val="single" w:sz="8" w:space="0" w:color="auto"/>
            </w:tcBorders>
            <w:shd w:val="clear" w:color="auto" w:fill="auto"/>
            <w:noWrap/>
            <w:vAlign w:val="center"/>
            <w:hideMark/>
          </w:tcPr>
          <w:p w14:paraId="004CDE97"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E98"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E99"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914" w:type="dxa"/>
            <w:tcBorders>
              <w:top w:val="nil"/>
              <w:left w:val="nil"/>
              <w:bottom w:val="single" w:sz="8" w:space="0" w:color="auto"/>
              <w:right w:val="single" w:sz="8" w:space="0" w:color="auto"/>
            </w:tcBorders>
            <w:shd w:val="clear" w:color="auto" w:fill="auto"/>
            <w:noWrap/>
            <w:vAlign w:val="center"/>
            <w:hideMark/>
          </w:tcPr>
          <w:p w14:paraId="004CDE9A"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E9B"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EA5" w14:textId="77777777" w:rsidTr="00A515C3">
        <w:trPr>
          <w:trHeight w:val="315"/>
        </w:trPr>
        <w:tc>
          <w:tcPr>
            <w:tcW w:w="1118" w:type="dxa"/>
            <w:vMerge/>
            <w:tcBorders>
              <w:top w:val="nil"/>
              <w:left w:val="single" w:sz="8" w:space="0" w:color="auto"/>
              <w:bottom w:val="single" w:sz="8" w:space="0" w:color="000000"/>
              <w:right w:val="single" w:sz="8" w:space="0" w:color="auto"/>
            </w:tcBorders>
            <w:vAlign w:val="center"/>
            <w:hideMark/>
          </w:tcPr>
          <w:p w14:paraId="004CDE9D"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single" w:sz="8" w:space="0" w:color="auto"/>
            </w:tcBorders>
            <w:shd w:val="clear" w:color="auto" w:fill="auto"/>
            <w:vAlign w:val="center"/>
            <w:hideMark/>
          </w:tcPr>
          <w:p w14:paraId="004CDE9E"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Ztorm</w:t>
            </w:r>
          </w:p>
        </w:tc>
        <w:tc>
          <w:tcPr>
            <w:tcW w:w="709" w:type="dxa"/>
            <w:tcBorders>
              <w:top w:val="nil"/>
              <w:left w:val="nil"/>
              <w:bottom w:val="single" w:sz="8" w:space="0" w:color="auto"/>
              <w:right w:val="single" w:sz="8" w:space="0" w:color="auto"/>
            </w:tcBorders>
            <w:shd w:val="clear" w:color="auto" w:fill="auto"/>
            <w:noWrap/>
            <w:vAlign w:val="center"/>
            <w:hideMark/>
          </w:tcPr>
          <w:p w14:paraId="004CDE9F" w14:textId="77777777" w:rsidR="00D15CCA" w:rsidRPr="001601A2" w:rsidRDefault="00D15CCA" w:rsidP="00A45A60">
            <w:pPr>
              <w:widowControl w:val="0"/>
              <w:jc w:val="center"/>
              <w:rPr>
                <w:color w:val="000000"/>
                <w:lang w:val="en-GB" w:eastAsia="en-GB"/>
              </w:rPr>
            </w:pPr>
            <w:r w:rsidRPr="001601A2">
              <w:rPr>
                <w:color w:val="000000"/>
                <w:lang w:val="en-GB" w:eastAsia="en-GB"/>
              </w:rPr>
              <w:t>9</w:t>
            </w:r>
          </w:p>
        </w:tc>
        <w:tc>
          <w:tcPr>
            <w:tcW w:w="851" w:type="dxa"/>
            <w:tcBorders>
              <w:top w:val="nil"/>
              <w:left w:val="nil"/>
              <w:bottom w:val="single" w:sz="8" w:space="0" w:color="auto"/>
              <w:right w:val="single" w:sz="8" w:space="0" w:color="auto"/>
            </w:tcBorders>
            <w:shd w:val="clear" w:color="auto" w:fill="auto"/>
            <w:noWrap/>
            <w:vAlign w:val="center"/>
            <w:hideMark/>
          </w:tcPr>
          <w:p w14:paraId="004CDEA0"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EA1"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EA2" w14:textId="77777777" w:rsidR="00D15CCA" w:rsidRPr="001601A2" w:rsidRDefault="00D15CCA" w:rsidP="00A45A60">
            <w:pPr>
              <w:widowControl w:val="0"/>
              <w:jc w:val="center"/>
              <w:rPr>
                <w:color w:val="000000"/>
                <w:lang w:val="en-GB" w:eastAsia="en-GB"/>
              </w:rPr>
            </w:pPr>
            <w:r w:rsidRPr="001601A2">
              <w:rPr>
                <w:color w:val="000000"/>
                <w:lang w:val="en-GB" w:eastAsia="en-GB"/>
              </w:rPr>
              <w:t>2</w:t>
            </w:r>
          </w:p>
        </w:tc>
        <w:tc>
          <w:tcPr>
            <w:tcW w:w="914" w:type="dxa"/>
            <w:tcBorders>
              <w:top w:val="nil"/>
              <w:left w:val="nil"/>
              <w:bottom w:val="single" w:sz="8" w:space="0" w:color="auto"/>
              <w:right w:val="single" w:sz="8" w:space="0" w:color="auto"/>
            </w:tcBorders>
            <w:shd w:val="clear" w:color="auto" w:fill="auto"/>
            <w:noWrap/>
            <w:vAlign w:val="center"/>
            <w:hideMark/>
          </w:tcPr>
          <w:p w14:paraId="004CDEA3"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EA4"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EAE" w14:textId="77777777" w:rsidTr="00A515C3">
        <w:trPr>
          <w:trHeight w:val="315"/>
        </w:trPr>
        <w:tc>
          <w:tcPr>
            <w:tcW w:w="1118" w:type="dxa"/>
            <w:vMerge/>
            <w:tcBorders>
              <w:top w:val="nil"/>
              <w:left w:val="single" w:sz="8" w:space="0" w:color="auto"/>
              <w:bottom w:val="single" w:sz="8" w:space="0" w:color="000000"/>
              <w:right w:val="single" w:sz="8" w:space="0" w:color="auto"/>
            </w:tcBorders>
            <w:vAlign w:val="center"/>
            <w:hideMark/>
          </w:tcPr>
          <w:p w14:paraId="004CDEA6"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single" w:sz="8" w:space="0" w:color="auto"/>
            </w:tcBorders>
            <w:shd w:val="clear" w:color="auto" w:fill="auto"/>
            <w:vAlign w:val="center"/>
            <w:hideMark/>
          </w:tcPr>
          <w:p w14:paraId="004CDEA7"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Advent</w:t>
            </w:r>
          </w:p>
        </w:tc>
        <w:tc>
          <w:tcPr>
            <w:tcW w:w="709" w:type="dxa"/>
            <w:tcBorders>
              <w:top w:val="nil"/>
              <w:left w:val="nil"/>
              <w:bottom w:val="single" w:sz="8" w:space="0" w:color="auto"/>
              <w:right w:val="single" w:sz="8" w:space="0" w:color="auto"/>
            </w:tcBorders>
            <w:shd w:val="clear" w:color="auto" w:fill="auto"/>
            <w:noWrap/>
            <w:vAlign w:val="center"/>
            <w:hideMark/>
          </w:tcPr>
          <w:p w14:paraId="004CDEA8" w14:textId="77777777" w:rsidR="00D15CCA" w:rsidRPr="001601A2" w:rsidRDefault="00D15CCA" w:rsidP="00A45A60">
            <w:pPr>
              <w:widowControl w:val="0"/>
              <w:jc w:val="center"/>
              <w:rPr>
                <w:color w:val="000000"/>
                <w:lang w:val="en-GB" w:eastAsia="en-GB"/>
              </w:rPr>
            </w:pPr>
            <w:r w:rsidRPr="001601A2">
              <w:rPr>
                <w:color w:val="000000"/>
                <w:lang w:val="en-GB" w:eastAsia="en-GB"/>
              </w:rPr>
              <w:t>9</w:t>
            </w:r>
          </w:p>
        </w:tc>
        <w:tc>
          <w:tcPr>
            <w:tcW w:w="851" w:type="dxa"/>
            <w:tcBorders>
              <w:top w:val="nil"/>
              <w:left w:val="nil"/>
              <w:bottom w:val="single" w:sz="8" w:space="0" w:color="auto"/>
              <w:right w:val="single" w:sz="8" w:space="0" w:color="auto"/>
            </w:tcBorders>
            <w:shd w:val="clear" w:color="auto" w:fill="auto"/>
            <w:noWrap/>
            <w:vAlign w:val="center"/>
            <w:hideMark/>
          </w:tcPr>
          <w:p w14:paraId="004CDEA9"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EAA"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EAB" w14:textId="77777777" w:rsidR="00D15CCA" w:rsidRPr="001601A2" w:rsidRDefault="00D15CCA" w:rsidP="00A45A60">
            <w:pPr>
              <w:widowControl w:val="0"/>
              <w:jc w:val="center"/>
              <w:rPr>
                <w:color w:val="000000"/>
                <w:lang w:val="en-GB" w:eastAsia="en-GB"/>
              </w:rPr>
            </w:pPr>
            <w:r w:rsidRPr="001601A2">
              <w:rPr>
                <w:color w:val="000000"/>
                <w:lang w:val="en-GB" w:eastAsia="en-GB"/>
              </w:rPr>
              <w:t>3</w:t>
            </w:r>
          </w:p>
        </w:tc>
        <w:tc>
          <w:tcPr>
            <w:tcW w:w="914" w:type="dxa"/>
            <w:tcBorders>
              <w:top w:val="nil"/>
              <w:left w:val="nil"/>
              <w:bottom w:val="single" w:sz="8" w:space="0" w:color="auto"/>
              <w:right w:val="single" w:sz="8" w:space="0" w:color="auto"/>
            </w:tcBorders>
            <w:shd w:val="clear" w:color="auto" w:fill="auto"/>
            <w:noWrap/>
            <w:vAlign w:val="center"/>
            <w:hideMark/>
          </w:tcPr>
          <w:p w14:paraId="004CDEAC"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EAD"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EB7" w14:textId="77777777" w:rsidTr="00A515C3">
        <w:trPr>
          <w:trHeight w:val="465"/>
        </w:trPr>
        <w:tc>
          <w:tcPr>
            <w:tcW w:w="1118" w:type="dxa"/>
            <w:vMerge/>
            <w:tcBorders>
              <w:top w:val="nil"/>
              <w:left w:val="single" w:sz="8" w:space="0" w:color="auto"/>
              <w:bottom w:val="single" w:sz="8" w:space="0" w:color="000000"/>
              <w:right w:val="single" w:sz="8" w:space="0" w:color="auto"/>
            </w:tcBorders>
            <w:vAlign w:val="center"/>
            <w:hideMark/>
          </w:tcPr>
          <w:p w14:paraId="004CDEAF"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single" w:sz="8" w:space="0" w:color="auto"/>
            </w:tcBorders>
            <w:shd w:val="clear" w:color="auto" w:fill="auto"/>
            <w:vAlign w:val="center"/>
            <w:hideMark/>
          </w:tcPr>
          <w:p w14:paraId="004CDEB0" w14:textId="77777777" w:rsidR="00D15CCA" w:rsidRPr="001601A2" w:rsidRDefault="00C169E4" w:rsidP="00A45A60">
            <w:pPr>
              <w:widowControl w:val="0"/>
              <w:jc w:val="center"/>
              <w:rPr>
                <w:rFonts w:cs="Arial"/>
                <w:color w:val="000000"/>
                <w:lang w:val="en-GB" w:eastAsia="en-GB"/>
              </w:rPr>
            </w:pPr>
            <w:r w:rsidRPr="001601A2">
              <w:rPr>
                <w:rFonts w:cs="Arial"/>
                <w:color w:val="000000"/>
                <w:lang w:val="en-GB" w:eastAsia="en-GB"/>
              </w:rPr>
              <w:t>e</w:t>
            </w:r>
            <w:r w:rsidR="00D15CCA" w:rsidRPr="001601A2">
              <w:rPr>
                <w:rFonts w:cs="Arial"/>
                <w:color w:val="000000"/>
                <w:lang w:val="en-GB" w:eastAsia="en-GB"/>
              </w:rPr>
              <w:t>xertis Ireland</w:t>
            </w:r>
          </w:p>
        </w:tc>
        <w:tc>
          <w:tcPr>
            <w:tcW w:w="709" w:type="dxa"/>
            <w:tcBorders>
              <w:top w:val="nil"/>
              <w:left w:val="nil"/>
              <w:bottom w:val="single" w:sz="8" w:space="0" w:color="auto"/>
              <w:right w:val="single" w:sz="8" w:space="0" w:color="auto"/>
            </w:tcBorders>
            <w:shd w:val="clear" w:color="auto" w:fill="auto"/>
            <w:noWrap/>
            <w:vAlign w:val="center"/>
            <w:hideMark/>
          </w:tcPr>
          <w:p w14:paraId="004CDEB1" w14:textId="77777777" w:rsidR="00D15CCA" w:rsidRPr="001601A2" w:rsidRDefault="00D15CCA" w:rsidP="00A45A60">
            <w:pPr>
              <w:widowControl w:val="0"/>
              <w:jc w:val="center"/>
              <w:rPr>
                <w:color w:val="000000"/>
                <w:lang w:val="en-GB" w:eastAsia="en-GB"/>
              </w:rPr>
            </w:pPr>
            <w:r w:rsidRPr="001601A2">
              <w:rPr>
                <w:color w:val="000000"/>
                <w:lang w:val="en-GB" w:eastAsia="en-GB"/>
              </w:rPr>
              <w:t>9</w:t>
            </w:r>
          </w:p>
        </w:tc>
        <w:tc>
          <w:tcPr>
            <w:tcW w:w="851" w:type="dxa"/>
            <w:tcBorders>
              <w:top w:val="nil"/>
              <w:left w:val="nil"/>
              <w:bottom w:val="single" w:sz="8" w:space="0" w:color="auto"/>
              <w:right w:val="single" w:sz="8" w:space="0" w:color="auto"/>
            </w:tcBorders>
            <w:shd w:val="clear" w:color="auto" w:fill="auto"/>
            <w:noWrap/>
            <w:vAlign w:val="center"/>
            <w:hideMark/>
          </w:tcPr>
          <w:p w14:paraId="004CDEB2"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EB3"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EB4" w14:textId="77777777" w:rsidR="00D15CCA" w:rsidRPr="001601A2" w:rsidRDefault="00D15CCA" w:rsidP="00A45A60">
            <w:pPr>
              <w:widowControl w:val="0"/>
              <w:jc w:val="center"/>
              <w:rPr>
                <w:color w:val="000000"/>
                <w:lang w:val="en-GB" w:eastAsia="en-GB"/>
              </w:rPr>
            </w:pPr>
            <w:r w:rsidRPr="001601A2">
              <w:rPr>
                <w:color w:val="000000"/>
                <w:lang w:val="en-GB" w:eastAsia="en-GB"/>
              </w:rPr>
              <w:t>4</w:t>
            </w:r>
          </w:p>
        </w:tc>
        <w:tc>
          <w:tcPr>
            <w:tcW w:w="914" w:type="dxa"/>
            <w:tcBorders>
              <w:top w:val="nil"/>
              <w:left w:val="nil"/>
              <w:bottom w:val="single" w:sz="8" w:space="0" w:color="auto"/>
              <w:right w:val="single" w:sz="8" w:space="0" w:color="auto"/>
            </w:tcBorders>
            <w:shd w:val="clear" w:color="auto" w:fill="auto"/>
            <w:noWrap/>
            <w:vAlign w:val="center"/>
            <w:hideMark/>
          </w:tcPr>
          <w:p w14:paraId="004CDEB5"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EB6"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r w:rsidR="00D15CCA" w:rsidRPr="00D15CCA" w14:paraId="004CDEC0" w14:textId="77777777" w:rsidTr="00A515C3">
        <w:trPr>
          <w:trHeight w:val="915"/>
        </w:trPr>
        <w:tc>
          <w:tcPr>
            <w:tcW w:w="1118" w:type="dxa"/>
            <w:vMerge/>
            <w:tcBorders>
              <w:top w:val="nil"/>
              <w:left w:val="single" w:sz="8" w:space="0" w:color="auto"/>
              <w:bottom w:val="single" w:sz="8" w:space="0" w:color="000000"/>
              <w:right w:val="single" w:sz="8" w:space="0" w:color="auto"/>
            </w:tcBorders>
            <w:vAlign w:val="center"/>
            <w:hideMark/>
          </w:tcPr>
          <w:p w14:paraId="004CDEB8" w14:textId="77777777" w:rsidR="00D15CCA" w:rsidRPr="001601A2" w:rsidRDefault="00D15CCA" w:rsidP="00A45A60">
            <w:pPr>
              <w:widowControl w:val="0"/>
              <w:jc w:val="left"/>
              <w:rPr>
                <w:rFonts w:cs="Arial"/>
                <w:color w:val="000000"/>
                <w:lang w:val="en-GB" w:eastAsia="en-GB"/>
              </w:rPr>
            </w:pPr>
          </w:p>
        </w:tc>
        <w:tc>
          <w:tcPr>
            <w:tcW w:w="2342" w:type="dxa"/>
            <w:tcBorders>
              <w:top w:val="nil"/>
              <w:left w:val="nil"/>
              <w:bottom w:val="single" w:sz="8" w:space="0" w:color="auto"/>
              <w:right w:val="single" w:sz="8" w:space="0" w:color="auto"/>
            </w:tcBorders>
            <w:shd w:val="clear" w:color="auto" w:fill="auto"/>
            <w:vAlign w:val="center"/>
            <w:hideMark/>
          </w:tcPr>
          <w:p w14:paraId="004CDEB9" w14:textId="77777777" w:rsidR="00D15CCA" w:rsidRPr="001601A2" w:rsidRDefault="00D15CCA" w:rsidP="00A45A60">
            <w:pPr>
              <w:widowControl w:val="0"/>
              <w:jc w:val="center"/>
              <w:rPr>
                <w:rFonts w:cs="Arial"/>
                <w:color w:val="000000"/>
                <w:lang w:val="en-GB" w:eastAsia="en-GB"/>
              </w:rPr>
            </w:pPr>
            <w:r w:rsidRPr="001601A2">
              <w:rPr>
                <w:rFonts w:cs="Arial"/>
                <w:color w:val="000000"/>
                <w:lang w:val="en-GB" w:eastAsia="en-GB"/>
              </w:rPr>
              <w:t>Gem Logistics Limited (Euro)</w:t>
            </w:r>
          </w:p>
        </w:tc>
        <w:tc>
          <w:tcPr>
            <w:tcW w:w="709" w:type="dxa"/>
            <w:tcBorders>
              <w:top w:val="nil"/>
              <w:left w:val="nil"/>
              <w:bottom w:val="single" w:sz="8" w:space="0" w:color="auto"/>
              <w:right w:val="single" w:sz="8" w:space="0" w:color="auto"/>
            </w:tcBorders>
            <w:shd w:val="clear" w:color="auto" w:fill="auto"/>
            <w:noWrap/>
            <w:vAlign w:val="center"/>
            <w:hideMark/>
          </w:tcPr>
          <w:p w14:paraId="004CDEBA" w14:textId="77777777" w:rsidR="00D15CCA" w:rsidRPr="001601A2" w:rsidRDefault="00D15CCA" w:rsidP="00A45A60">
            <w:pPr>
              <w:widowControl w:val="0"/>
              <w:jc w:val="center"/>
              <w:rPr>
                <w:color w:val="000000"/>
                <w:lang w:val="en-GB" w:eastAsia="en-GB"/>
              </w:rPr>
            </w:pPr>
            <w:r w:rsidRPr="001601A2">
              <w:rPr>
                <w:color w:val="000000"/>
                <w:lang w:val="en-GB" w:eastAsia="en-GB"/>
              </w:rPr>
              <w:t>9</w:t>
            </w:r>
          </w:p>
        </w:tc>
        <w:tc>
          <w:tcPr>
            <w:tcW w:w="851" w:type="dxa"/>
            <w:tcBorders>
              <w:top w:val="nil"/>
              <w:left w:val="nil"/>
              <w:bottom w:val="single" w:sz="8" w:space="0" w:color="auto"/>
              <w:right w:val="single" w:sz="8" w:space="0" w:color="auto"/>
            </w:tcBorders>
            <w:shd w:val="clear" w:color="auto" w:fill="auto"/>
            <w:noWrap/>
            <w:vAlign w:val="center"/>
            <w:hideMark/>
          </w:tcPr>
          <w:p w14:paraId="004CDEBB"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850" w:type="dxa"/>
            <w:tcBorders>
              <w:top w:val="nil"/>
              <w:left w:val="nil"/>
              <w:bottom w:val="single" w:sz="8" w:space="0" w:color="auto"/>
              <w:right w:val="single" w:sz="8" w:space="0" w:color="auto"/>
            </w:tcBorders>
            <w:shd w:val="clear" w:color="auto" w:fill="auto"/>
            <w:noWrap/>
            <w:vAlign w:val="center"/>
            <w:hideMark/>
          </w:tcPr>
          <w:p w14:paraId="004CDEBC"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c>
          <w:tcPr>
            <w:tcW w:w="1701" w:type="dxa"/>
            <w:tcBorders>
              <w:top w:val="nil"/>
              <w:left w:val="nil"/>
              <w:bottom w:val="single" w:sz="8" w:space="0" w:color="auto"/>
              <w:right w:val="single" w:sz="8" w:space="0" w:color="auto"/>
            </w:tcBorders>
            <w:shd w:val="clear" w:color="auto" w:fill="auto"/>
            <w:noWrap/>
            <w:vAlign w:val="center"/>
            <w:hideMark/>
          </w:tcPr>
          <w:p w14:paraId="004CDEBD" w14:textId="77777777" w:rsidR="00D15CCA" w:rsidRPr="001601A2" w:rsidRDefault="00D15CCA" w:rsidP="00A45A60">
            <w:pPr>
              <w:widowControl w:val="0"/>
              <w:jc w:val="center"/>
              <w:rPr>
                <w:color w:val="000000"/>
                <w:lang w:val="en-GB" w:eastAsia="en-GB"/>
              </w:rPr>
            </w:pPr>
            <w:r w:rsidRPr="001601A2">
              <w:rPr>
                <w:color w:val="000000"/>
                <w:lang w:val="en-GB" w:eastAsia="en-GB"/>
              </w:rPr>
              <w:t>5</w:t>
            </w:r>
          </w:p>
        </w:tc>
        <w:tc>
          <w:tcPr>
            <w:tcW w:w="914" w:type="dxa"/>
            <w:tcBorders>
              <w:top w:val="nil"/>
              <w:left w:val="nil"/>
              <w:bottom w:val="single" w:sz="8" w:space="0" w:color="auto"/>
              <w:right w:val="single" w:sz="8" w:space="0" w:color="auto"/>
            </w:tcBorders>
            <w:shd w:val="clear" w:color="auto" w:fill="auto"/>
            <w:noWrap/>
            <w:vAlign w:val="center"/>
            <w:hideMark/>
          </w:tcPr>
          <w:p w14:paraId="004CDEBE" w14:textId="77777777" w:rsidR="00D15CCA" w:rsidRPr="001601A2" w:rsidRDefault="00D15CCA" w:rsidP="00A45A60">
            <w:pPr>
              <w:widowControl w:val="0"/>
              <w:jc w:val="center"/>
              <w:rPr>
                <w:color w:val="000000"/>
                <w:lang w:val="en-GB" w:eastAsia="en-GB"/>
              </w:rPr>
            </w:pPr>
            <w:r w:rsidRPr="001601A2">
              <w:rPr>
                <w:color w:val="000000"/>
                <w:lang w:val="en-GB" w:eastAsia="en-GB"/>
              </w:rPr>
              <w:t>0</w:t>
            </w:r>
          </w:p>
        </w:tc>
        <w:tc>
          <w:tcPr>
            <w:tcW w:w="929" w:type="dxa"/>
            <w:tcBorders>
              <w:top w:val="nil"/>
              <w:left w:val="nil"/>
              <w:bottom w:val="single" w:sz="8" w:space="0" w:color="auto"/>
              <w:right w:val="single" w:sz="8" w:space="0" w:color="auto"/>
            </w:tcBorders>
            <w:shd w:val="clear" w:color="auto" w:fill="auto"/>
            <w:noWrap/>
            <w:vAlign w:val="center"/>
            <w:hideMark/>
          </w:tcPr>
          <w:p w14:paraId="004CDEBF" w14:textId="77777777" w:rsidR="00D15CCA" w:rsidRPr="001601A2" w:rsidRDefault="00D15CCA" w:rsidP="00A45A60">
            <w:pPr>
              <w:widowControl w:val="0"/>
              <w:jc w:val="center"/>
              <w:rPr>
                <w:color w:val="000000"/>
                <w:lang w:val="en-GB" w:eastAsia="en-GB"/>
              </w:rPr>
            </w:pPr>
            <w:r w:rsidRPr="001601A2">
              <w:rPr>
                <w:color w:val="000000"/>
                <w:lang w:val="en-GB" w:eastAsia="en-GB"/>
              </w:rPr>
              <w:t>1</w:t>
            </w:r>
          </w:p>
        </w:tc>
      </w:tr>
    </w:tbl>
    <w:p w14:paraId="004CDEC1" w14:textId="77777777" w:rsidR="005E4F11" w:rsidRDefault="005E4F11" w:rsidP="00A45A60">
      <w:pPr>
        <w:widowControl w:val="0"/>
        <w:jc w:val="left"/>
        <w:rPr>
          <w:lang w:val="en-GB"/>
        </w:rPr>
      </w:pPr>
    </w:p>
    <w:p w14:paraId="004CDEC2" w14:textId="77777777" w:rsidR="00E03144" w:rsidRDefault="00E03144" w:rsidP="00A45A60">
      <w:pPr>
        <w:widowControl w:val="0"/>
        <w:jc w:val="left"/>
        <w:rPr>
          <w:lang w:val="en-GB"/>
        </w:rPr>
      </w:pPr>
    </w:p>
    <w:p w14:paraId="004CDEC3" w14:textId="77777777" w:rsidR="005E4F11" w:rsidRDefault="00E03144" w:rsidP="00A45A60">
      <w:pPr>
        <w:widowControl w:val="0"/>
        <w:jc w:val="left"/>
        <w:rPr>
          <w:lang w:val="en-GB"/>
        </w:rPr>
      </w:pPr>
      <w:r>
        <w:br w:type="page"/>
      </w:r>
    </w:p>
    <w:p w14:paraId="004CDEC4" w14:textId="77777777" w:rsidR="002C19CF" w:rsidRDefault="002C19CF" w:rsidP="00A45A60">
      <w:pPr>
        <w:widowControl w:val="0"/>
        <w:jc w:val="left"/>
        <w:rPr>
          <w:lang w:val="en-GB"/>
        </w:rPr>
      </w:pPr>
    </w:p>
    <w:p w14:paraId="004CDEC5" w14:textId="77777777" w:rsidR="002C19CF" w:rsidRDefault="002C19CF" w:rsidP="00A45A60">
      <w:pPr>
        <w:pStyle w:val="Heading2"/>
        <w:widowControl w:val="0"/>
        <w:rPr>
          <w:lang w:val="en-GB"/>
        </w:rPr>
      </w:pPr>
      <w:bookmarkStart w:id="60" w:name="_Toc421089907"/>
      <w:r>
        <w:rPr>
          <w:lang w:val="en-GB"/>
        </w:rPr>
        <w:t xml:space="preserve">Profit and </w:t>
      </w:r>
      <w:r w:rsidR="00567817">
        <w:rPr>
          <w:lang w:val="en-GB"/>
        </w:rPr>
        <w:t>Cost Centre</w:t>
      </w:r>
      <w:r>
        <w:rPr>
          <w:lang w:val="en-GB"/>
        </w:rPr>
        <w:t xml:space="preserve"> Hierarchies</w:t>
      </w:r>
      <w:bookmarkEnd w:id="60"/>
    </w:p>
    <w:p w14:paraId="004CDEC6" w14:textId="77777777" w:rsidR="002C19CF" w:rsidRDefault="002C19CF" w:rsidP="00A45A60">
      <w:pPr>
        <w:widowControl w:val="0"/>
        <w:rPr>
          <w:lang w:val="en-GB"/>
        </w:rPr>
      </w:pPr>
    </w:p>
    <w:p w14:paraId="004CDEC7" w14:textId="77777777" w:rsidR="002C19CF" w:rsidRDefault="002C19CF" w:rsidP="00A45A60">
      <w:pPr>
        <w:widowControl w:val="0"/>
        <w:rPr>
          <w:lang w:val="en-GB"/>
        </w:rPr>
      </w:pPr>
    </w:p>
    <w:p w14:paraId="004CDEC8" w14:textId="77777777" w:rsidR="002C19CF" w:rsidRDefault="00436237" w:rsidP="00A45A60">
      <w:pPr>
        <w:widowControl w:val="0"/>
        <w:rPr>
          <w:lang w:val="en-GB"/>
        </w:rPr>
      </w:pPr>
      <w:r>
        <w:rPr>
          <w:lang w:val="en-GB"/>
        </w:rPr>
        <w:t xml:space="preserve">The following </w:t>
      </w:r>
      <w:r w:rsidR="0016215C">
        <w:rPr>
          <w:lang w:val="en-GB"/>
        </w:rPr>
        <w:t>standard hierarchy</w:t>
      </w:r>
      <w:r>
        <w:rPr>
          <w:lang w:val="en-GB"/>
        </w:rPr>
        <w:t xml:space="preserve"> will be created for</w:t>
      </w:r>
      <w:r w:rsidR="00837CC5">
        <w:rPr>
          <w:lang w:val="en-GB"/>
        </w:rPr>
        <w:t xml:space="preserve"> </w:t>
      </w:r>
      <w:r w:rsidR="00567817">
        <w:rPr>
          <w:lang w:val="en-GB"/>
        </w:rPr>
        <w:t>Profit Centre</w:t>
      </w:r>
      <w:r w:rsidR="00837CC5">
        <w:rPr>
          <w:lang w:val="en-GB"/>
        </w:rPr>
        <w:t>s</w:t>
      </w:r>
      <w:r>
        <w:rPr>
          <w:lang w:val="en-GB"/>
        </w:rPr>
        <w:t>. Note that alternative hierarchies can also be maintained by using Group functionality</w:t>
      </w:r>
      <w:r w:rsidR="00E03144">
        <w:rPr>
          <w:lang w:val="en-GB"/>
        </w:rPr>
        <w:t xml:space="preserve"> which allows freely definable Groupings</w:t>
      </w:r>
      <w:r>
        <w:rPr>
          <w:lang w:val="en-GB"/>
        </w:rPr>
        <w:t>. A decision as to whether these are required will be made during the Realisation phase of this Project</w:t>
      </w:r>
      <w:r w:rsidR="00E03144">
        <w:rPr>
          <w:lang w:val="en-GB"/>
        </w:rPr>
        <w:t>. This has no significant impact on design.</w:t>
      </w:r>
      <w:r>
        <w:rPr>
          <w:lang w:val="en-GB"/>
        </w:rPr>
        <w:t xml:space="preserve"> </w:t>
      </w:r>
    </w:p>
    <w:p w14:paraId="004CDEC9" w14:textId="77777777" w:rsidR="00837CC5" w:rsidRDefault="00837CC5" w:rsidP="00A45A60">
      <w:pPr>
        <w:widowControl w:val="0"/>
        <w:rPr>
          <w:lang w:val="en-GB"/>
        </w:rPr>
      </w:pPr>
    </w:p>
    <w:tbl>
      <w:tblPr>
        <w:tblW w:w="8203" w:type="dxa"/>
        <w:jc w:val="center"/>
        <w:tblLook w:val="04A0" w:firstRow="1" w:lastRow="0" w:firstColumn="1" w:lastColumn="0" w:noHBand="0" w:noVBand="1"/>
      </w:tblPr>
      <w:tblGrid>
        <w:gridCol w:w="960"/>
        <w:gridCol w:w="960"/>
        <w:gridCol w:w="2483"/>
        <w:gridCol w:w="3800"/>
      </w:tblGrid>
      <w:tr w:rsidR="0016215C" w:rsidRPr="0016215C" w14:paraId="004CDECE" w14:textId="77777777" w:rsidTr="00A45A60">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004CDECA" w14:textId="77777777" w:rsidR="0016215C" w:rsidRPr="00A45A60" w:rsidRDefault="0016215C" w:rsidP="00A45A60">
            <w:pPr>
              <w:widowControl w:val="0"/>
              <w:jc w:val="center"/>
              <w:rPr>
                <w:rFonts w:cs="Arial"/>
                <w:b/>
                <w:bCs/>
                <w:color w:val="FFFFFF" w:themeColor="background1"/>
                <w:lang w:val="en-GB" w:eastAsia="en-GB"/>
              </w:rPr>
            </w:pPr>
            <w:r w:rsidRPr="00A45A60">
              <w:rPr>
                <w:rFonts w:cs="Arial"/>
                <w:b/>
                <w:bCs/>
                <w:color w:val="FFFFFF" w:themeColor="background1"/>
                <w:lang w:val="en-GB" w:eastAsia="en-GB"/>
              </w:rPr>
              <w:t>Level 1</w:t>
            </w:r>
          </w:p>
        </w:tc>
        <w:tc>
          <w:tcPr>
            <w:tcW w:w="960" w:type="dxa"/>
            <w:tcBorders>
              <w:top w:val="single" w:sz="4" w:space="0" w:color="auto"/>
              <w:left w:val="nil"/>
              <w:bottom w:val="single" w:sz="4" w:space="0" w:color="auto"/>
              <w:right w:val="single" w:sz="4" w:space="0" w:color="auto"/>
            </w:tcBorders>
            <w:shd w:val="clear" w:color="auto" w:fill="595959" w:themeFill="text1" w:themeFillTint="A6"/>
            <w:vAlign w:val="center"/>
            <w:hideMark/>
          </w:tcPr>
          <w:p w14:paraId="004CDECB" w14:textId="77777777" w:rsidR="0016215C" w:rsidRPr="00A45A60" w:rsidRDefault="0016215C" w:rsidP="00A45A60">
            <w:pPr>
              <w:widowControl w:val="0"/>
              <w:jc w:val="center"/>
              <w:rPr>
                <w:rFonts w:cs="Arial"/>
                <w:b/>
                <w:bCs/>
                <w:color w:val="FFFFFF" w:themeColor="background1"/>
                <w:lang w:val="en-GB" w:eastAsia="en-GB"/>
              </w:rPr>
            </w:pPr>
            <w:r w:rsidRPr="00A45A60">
              <w:rPr>
                <w:rFonts w:cs="Arial"/>
                <w:b/>
                <w:bCs/>
                <w:color w:val="FFFFFF" w:themeColor="background1"/>
                <w:lang w:val="en-GB" w:eastAsia="en-GB"/>
              </w:rPr>
              <w:t>Level 2</w:t>
            </w:r>
          </w:p>
        </w:tc>
        <w:tc>
          <w:tcPr>
            <w:tcW w:w="2483" w:type="dxa"/>
            <w:tcBorders>
              <w:top w:val="single" w:sz="4" w:space="0" w:color="auto"/>
              <w:left w:val="nil"/>
              <w:bottom w:val="single" w:sz="4" w:space="0" w:color="auto"/>
              <w:right w:val="single" w:sz="4" w:space="0" w:color="auto"/>
            </w:tcBorders>
            <w:shd w:val="clear" w:color="auto" w:fill="595959" w:themeFill="text1" w:themeFillTint="A6"/>
            <w:vAlign w:val="center"/>
            <w:hideMark/>
          </w:tcPr>
          <w:p w14:paraId="004CDECC" w14:textId="77777777" w:rsidR="0016215C" w:rsidRPr="00A45A60" w:rsidRDefault="0016215C" w:rsidP="00A45A60">
            <w:pPr>
              <w:widowControl w:val="0"/>
              <w:jc w:val="center"/>
              <w:rPr>
                <w:rFonts w:cs="Arial"/>
                <w:b/>
                <w:bCs/>
                <w:color w:val="FFFFFF" w:themeColor="background1"/>
                <w:lang w:val="en-GB" w:eastAsia="en-GB"/>
              </w:rPr>
            </w:pPr>
            <w:r w:rsidRPr="00A45A60">
              <w:rPr>
                <w:rFonts w:cs="Arial"/>
                <w:b/>
                <w:bCs/>
                <w:color w:val="FFFFFF" w:themeColor="background1"/>
                <w:lang w:val="en-GB" w:eastAsia="en-GB"/>
              </w:rPr>
              <w:t>Level 3</w:t>
            </w:r>
          </w:p>
        </w:tc>
        <w:tc>
          <w:tcPr>
            <w:tcW w:w="3800" w:type="dxa"/>
            <w:tcBorders>
              <w:top w:val="single" w:sz="4" w:space="0" w:color="auto"/>
              <w:left w:val="nil"/>
              <w:bottom w:val="single" w:sz="4" w:space="0" w:color="auto"/>
              <w:right w:val="single" w:sz="4" w:space="0" w:color="auto"/>
            </w:tcBorders>
            <w:shd w:val="clear" w:color="auto" w:fill="595959" w:themeFill="text1" w:themeFillTint="A6"/>
            <w:vAlign w:val="center"/>
            <w:hideMark/>
          </w:tcPr>
          <w:p w14:paraId="004CDECD" w14:textId="77777777" w:rsidR="0016215C" w:rsidRPr="00A45A60" w:rsidRDefault="0016215C" w:rsidP="00A45A60">
            <w:pPr>
              <w:widowControl w:val="0"/>
              <w:jc w:val="center"/>
              <w:rPr>
                <w:rFonts w:cs="Arial"/>
                <w:b/>
                <w:bCs/>
                <w:color w:val="FFFFFF" w:themeColor="background1"/>
                <w:lang w:val="en-GB" w:eastAsia="en-GB"/>
              </w:rPr>
            </w:pPr>
            <w:r w:rsidRPr="00A45A60">
              <w:rPr>
                <w:rFonts w:cs="Arial"/>
                <w:b/>
                <w:bCs/>
                <w:color w:val="FFFFFF" w:themeColor="background1"/>
                <w:lang w:val="en-GB" w:eastAsia="en-GB"/>
              </w:rPr>
              <w:t>Level 4</w:t>
            </w:r>
          </w:p>
        </w:tc>
      </w:tr>
      <w:tr w:rsidR="0016215C" w:rsidRPr="0016215C" w14:paraId="004CDED3" w14:textId="77777777" w:rsidTr="00EB7255">
        <w:trPr>
          <w:trHeight w:val="300"/>
          <w:jc w:val="center"/>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004CDECF" w14:textId="77777777" w:rsidR="0016215C" w:rsidRPr="001601A2" w:rsidRDefault="00C169E4" w:rsidP="00A45A60">
            <w:pPr>
              <w:widowControl w:val="0"/>
              <w:jc w:val="center"/>
              <w:rPr>
                <w:rFonts w:cs="Arial"/>
                <w:color w:val="000000"/>
                <w:lang w:val="en-GB" w:eastAsia="en-GB"/>
              </w:rPr>
            </w:pPr>
            <w:r w:rsidRPr="001601A2">
              <w:rPr>
                <w:rFonts w:cs="Arial"/>
                <w:color w:val="000000"/>
                <w:lang w:val="en-GB" w:eastAsia="en-GB"/>
              </w:rPr>
              <w:t>e</w:t>
            </w:r>
            <w:r w:rsidR="0016215C" w:rsidRPr="001601A2">
              <w:rPr>
                <w:rFonts w:cs="Arial"/>
                <w:color w:val="000000"/>
                <w:lang w:val="en-GB" w:eastAsia="en-GB"/>
              </w:rPr>
              <w:t>xertis</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004CDED0" w14:textId="77777777" w:rsidR="0016215C" w:rsidRPr="001601A2" w:rsidRDefault="00C169E4" w:rsidP="00A45A60">
            <w:pPr>
              <w:widowControl w:val="0"/>
              <w:jc w:val="center"/>
              <w:rPr>
                <w:rFonts w:cs="Arial"/>
                <w:color w:val="000000"/>
                <w:lang w:val="en-GB" w:eastAsia="en-GB"/>
              </w:rPr>
            </w:pPr>
            <w:r w:rsidRPr="001601A2">
              <w:rPr>
                <w:rFonts w:cs="Arial"/>
                <w:color w:val="000000"/>
                <w:lang w:val="en-GB" w:eastAsia="en-GB"/>
              </w:rPr>
              <w:t>e</w:t>
            </w:r>
            <w:r w:rsidR="0016215C" w:rsidRPr="001601A2">
              <w:rPr>
                <w:rFonts w:cs="Arial"/>
                <w:color w:val="000000"/>
                <w:lang w:val="en-GB" w:eastAsia="en-GB"/>
              </w:rPr>
              <w:t>xertis UK</w:t>
            </w:r>
          </w:p>
        </w:tc>
        <w:tc>
          <w:tcPr>
            <w:tcW w:w="2483" w:type="dxa"/>
            <w:vMerge w:val="restart"/>
            <w:tcBorders>
              <w:top w:val="nil"/>
              <w:left w:val="single" w:sz="4" w:space="0" w:color="auto"/>
              <w:bottom w:val="single" w:sz="4" w:space="0" w:color="auto"/>
              <w:right w:val="single" w:sz="4" w:space="0" w:color="auto"/>
            </w:tcBorders>
            <w:shd w:val="clear" w:color="auto" w:fill="auto"/>
            <w:vAlign w:val="center"/>
            <w:hideMark/>
          </w:tcPr>
          <w:p w14:paraId="004CDED1" w14:textId="77777777" w:rsidR="0016215C" w:rsidRPr="001601A2" w:rsidRDefault="0016215C" w:rsidP="00A45A60">
            <w:pPr>
              <w:widowControl w:val="0"/>
              <w:jc w:val="center"/>
              <w:rPr>
                <w:rFonts w:cs="Arial"/>
                <w:color w:val="000000"/>
                <w:lang w:val="en-GB" w:eastAsia="en-GB"/>
              </w:rPr>
            </w:pPr>
            <w:r w:rsidRPr="001601A2">
              <w:rPr>
                <w:rFonts w:cs="Arial"/>
                <w:color w:val="000000"/>
                <w:lang w:val="en-GB" w:eastAsia="en-GB"/>
              </w:rPr>
              <w:t>Business To Business</w:t>
            </w:r>
          </w:p>
        </w:tc>
        <w:tc>
          <w:tcPr>
            <w:tcW w:w="3800" w:type="dxa"/>
            <w:vMerge w:val="restart"/>
            <w:tcBorders>
              <w:top w:val="nil"/>
              <w:left w:val="single" w:sz="4" w:space="0" w:color="auto"/>
              <w:bottom w:val="single" w:sz="4" w:space="0" w:color="auto"/>
              <w:right w:val="single" w:sz="4" w:space="0" w:color="auto"/>
            </w:tcBorders>
            <w:shd w:val="clear" w:color="auto" w:fill="auto"/>
            <w:vAlign w:val="center"/>
            <w:hideMark/>
          </w:tcPr>
          <w:p w14:paraId="004CDED2" w14:textId="77777777" w:rsidR="0016215C" w:rsidRPr="001601A2" w:rsidRDefault="0016215C" w:rsidP="00A45A60">
            <w:pPr>
              <w:widowControl w:val="0"/>
              <w:jc w:val="center"/>
              <w:rPr>
                <w:rFonts w:cs="Arial"/>
                <w:color w:val="000000"/>
                <w:lang w:val="en-GB" w:eastAsia="en-GB"/>
              </w:rPr>
            </w:pPr>
            <w:r w:rsidRPr="001601A2">
              <w:rPr>
                <w:rFonts w:cs="Arial"/>
                <w:color w:val="000000"/>
                <w:lang w:val="en-GB" w:eastAsia="en-GB"/>
              </w:rPr>
              <w:t>Business To Business - General</w:t>
            </w:r>
          </w:p>
        </w:tc>
      </w:tr>
      <w:tr w:rsidR="0016215C" w:rsidRPr="0016215C" w14:paraId="004CDED8" w14:textId="77777777" w:rsidTr="00EB7255">
        <w:trPr>
          <w:trHeight w:val="300"/>
          <w:jc w:val="center"/>
        </w:trPr>
        <w:tc>
          <w:tcPr>
            <w:tcW w:w="960" w:type="dxa"/>
            <w:vMerge/>
            <w:tcBorders>
              <w:top w:val="nil"/>
              <w:left w:val="single" w:sz="4" w:space="0" w:color="auto"/>
              <w:bottom w:val="single" w:sz="4" w:space="0" w:color="auto"/>
              <w:right w:val="single" w:sz="4" w:space="0" w:color="auto"/>
            </w:tcBorders>
            <w:vAlign w:val="center"/>
            <w:hideMark/>
          </w:tcPr>
          <w:p w14:paraId="004CDED4" w14:textId="77777777" w:rsidR="0016215C" w:rsidRPr="001601A2" w:rsidRDefault="0016215C" w:rsidP="00A45A60">
            <w:pPr>
              <w:widowControl w:val="0"/>
              <w:jc w:val="left"/>
              <w:rPr>
                <w:rFonts w:cs="Arial"/>
                <w:color w:val="000000"/>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14:paraId="004CDED5" w14:textId="77777777" w:rsidR="0016215C" w:rsidRPr="001601A2" w:rsidRDefault="0016215C" w:rsidP="00A45A60">
            <w:pPr>
              <w:widowControl w:val="0"/>
              <w:jc w:val="left"/>
              <w:rPr>
                <w:rFonts w:cs="Arial"/>
                <w:color w:val="000000"/>
                <w:lang w:val="en-GB" w:eastAsia="en-GB"/>
              </w:rPr>
            </w:pPr>
          </w:p>
        </w:tc>
        <w:tc>
          <w:tcPr>
            <w:tcW w:w="2483" w:type="dxa"/>
            <w:vMerge/>
            <w:tcBorders>
              <w:top w:val="nil"/>
              <w:left w:val="single" w:sz="4" w:space="0" w:color="auto"/>
              <w:bottom w:val="single" w:sz="4" w:space="0" w:color="auto"/>
              <w:right w:val="single" w:sz="4" w:space="0" w:color="auto"/>
            </w:tcBorders>
            <w:vAlign w:val="center"/>
            <w:hideMark/>
          </w:tcPr>
          <w:p w14:paraId="004CDED6" w14:textId="77777777" w:rsidR="0016215C" w:rsidRPr="001601A2" w:rsidRDefault="0016215C" w:rsidP="00A45A60">
            <w:pPr>
              <w:widowControl w:val="0"/>
              <w:jc w:val="left"/>
              <w:rPr>
                <w:rFonts w:cs="Arial"/>
                <w:color w:val="000000"/>
                <w:lang w:val="en-GB" w:eastAsia="en-GB"/>
              </w:rPr>
            </w:pPr>
          </w:p>
        </w:tc>
        <w:tc>
          <w:tcPr>
            <w:tcW w:w="3800" w:type="dxa"/>
            <w:vMerge/>
            <w:tcBorders>
              <w:top w:val="nil"/>
              <w:left w:val="single" w:sz="4" w:space="0" w:color="auto"/>
              <w:bottom w:val="single" w:sz="4" w:space="0" w:color="auto"/>
              <w:right w:val="single" w:sz="4" w:space="0" w:color="auto"/>
            </w:tcBorders>
            <w:vAlign w:val="center"/>
            <w:hideMark/>
          </w:tcPr>
          <w:p w14:paraId="004CDED7" w14:textId="77777777" w:rsidR="0016215C" w:rsidRPr="001601A2" w:rsidRDefault="0016215C" w:rsidP="00A45A60">
            <w:pPr>
              <w:widowControl w:val="0"/>
              <w:jc w:val="left"/>
              <w:rPr>
                <w:rFonts w:cs="Arial"/>
                <w:color w:val="000000"/>
                <w:lang w:val="en-GB" w:eastAsia="en-GB"/>
              </w:rPr>
            </w:pPr>
          </w:p>
        </w:tc>
      </w:tr>
      <w:tr w:rsidR="0016215C" w:rsidRPr="0016215C" w14:paraId="004CDEDD" w14:textId="77777777" w:rsidTr="00EB7255">
        <w:trPr>
          <w:trHeight w:val="300"/>
          <w:jc w:val="center"/>
        </w:trPr>
        <w:tc>
          <w:tcPr>
            <w:tcW w:w="960" w:type="dxa"/>
            <w:vMerge/>
            <w:tcBorders>
              <w:top w:val="nil"/>
              <w:left w:val="single" w:sz="4" w:space="0" w:color="auto"/>
              <w:bottom w:val="single" w:sz="4" w:space="0" w:color="auto"/>
              <w:right w:val="single" w:sz="4" w:space="0" w:color="auto"/>
            </w:tcBorders>
            <w:vAlign w:val="center"/>
            <w:hideMark/>
          </w:tcPr>
          <w:p w14:paraId="004CDED9" w14:textId="77777777" w:rsidR="0016215C" w:rsidRPr="001601A2" w:rsidRDefault="0016215C" w:rsidP="00A45A60">
            <w:pPr>
              <w:widowControl w:val="0"/>
              <w:jc w:val="left"/>
              <w:rPr>
                <w:rFonts w:cs="Arial"/>
                <w:color w:val="000000"/>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14:paraId="004CDEDA" w14:textId="77777777" w:rsidR="0016215C" w:rsidRPr="001601A2" w:rsidRDefault="0016215C" w:rsidP="00A45A60">
            <w:pPr>
              <w:widowControl w:val="0"/>
              <w:jc w:val="left"/>
              <w:rPr>
                <w:rFonts w:cs="Arial"/>
                <w:color w:val="000000"/>
                <w:lang w:val="en-GB" w:eastAsia="en-GB"/>
              </w:rPr>
            </w:pPr>
          </w:p>
        </w:tc>
        <w:tc>
          <w:tcPr>
            <w:tcW w:w="2483" w:type="dxa"/>
            <w:vMerge/>
            <w:tcBorders>
              <w:top w:val="nil"/>
              <w:left w:val="single" w:sz="4" w:space="0" w:color="auto"/>
              <w:bottom w:val="single" w:sz="4" w:space="0" w:color="auto"/>
              <w:right w:val="single" w:sz="4" w:space="0" w:color="auto"/>
            </w:tcBorders>
            <w:vAlign w:val="center"/>
            <w:hideMark/>
          </w:tcPr>
          <w:p w14:paraId="004CDEDB" w14:textId="77777777" w:rsidR="0016215C" w:rsidRPr="001601A2" w:rsidRDefault="0016215C" w:rsidP="00A45A60">
            <w:pPr>
              <w:widowControl w:val="0"/>
              <w:jc w:val="left"/>
              <w:rPr>
                <w:rFonts w:cs="Arial"/>
                <w:color w:val="000000"/>
                <w:lang w:val="en-GB" w:eastAsia="en-GB"/>
              </w:rPr>
            </w:pPr>
          </w:p>
        </w:tc>
        <w:tc>
          <w:tcPr>
            <w:tcW w:w="3800" w:type="dxa"/>
            <w:vMerge/>
            <w:tcBorders>
              <w:top w:val="nil"/>
              <w:left w:val="single" w:sz="4" w:space="0" w:color="auto"/>
              <w:bottom w:val="single" w:sz="4" w:space="0" w:color="auto"/>
              <w:right w:val="single" w:sz="4" w:space="0" w:color="auto"/>
            </w:tcBorders>
            <w:vAlign w:val="center"/>
            <w:hideMark/>
          </w:tcPr>
          <w:p w14:paraId="004CDEDC" w14:textId="77777777" w:rsidR="0016215C" w:rsidRPr="001601A2" w:rsidRDefault="0016215C" w:rsidP="00A45A60">
            <w:pPr>
              <w:widowControl w:val="0"/>
              <w:jc w:val="left"/>
              <w:rPr>
                <w:rFonts w:cs="Arial"/>
                <w:color w:val="000000"/>
                <w:lang w:val="en-GB" w:eastAsia="en-GB"/>
              </w:rPr>
            </w:pPr>
          </w:p>
        </w:tc>
      </w:tr>
      <w:tr w:rsidR="0016215C" w:rsidRPr="0016215C" w14:paraId="004CDEE2" w14:textId="77777777" w:rsidTr="00EB7255">
        <w:trPr>
          <w:trHeight w:val="243"/>
          <w:jc w:val="center"/>
        </w:trPr>
        <w:tc>
          <w:tcPr>
            <w:tcW w:w="960" w:type="dxa"/>
            <w:vMerge/>
            <w:tcBorders>
              <w:top w:val="nil"/>
              <w:left w:val="single" w:sz="4" w:space="0" w:color="auto"/>
              <w:bottom w:val="single" w:sz="4" w:space="0" w:color="auto"/>
              <w:right w:val="single" w:sz="4" w:space="0" w:color="auto"/>
            </w:tcBorders>
            <w:vAlign w:val="center"/>
            <w:hideMark/>
          </w:tcPr>
          <w:p w14:paraId="004CDEDE" w14:textId="77777777" w:rsidR="0016215C" w:rsidRPr="001601A2" w:rsidRDefault="0016215C" w:rsidP="00A45A60">
            <w:pPr>
              <w:widowControl w:val="0"/>
              <w:jc w:val="left"/>
              <w:rPr>
                <w:rFonts w:cs="Arial"/>
                <w:color w:val="000000"/>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14:paraId="004CDEDF" w14:textId="77777777" w:rsidR="0016215C" w:rsidRPr="001601A2" w:rsidRDefault="0016215C" w:rsidP="00A45A60">
            <w:pPr>
              <w:widowControl w:val="0"/>
              <w:jc w:val="left"/>
              <w:rPr>
                <w:rFonts w:cs="Arial"/>
                <w:color w:val="000000"/>
                <w:lang w:val="en-GB" w:eastAsia="en-GB"/>
              </w:rPr>
            </w:pPr>
          </w:p>
        </w:tc>
        <w:tc>
          <w:tcPr>
            <w:tcW w:w="2483" w:type="dxa"/>
            <w:vMerge/>
            <w:tcBorders>
              <w:top w:val="nil"/>
              <w:left w:val="single" w:sz="4" w:space="0" w:color="auto"/>
              <w:bottom w:val="single" w:sz="4" w:space="0" w:color="auto"/>
              <w:right w:val="single" w:sz="4" w:space="0" w:color="auto"/>
            </w:tcBorders>
            <w:vAlign w:val="center"/>
            <w:hideMark/>
          </w:tcPr>
          <w:p w14:paraId="004CDEE0" w14:textId="77777777" w:rsidR="0016215C" w:rsidRPr="001601A2" w:rsidRDefault="0016215C" w:rsidP="00A45A60">
            <w:pPr>
              <w:widowControl w:val="0"/>
              <w:jc w:val="left"/>
              <w:rPr>
                <w:rFonts w:cs="Arial"/>
                <w:color w:val="000000"/>
                <w:lang w:val="en-GB" w:eastAsia="en-GB"/>
              </w:rPr>
            </w:pPr>
          </w:p>
        </w:tc>
        <w:tc>
          <w:tcPr>
            <w:tcW w:w="3800" w:type="dxa"/>
            <w:vMerge/>
            <w:tcBorders>
              <w:top w:val="nil"/>
              <w:left w:val="single" w:sz="4" w:space="0" w:color="auto"/>
              <w:bottom w:val="single" w:sz="4" w:space="0" w:color="auto"/>
              <w:right w:val="single" w:sz="4" w:space="0" w:color="auto"/>
            </w:tcBorders>
            <w:vAlign w:val="center"/>
            <w:hideMark/>
          </w:tcPr>
          <w:p w14:paraId="004CDEE1" w14:textId="77777777" w:rsidR="0016215C" w:rsidRPr="001601A2" w:rsidRDefault="0016215C" w:rsidP="00A45A60">
            <w:pPr>
              <w:widowControl w:val="0"/>
              <w:jc w:val="left"/>
              <w:rPr>
                <w:rFonts w:cs="Arial"/>
                <w:color w:val="000000"/>
                <w:lang w:val="en-GB" w:eastAsia="en-GB"/>
              </w:rPr>
            </w:pPr>
          </w:p>
        </w:tc>
      </w:tr>
      <w:tr w:rsidR="0016215C" w:rsidRPr="0016215C" w14:paraId="004CDEE7" w14:textId="77777777" w:rsidTr="00EB7255">
        <w:trPr>
          <w:trHeight w:val="300"/>
          <w:jc w:val="center"/>
        </w:trPr>
        <w:tc>
          <w:tcPr>
            <w:tcW w:w="960" w:type="dxa"/>
            <w:vMerge/>
            <w:tcBorders>
              <w:top w:val="nil"/>
              <w:left w:val="single" w:sz="4" w:space="0" w:color="auto"/>
              <w:bottom w:val="single" w:sz="4" w:space="0" w:color="auto"/>
              <w:right w:val="single" w:sz="4" w:space="0" w:color="auto"/>
            </w:tcBorders>
            <w:vAlign w:val="center"/>
            <w:hideMark/>
          </w:tcPr>
          <w:p w14:paraId="004CDEE3" w14:textId="77777777" w:rsidR="0016215C" w:rsidRPr="001601A2" w:rsidRDefault="0016215C" w:rsidP="00A45A60">
            <w:pPr>
              <w:widowControl w:val="0"/>
              <w:jc w:val="left"/>
              <w:rPr>
                <w:rFonts w:cs="Arial"/>
                <w:color w:val="000000"/>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14:paraId="004CDEE4" w14:textId="77777777" w:rsidR="0016215C" w:rsidRPr="001601A2" w:rsidRDefault="0016215C" w:rsidP="00A45A60">
            <w:pPr>
              <w:widowControl w:val="0"/>
              <w:jc w:val="left"/>
              <w:rPr>
                <w:rFonts w:cs="Arial"/>
                <w:color w:val="000000"/>
                <w:lang w:val="en-GB" w:eastAsia="en-GB"/>
              </w:rPr>
            </w:pPr>
          </w:p>
        </w:tc>
        <w:tc>
          <w:tcPr>
            <w:tcW w:w="2483" w:type="dxa"/>
            <w:vMerge/>
            <w:tcBorders>
              <w:top w:val="nil"/>
              <w:left w:val="single" w:sz="4" w:space="0" w:color="auto"/>
              <w:bottom w:val="single" w:sz="4" w:space="0" w:color="auto"/>
              <w:right w:val="single" w:sz="4" w:space="0" w:color="auto"/>
            </w:tcBorders>
            <w:vAlign w:val="center"/>
            <w:hideMark/>
          </w:tcPr>
          <w:p w14:paraId="004CDEE5" w14:textId="77777777" w:rsidR="0016215C" w:rsidRPr="001601A2" w:rsidRDefault="0016215C" w:rsidP="00A45A60">
            <w:pPr>
              <w:widowControl w:val="0"/>
              <w:jc w:val="left"/>
              <w:rPr>
                <w:rFonts w:cs="Arial"/>
                <w:color w:val="000000"/>
                <w:lang w:val="en-GB" w:eastAsia="en-GB"/>
              </w:rPr>
            </w:pPr>
          </w:p>
        </w:tc>
        <w:tc>
          <w:tcPr>
            <w:tcW w:w="3800" w:type="dxa"/>
            <w:vMerge w:val="restart"/>
            <w:tcBorders>
              <w:top w:val="nil"/>
              <w:left w:val="single" w:sz="4" w:space="0" w:color="auto"/>
              <w:bottom w:val="single" w:sz="4" w:space="0" w:color="auto"/>
              <w:right w:val="single" w:sz="4" w:space="0" w:color="auto"/>
            </w:tcBorders>
            <w:shd w:val="clear" w:color="auto" w:fill="auto"/>
            <w:vAlign w:val="center"/>
            <w:hideMark/>
          </w:tcPr>
          <w:p w14:paraId="004CDEE6" w14:textId="77777777" w:rsidR="0016215C" w:rsidRPr="001601A2" w:rsidRDefault="0016215C" w:rsidP="00A45A60">
            <w:pPr>
              <w:widowControl w:val="0"/>
              <w:jc w:val="center"/>
              <w:rPr>
                <w:rFonts w:cs="Arial"/>
                <w:color w:val="000000"/>
                <w:lang w:val="en-GB" w:eastAsia="en-GB"/>
              </w:rPr>
            </w:pPr>
            <w:r w:rsidRPr="001601A2">
              <w:rPr>
                <w:rFonts w:cs="Arial"/>
                <w:color w:val="000000"/>
                <w:lang w:val="en-GB" w:eastAsia="en-GB"/>
              </w:rPr>
              <w:t>Business To Business VAD</w:t>
            </w:r>
          </w:p>
        </w:tc>
      </w:tr>
      <w:tr w:rsidR="0016215C" w:rsidRPr="0016215C" w14:paraId="004CDEEC" w14:textId="77777777" w:rsidTr="00EB7255">
        <w:trPr>
          <w:trHeight w:val="300"/>
          <w:jc w:val="center"/>
        </w:trPr>
        <w:tc>
          <w:tcPr>
            <w:tcW w:w="960" w:type="dxa"/>
            <w:vMerge/>
            <w:tcBorders>
              <w:top w:val="nil"/>
              <w:left w:val="single" w:sz="4" w:space="0" w:color="auto"/>
              <w:bottom w:val="single" w:sz="4" w:space="0" w:color="auto"/>
              <w:right w:val="single" w:sz="4" w:space="0" w:color="auto"/>
            </w:tcBorders>
            <w:vAlign w:val="center"/>
            <w:hideMark/>
          </w:tcPr>
          <w:p w14:paraId="004CDEE8" w14:textId="77777777" w:rsidR="0016215C" w:rsidRPr="001601A2" w:rsidRDefault="0016215C" w:rsidP="00A45A60">
            <w:pPr>
              <w:widowControl w:val="0"/>
              <w:jc w:val="left"/>
              <w:rPr>
                <w:rFonts w:cs="Arial"/>
                <w:color w:val="000000"/>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14:paraId="004CDEE9" w14:textId="77777777" w:rsidR="0016215C" w:rsidRPr="001601A2" w:rsidRDefault="0016215C" w:rsidP="00A45A60">
            <w:pPr>
              <w:widowControl w:val="0"/>
              <w:jc w:val="left"/>
              <w:rPr>
                <w:rFonts w:cs="Arial"/>
                <w:color w:val="000000"/>
                <w:lang w:val="en-GB" w:eastAsia="en-GB"/>
              </w:rPr>
            </w:pPr>
          </w:p>
        </w:tc>
        <w:tc>
          <w:tcPr>
            <w:tcW w:w="2483" w:type="dxa"/>
            <w:vMerge/>
            <w:tcBorders>
              <w:top w:val="nil"/>
              <w:left w:val="single" w:sz="4" w:space="0" w:color="auto"/>
              <w:bottom w:val="single" w:sz="4" w:space="0" w:color="auto"/>
              <w:right w:val="single" w:sz="4" w:space="0" w:color="auto"/>
            </w:tcBorders>
            <w:vAlign w:val="center"/>
            <w:hideMark/>
          </w:tcPr>
          <w:p w14:paraId="004CDEEA" w14:textId="77777777" w:rsidR="0016215C" w:rsidRPr="001601A2" w:rsidRDefault="0016215C" w:rsidP="00A45A60">
            <w:pPr>
              <w:widowControl w:val="0"/>
              <w:jc w:val="left"/>
              <w:rPr>
                <w:rFonts w:cs="Arial"/>
                <w:color w:val="000000"/>
                <w:lang w:val="en-GB" w:eastAsia="en-GB"/>
              </w:rPr>
            </w:pPr>
          </w:p>
        </w:tc>
        <w:tc>
          <w:tcPr>
            <w:tcW w:w="3800" w:type="dxa"/>
            <w:vMerge/>
            <w:tcBorders>
              <w:top w:val="nil"/>
              <w:left w:val="single" w:sz="4" w:space="0" w:color="auto"/>
              <w:bottom w:val="single" w:sz="4" w:space="0" w:color="auto"/>
              <w:right w:val="single" w:sz="4" w:space="0" w:color="auto"/>
            </w:tcBorders>
            <w:vAlign w:val="center"/>
            <w:hideMark/>
          </w:tcPr>
          <w:p w14:paraId="004CDEEB" w14:textId="77777777" w:rsidR="0016215C" w:rsidRPr="001601A2" w:rsidRDefault="0016215C" w:rsidP="00A45A60">
            <w:pPr>
              <w:widowControl w:val="0"/>
              <w:jc w:val="left"/>
              <w:rPr>
                <w:rFonts w:cs="Arial"/>
                <w:color w:val="000000"/>
                <w:lang w:val="en-GB" w:eastAsia="en-GB"/>
              </w:rPr>
            </w:pPr>
          </w:p>
        </w:tc>
      </w:tr>
      <w:tr w:rsidR="0016215C" w:rsidRPr="0016215C" w14:paraId="004CDEF1" w14:textId="77777777" w:rsidTr="00EB7255">
        <w:trPr>
          <w:trHeight w:val="243"/>
          <w:jc w:val="center"/>
        </w:trPr>
        <w:tc>
          <w:tcPr>
            <w:tcW w:w="960" w:type="dxa"/>
            <w:vMerge/>
            <w:tcBorders>
              <w:top w:val="nil"/>
              <w:left w:val="single" w:sz="4" w:space="0" w:color="auto"/>
              <w:bottom w:val="single" w:sz="4" w:space="0" w:color="auto"/>
              <w:right w:val="single" w:sz="4" w:space="0" w:color="auto"/>
            </w:tcBorders>
            <w:vAlign w:val="center"/>
            <w:hideMark/>
          </w:tcPr>
          <w:p w14:paraId="004CDEED" w14:textId="77777777" w:rsidR="0016215C" w:rsidRPr="001601A2" w:rsidRDefault="0016215C" w:rsidP="00A45A60">
            <w:pPr>
              <w:widowControl w:val="0"/>
              <w:jc w:val="left"/>
              <w:rPr>
                <w:rFonts w:cs="Arial"/>
                <w:color w:val="000000"/>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14:paraId="004CDEEE" w14:textId="77777777" w:rsidR="0016215C" w:rsidRPr="001601A2" w:rsidRDefault="0016215C" w:rsidP="00A45A60">
            <w:pPr>
              <w:widowControl w:val="0"/>
              <w:jc w:val="left"/>
              <w:rPr>
                <w:rFonts w:cs="Arial"/>
                <w:color w:val="000000"/>
                <w:lang w:val="en-GB" w:eastAsia="en-GB"/>
              </w:rPr>
            </w:pPr>
          </w:p>
        </w:tc>
        <w:tc>
          <w:tcPr>
            <w:tcW w:w="2483" w:type="dxa"/>
            <w:vMerge/>
            <w:tcBorders>
              <w:top w:val="nil"/>
              <w:left w:val="single" w:sz="4" w:space="0" w:color="auto"/>
              <w:bottom w:val="single" w:sz="4" w:space="0" w:color="auto"/>
              <w:right w:val="single" w:sz="4" w:space="0" w:color="auto"/>
            </w:tcBorders>
            <w:vAlign w:val="center"/>
            <w:hideMark/>
          </w:tcPr>
          <w:p w14:paraId="004CDEEF" w14:textId="77777777" w:rsidR="0016215C" w:rsidRPr="001601A2" w:rsidRDefault="0016215C" w:rsidP="00A45A60">
            <w:pPr>
              <w:widowControl w:val="0"/>
              <w:jc w:val="left"/>
              <w:rPr>
                <w:rFonts w:cs="Arial"/>
                <w:color w:val="000000"/>
                <w:lang w:val="en-GB" w:eastAsia="en-GB"/>
              </w:rPr>
            </w:pPr>
          </w:p>
        </w:tc>
        <w:tc>
          <w:tcPr>
            <w:tcW w:w="3800" w:type="dxa"/>
            <w:vMerge/>
            <w:tcBorders>
              <w:top w:val="nil"/>
              <w:left w:val="single" w:sz="4" w:space="0" w:color="auto"/>
              <w:bottom w:val="single" w:sz="4" w:space="0" w:color="auto"/>
              <w:right w:val="single" w:sz="4" w:space="0" w:color="auto"/>
            </w:tcBorders>
            <w:vAlign w:val="center"/>
            <w:hideMark/>
          </w:tcPr>
          <w:p w14:paraId="004CDEF0" w14:textId="77777777" w:rsidR="0016215C" w:rsidRPr="001601A2" w:rsidRDefault="0016215C" w:rsidP="00A45A60">
            <w:pPr>
              <w:widowControl w:val="0"/>
              <w:jc w:val="left"/>
              <w:rPr>
                <w:rFonts w:cs="Arial"/>
                <w:color w:val="000000"/>
                <w:lang w:val="en-GB" w:eastAsia="en-GB"/>
              </w:rPr>
            </w:pPr>
          </w:p>
        </w:tc>
      </w:tr>
      <w:tr w:rsidR="0016215C" w:rsidRPr="0016215C" w14:paraId="004CDEF6" w14:textId="77777777" w:rsidTr="00EB7255">
        <w:trPr>
          <w:trHeight w:val="300"/>
          <w:jc w:val="center"/>
        </w:trPr>
        <w:tc>
          <w:tcPr>
            <w:tcW w:w="960" w:type="dxa"/>
            <w:vMerge/>
            <w:tcBorders>
              <w:top w:val="nil"/>
              <w:left w:val="single" w:sz="4" w:space="0" w:color="auto"/>
              <w:bottom w:val="single" w:sz="4" w:space="0" w:color="auto"/>
              <w:right w:val="single" w:sz="4" w:space="0" w:color="auto"/>
            </w:tcBorders>
            <w:vAlign w:val="center"/>
            <w:hideMark/>
          </w:tcPr>
          <w:p w14:paraId="004CDEF2" w14:textId="77777777" w:rsidR="0016215C" w:rsidRPr="001601A2" w:rsidRDefault="0016215C" w:rsidP="00A45A60">
            <w:pPr>
              <w:widowControl w:val="0"/>
              <w:jc w:val="left"/>
              <w:rPr>
                <w:rFonts w:cs="Arial"/>
                <w:color w:val="000000"/>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14:paraId="004CDEF3" w14:textId="77777777" w:rsidR="0016215C" w:rsidRPr="001601A2" w:rsidRDefault="0016215C" w:rsidP="00A45A60">
            <w:pPr>
              <w:widowControl w:val="0"/>
              <w:jc w:val="left"/>
              <w:rPr>
                <w:rFonts w:cs="Arial"/>
                <w:color w:val="000000"/>
                <w:lang w:val="en-GB" w:eastAsia="en-GB"/>
              </w:rPr>
            </w:pPr>
          </w:p>
        </w:tc>
        <w:tc>
          <w:tcPr>
            <w:tcW w:w="2483" w:type="dxa"/>
            <w:vMerge w:val="restart"/>
            <w:tcBorders>
              <w:top w:val="nil"/>
              <w:left w:val="single" w:sz="4" w:space="0" w:color="auto"/>
              <w:bottom w:val="single" w:sz="4" w:space="0" w:color="auto"/>
              <w:right w:val="single" w:sz="4" w:space="0" w:color="auto"/>
            </w:tcBorders>
            <w:shd w:val="clear" w:color="auto" w:fill="auto"/>
            <w:vAlign w:val="center"/>
            <w:hideMark/>
          </w:tcPr>
          <w:p w14:paraId="004CDEF4" w14:textId="77777777" w:rsidR="0016215C" w:rsidRPr="001601A2" w:rsidRDefault="0016215C" w:rsidP="00A45A60">
            <w:pPr>
              <w:widowControl w:val="0"/>
              <w:jc w:val="center"/>
              <w:rPr>
                <w:rFonts w:cs="Arial"/>
                <w:color w:val="000000"/>
                <w:lang w:val="en-GB" w:eastAsia="en-GB"/>
              </w:rPr>
            </w:pPr>
            <w:r w:rsidRPr="001601A2">
              <w:rPr>
                <w:rFonts w:cs="Arial"/>
                <w:color w:val="000000"/>
                <w:lang w:val="en-GB" w:eastAsia="en-GB"/>
              </w:rPr>
              <w:t>Mobile</w:t>
            </w:r>
          </w:p>
        </w:tc>
        <w:tc>
          <w:tcPr>
            <w:tcW w:w="3800" w:type="dxa"/>
            <w:vMerge w:val="restart"/>
            <w:tcBorders>
              <w:top w:val="nil"/>
              <w:left w:val="single" w:sz="4" w:space="0" w:color="auto"/>
              <w:bottom w:val="single" w:sz="4" w:space="0" w:color="auto"/>
              <w:right w:val="single" w:sz="4" w:space="0" w:color="auto"/>
            </w:tcBorders>
            <w:shd w:val="clear" w:color="auto" w:fill="auto"/>
            <w:vAlign w:val="center"/>
            <w:hideMark/>
          </w:tcPr>
          <w:p w14:paraId="004CDEF5" w14:textId="77777777" w:rsidR="0016215C" w:rsidRPr="001601A2" w:rsidRDefault="0016215C" w:rsidP="00A45A60">
            <w:pPr>
              <w:widowControl w:val="0"/>
              <w:jc w:val="center"/>
              <w:rPr>
                <w:rFonts w:cs="Arial"/>
                <w:color w:val="000000"/>
                <w:lang w:val="en-GB" w:eastAsia="en-GB"/>
              </w:rPr>
            </w:pPr>
            <w:r w:rsidRPr="001601A2">
              <w:rPr>
                <w:rFonts w:cs="Arial"/>
                <w:color w:val="000000"/>
                <w:lang w:val="en-GB" w:eastAsia="en-GB"/>
              </w:rPr>
              <w:t>Mobile</w:t>
            </w:r>
          </w:p>
        </w:tc>
      </w:tr>
      <w:tr w:rsidR="0016215C" w:rsidRPr="0016215C" w14:paraId="004CDEFB" w14:textId="77777777" w:rsidTr="00EB7255">
        <w:trPr>
          <w:trHeight w:val="300"/>
          <w:jc w:val="center"/>
        </w:trPr>
        <w:tc>
          <w:tcPr>
            <w:tcW w:w="960" w:type="dxa"/>
            <w:vMerge/>
            <w:tcBorders>
              <w:top w:val="nil"/>
              <w:left w:val="single" w:sz="4" w:space="0" w:color="auto"/>
              <w:bottom w:val="single" w:sz="4" w:space="0" w:color="auto"/>
              <w:right w:val="single" w:sz="4" w:space="0" w:color="auto"/>
            </w:tcBorders>
            <w:vAlign w:val="center"/>
            <w:hideMark/>
          </w:tcPr>
          <w:p w14:paraId="004CDEF7" w14:textId="77777777" w:rsidR="0016215C" w:rsidRPr="001601A2" w:rsidRDefault="0016215C" w:rsidP="00A45A60">
            <w:pPr>
              <w:widowControl w:val="0"/>
              <w:jc w:val="left"/>
              <w:rPr>
                <w:rFonts w:cs="Arial"/>
                <w:color w:val="000000"/>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14:paraId="004CDEF8" w14:textId="77777777" w:rsidR="0016215C" w:rsidRPr="001601A2" w:rsidRDefault="0016215C" w:rsidP="00A45A60">
            <w:pPr>
              <w:widowControl w:val="0"/>
              <w:jc w:val="left"/>
              <w:rPr>
                <w:rFonts w:cs="Arial"/>
                <w:color w:val="000000"/>
                <w:lang w:val="en-GB" w:eastAsia="en-GB"/>
              </w:rPr>
            </w:pPr>
          </w:p>
        </w:tc>
        <w:tc>
          <w:tcPr>
            <w:tcW w:w="2483" w:type="dxa"/>
            <w:vMerge/>
            <w:tcBorders>
              <w:top w:val="nil"/>
              <w:left w:val="single" w:sz="4" w:space="0" w:color="auto"/>
              <w:bottom w:val="single" w:sz="4" w:space="0" w:color="auto"/>
              <w:right w:val="single" w:sz="4" w:space="0" w:color="auto"/>
            </w:tcBorders>
            <w:vAlign w:val="center"/>
            <w:hideMark/>
          </w:tcPr>
          <w:p w14:paraId="004CDEF9" w14:textId="77777777" w:rsidR="0016215C" w:rsidRPr="001601A2" w:rsidRDefault="0016215C" w:rsidP="00A45A60">
            <w:pPr>
              <w:widowControl w:val="0"/>
              <w:jc w:val="left"/>
              <w:rPr>
                <w:rFonts w:cs="Arial"/>
                <w:color w:val="000000"/>
                <w:lang w:val="en-GB" w:eastAsia="en-GB"/>
              </w:rPr>
            </w:pPr>
          </w:p>
        </w:tc>
        <w:tc>
          <w:tcPr>
            <w:tcW w:w="3800" w:type="dxa"/>
            <w:vMerge/>
            <w:tcBorders>
              <w:top w:val="nil"/>
              <w:left w:val="single" w:sz="4" w:space="0" w:color="auto"/>
              <w:bottom w:val="single" w:sz="4" w:space="0" w:color="auto"/>
              <w:right w:val="single" w:sz="4" w:space="0" w:color="auto"/>
            </w:tcBorders>
            <w:vAlign w:val="center"/>
            <w:hideMark/>
          </w:tcPr>
          <w:p w14:paraId="004CDEFA" w14:textId="77777777" w:rsidR="0016215C" w:rsidRPr="001601A2" w:rsidRDefault="0016215C" w:rsidP="00A45A60">
            <w:pPr>
              <w:widowControl w:val="0"/>
              <w:jc w:val="left"/>
              <w:rPr>
                <w:rFonts w:cs="Arial"/>
                <w:color w:val="000000"/>
                <w:lang w:val="en-GB" w:eastAsia="en-GB"/>
              </w:rPr>
            </w:pPr>
          </w:p>
        </w:tc>
      </w:tr>
      <w:tr w:rsidR="0016215C" w:rsidRPr="0016215C" w14:paraId="004CDF00" w14:textId="77777777" w:rsidTr="00EB7255">
        <w:trPr>
          <w:trHeight w:val="243"/>
          <w:jc w:val="center"/>
        </w:trPr>
        <w:tc>
          <w:tcPr>
            <w:tcW w:w="960" w:type="dxa"/>
            <w:vMerge/>
            <w:tcBorders>
              <w:top w:val="nil"/>
              <w:left w:val="single" w:sz="4" w:space="0" w:color="auto"/>
              <w:bottom w:val="single" w:sz="4" w:space="0" w:color="auto"/>
              <w:right w:val="single" w:sz="4" w:space="0" w:color="auto"/>
            </w:tcBorders>
            <w:vAlign w:val="center"/>
            <w:hideMark/>
          </w:tcPr>
          <w:p w14:paraId="004CDEFC" w14:textId="77777777" w:rsidR="0016215C" w:rsidRPr="001601A2" w:rsidRDefault="0016215C" w:rsidP="00A45A60">
            <w:pPr>
              <w:widowControl w:val="0"/>
              <w:jc w:val="left"/>
              <w:rPr>
                <w:rFonts w:cs="Arial"/>
                <w:color w:val="000000"/>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14:paraId="004CDEFD" w14:textId="77777777" w:rsidR="0016215C" w:rsidRPr="001601A2" w:rsidRDefault="0016215C" w:rsidP="00A45A60">
            <w:pPr>
              <w:widowControl w:val="0"/>
              <w:jc w:val="left"/>
              <w:rPr>
                <w:rFonts w:cs="Arial"/>
                <w:color w:val="000000"/>
                <w:lang w:val="en-GB" w:eastAsia="en-GB"/>
              </w:rPr>
            </w:pPr>
          </w:p>
        </w:tc>
        <w:tc>
          <w:tcPr>
            <w:tcW w:w="2483" w:type="dxa"/>
            <w:vMerge/>
            <w:tcBorders>
              <w:top w:val="nil"/>
              <w:left w:val="single" w:sz="4" w:space="0" w:color="auto"/>
              <w:bottom w:val="single" w:sz="4" w:space="0" w:color="auto"/>
              <w:right w:val="single" w:sz="4" w:space="0" w:color="auto"/>
            </w:tcBorders>
            <w:vAlign w:val="center"/>
            <w:hideMark/>
          </w:tcPr>
          <w:p w14:paraId="004CDEFE" w14:textId="77777777" w:rsidR="0016215C" w:rsidRPr="001601A2" w:rsidRDefault="0016215C" w:rsidP="00A45A60">
            <w:pPr>
              <w:widowControl w:val="0"/>
              <w:jc w:val="left"/>
              <w:rPr>
                <w:rFonts w:cs="Arial"/>
                <w:color w:val="000000"/>
                <w:lang w:val="en-GB" w:eastAsia="en-GB"/>
              </w:rPr>
            </w:pPr>
          </w:p>
        </w:tc>
        <w:tc>
          <w:tcPr>
            <w:tcW w:w="3800" w:type="dxa"/>
            <w:vMerge/>
            <w:tcBorders>
              <w:top w:val="nil"/>
              <w:left w:val="single" w:sz="4" w:space="0" w:color="auto"/>
              <w:bottom w:val="single" w:sz="4" w:space="0" w:color="auto"/>
              <w:right w:val="single" w:sz="4" w:space="0" w:color="auto"/>
            </w:tcBorders>
            <w:vAlign w:val="center"/>
            <w:hideMark/>
          </w:tcPr>
          <w:p w14:paraId="004CDEFF" w14:textId="77777777" w:rsidR="0016215C" w:rsidRPr="001601A2" w:rsidRDefault="0016215C" w:rsidP="00A45A60">
            <w:pPr>
              <w:widowControl w:val="0"/>
              <w:jc w:val="left"/>
              <w:rPr>
                <w:rFonts w:cs="Arial"/>
                <w:color w:val="000000"/>
                <w:lang w:val="en-GB" w:eastAsia="en-GB"/>
              </w:rPr>
            </w:pPr>
          </w:p>
        </w:tc>
      </w:tr>
      <w:tr w:rsidR="0016215C" w:rsidRPr="0016215C" w14:paraId="004CDF05" w14:textId="77777777" w:rsidTr="00EB7255">
        <w:trPr>
          <w:trHeight w:val="243"/>
          <w:jc w:val="center"/>
        </w:trPr>
        <w:tc>
          <w:tcPr>
            <w:tcW w:w="960" w:type="dxa"/>
            <w:vMerge/>
            <w:tcBorders>
              <w:top w:val="nil"/>
              <w:left w:val="single" w:sz="4" w:space="0" w:color="auto"/>
              <w:bottom w:val="single" w:sz="4" w:space="0" w:color="auto"/>
              <w:right w:val="single" w:sz="4" w:space="0" w:color="auto"/>
            </w:tcBorders>
            <w:vAlign w:val="center"/>
            <w:hideMark/>
          </w:tcPr>
          <w:p w14:paraId="004CDF01" w14:textId="77777777" w:rsidR="0016215C" w:rsidRPr="001601A2" w:rsidRDefault="0016215C" w:rsidP="00A45A60">
            <w:pPr>
              <w:widowControl w:val="0"/>
              <w:jc w:val="left"/>
              <w:rPr>
                <w:rFonts w:cs="Arial"/>
                <w:color w:val="000000"/>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14:paraId="004CDF02" w14:textId="77777777" w:rsidR="0016215C" w:rsidRPr="001601A2" w:rsidRDefault="0016215C" w:rsidP="00A45A60">
            <w:pPr>
              <w:widowControl w:val="0"/>
              <w:jc w:val="left"/>
              <w:rPr>
                <w:rFonts w:cs="Arial"/>
                <w:color w:val="000000"/>
                <w:lang w:val="en-GB" w:eastAsia="en-GB"/>
              </w:rPr>
            </w:pPr>
          </w:p>
        </w:tc>
        <w:tc>
          <w:tcPr>
            <w:tcW w:w="2483" w:type="dxa"/>
            <w:vMerge w:val="restart"/>
            <w:tcBorders>
              <w:top w:val="nil"/>
              <w:left w:val="single" w:sz="4" w:space="0" w:color="auto"/>
              <w:bottom w:val="single" w:sz="4" w:space="0" w:color="auto"/>
              <w:right w:val="single" w:sz="4" w:space="0" w:color="auto"/>
            </w:tcBorders>
            <w:shd w:val="clear" w:color="auto" w:fill="auto"/>
            <w:vAlign w:val="center"/>
            <w:hideMark/>
          </w:tcPr>
          <w:p w14:paraId="004CDF03" w14:textId="77777777" w:rsidR="0016215C" w:rsidRPr="001601A2" w:rsidRDefault="0016215C" w:rsidP="00A45A60">
            <w:pPr>
              <w:widowControl w:val="0"/>
              <w:jc w:val="center"/>
              <w:rPr>
                <w:rFonts w:cs="Arial"/>
                <w:color w:val="000000"/>
                <w:lang w:val="en-GB" w:eastAsia="en-GB"/>
              </w:rPr>
            </w:pPr>
            <w:r w:rsidRPr="001601A2">
              <w:rPr>
                <w:rFonts w:cs="Arial"/>
                <w:color w:val="000000"/>
                <w:lang w:val="en-GB" w:eastAsia="en-GB"/>
              </w:rPr>
              <w:t>Retail</w:t>
            </w:r>
          </w:p>
        </w:tc>
        <w:tc>
          <w:tcPr>
            <w:tcW w:w="3800" w:type="dxa"/>
            <w:vMerge w:val="restart"/>
            <w:tcBorders>
              <w:top w:val="nil"/>
              <w:left w:val="single" w:sz="4" w:space="0" w:color="auto"/>
              <w:bottom w:val="single" w:sz="4" w:space="0" w:color="auto"/>
              <w:right w:val="single" w:sz="4" w:space="0" w:color="auto"/>
            </w:tcBorders>
            <w:shd w:val="clear" w:color="auto" w:fill="auto"/>
            <w:vAlign w:val="center"/>
            <w:hideMark/>
          </w:tcPr>
          <w:p w14:paraId="004CDF04" w14:textId="77777777" w:rsidR="0016215C" w:rsidRPr="001601A2" w:rsidRDefault="0016215C" w:rsidP="00A45A60">
            <w:pPr>
              <w:widowControl w:val="0"/>
              <w:jc w:val="center"/>
              <w:rPr>
                <w:rFonts w:cs="Arial"/>
                <w:color w:val="000000"/>
                <w:lang w:val="en-GB" w:eastAsia="en-GB"/>
              </w:rPr>
            </w:pPr>
            <w:r w:rsidRPr="001601A2">
              <w:rPr>
                <w:rFonts w:cs="Arial"/>
                <w:color w:val="000000"/>
                <w:lang w:val="en-GB" w:eastAsia="en-GB"/>
              </w:rPr>
              <w:t>Retail Basingstoke</w:t>
            </w:r>
          </w:p>
        </w:tc>
      </w:tr>
      <w:tr w:rsidR="0016215C" w:rsidRPr="0016215C" w14:paraId="004CDF0A" w14:textId="77777777" w:rsidTr="00EB7255">
        <w:trPr>
          <w:trHeight w:val="300"/>
          <w:jc w:val="center"/>
        </w:trPr>
        <w:tc>
          <w:tcPr>
            <w:tcW w:w="960" w:type="dxa"/>
            <w:vMerge/>
            <w:tcBorders>
              <w:top w:val="nil"/>
              <w:left w:val="single" w:sz="4" w:space="0" w:color="auto"/>
              <w:bottom w:val="single" w:sz="4" w:space="0" w:color="auto"/>
              <w:right w:val="single" w:sz="4" w:space="0" w:color="auto"/>
            </w:tcBorders>
            <w:vAlign w:val="center"/>
            <w:hideMark/>
          </w:tcPr>
          <w:p w14:paraId="004CDF06" w14:textId="77777777" w:rsidR="0016215C" w:rsidRPr="001601A2" w:rsidRDefault="0016215C" w:rsidP="00A45A60">
            <w:pPr>
              <w:widowControl w:val="0"/>
              <w:jc w:val="left"/>
              <w:rPr>
                <w:rFonts w:cs="Arial"/>
                <w:color w:val="000000"/>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14:paraId="004CDF07" w14:textId="77777777" w:rsidR="0016215C" w:rsidRPr="001601A2" w:rsidRDefault="0016215C" w:rsidP="00A45A60">
            <w:pPr>
              <w:widowControl w:val="0"/>
              <w:jc w:val="left"/>
              <w:rPr>
                <w:rFonts w:cs="Arial"/>
                <w:color w:val="000000"/>
                <w:lang w:val="en-GB" w:eastAsia="en-GB"/>
              </w:rPr>
            </w:pPr>
          </w:p>
        </w:tc>
        <w:tc>
          <w:tcPr>
            <w:tcW w:w="2483" w:type="dxa"/>
            <w:vMerge/>
            <w:tcBorders>
              <w:top w:val="nil"/>
              <w:left w:val="single" w:sz="4" w:space="0" w:color="auto"/>
              <w:bottom w:val="single" w:sz="4" w:space="0" w:color="auto"/>
              <w:right w:val="single" w:sz="4" w:space="0" w:color="auto"/>
            </w:tcBorders>
            <w:vAlign w:val="center"/>
            <w:hideMark/>
          </w:tcPr>
          <w:p w14:paraId="004CDF08" w14:textId="77777777" w:rsidR="0016215C" w:rsidRPr="001601A2" w:rsidRDefault="0016215C" w:rsidP="00A45A60">
            <w:pPr>
              <w:widowControl w:val="0"/>
              <w:jc w:val="left"/>
              <w:rPr>
                <w:rFonts w:cs="Arial"/>
                <w:color w:val="000000"/>
                <w:lang w:val="en-GB" w:eastAsia="en-GB"/>
              </w:rPr>
            </w:pPr>
          </w:p>
        </w:tc>
        <w:tc>
          <w:tcPr>
            <w:tcW w:w="3800" w:type="dxa"/>
            <w:vMerge/>
            <w:tcBorders>
              <w:top w:val="nil"/>
              <w:left w:val="single" w:sz="4" w:space="0" w:color="auto"/>
              <w:bottom w:val="single" w:sz="4" w:space="0" w:color="auto"/>
              <w:right w:val="single" w:sz="4" w:space="0" w:color="auto"/>
            </w:tcBorders>
            <w:vAlign w:val="center"/>
            <w:hideMark/>
          </w:tcPr>
          <w:p w14:paraId="004CDF09" w14:textId="77777777" w:rsidR="0016215C" w:rsidRPr="001601A2" w:rsidRDefault="0016215C" w:rsidP="00A45A60">
            <w:pPr>
              <w:widowControl w:val="0"/>
              <w:jc w:val="left"/>
              <w:rPr>
                <w:rFonts w:cs="Arial"/>
                <w:color w:val="000000"/>
                <w:lang w:val="en-GB" w:eastAsia="en-GB"/>
              </w:rPr>
            </w:pPr>
          </w:p>
        </w:tc>
      </w:tr>
      <w:tr w:rsidR="0016215C" w:rsidRPr="0016215C" w14:paraId="004CDF0F" w14:textId="77777777" w:rsidTr="00EB7255">
        <w:trPr>
          <w:trHeight w:val="285"/>
          <w:jc w:val="center"/>
        </w:trPr>
        <w:tc>
          <w:tcPr>
            <w:tcW w:w="960" w:type="dxa"/>
            <w:vMerge/>
            <w:tcBorders>
              <w:top w:val="nil"/>
              <w:left w:val="single" w:sz="4" w:space="0" w:color="auto"/>
              <w:bottom w:val="single" w:sz="4" w:space="0" w:color="auto"/>
              <w:right w:val="single" w:sz="4" w:space="0" w:color="auto"/>
            </w:tcBorders>
            <w:vAlign w:val="center"/>
            <w:hideMark/>
          </w:tcPr>
          <w:p w14:paraId="004CDF0B" w14:textId="77777777" w:rsidR="0016215C" w:rsidRPr="001601A2" w:rsidRDefault="0016215C" w:rsidP="00A45A60">
            <w:pPr>
              <w:widowControl w:val="0"/>
              <w:jc w:val="left"/>
              <w:rPr>
                <w:rFonts w:cs="Arial"/>
                <w:color w:val="000000"/>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14:paraId="004CDF0C" w14:textId="77777777" w:rsidR="0016215C" w:rsidRPr="001601A2" w:rsidRDefault="0016215C" w:rsidP="00A45A60">
            <w:pPr>
              <w:widowControl w:val="0"/>
              <w:jc w:val="left"/>
              <w:rPr>
                <w:rFonts w:cs="Arial"/>
                <w:color w:val="000000"/>
                <w:lang w:val="en-GB" w:eastAsia="en-GB"/>
              </w:rPr>
            </w:pPr>
          </w:p>
        </w:tc>
        <w:tc>
          <w:tcPr>
            <w:tcW w:w="2483" w:type="dxa"/>
            <w:vMerge/>
            <w:tcBorders>
              <w:top w:val="nil"/>
              <w:left w:val="single" w:sz="4" w:space="0" w:color="auto"/>
              <w:bottom w:val="single" w:sz="4" w:space="0" w:color="auto"/>
              <w:right w:val="single" w:sz="4" w:space="0" w:color="auto"/>
            </w:tcBorders>
            <w:vAlign w:val="center"/>
            <w:hideMark/>
          </w:tcPr>
          <w:p w14:paraId="004CDF0D" w14:textId="77777777" w:rsidR="0016215C" w:rsidRPr="001601A2" w:rsidRDefault="0016215C" w:rsidP="00A45A60">
            <w:pPr>
              <w:widowControl w:val="0"/>
              <w:jc w:val="left"/>
              <w:rPr>
                <w:rFonts w:cs="Arial"/>
                <w:color w:val="000000"/>
                <w:lang w:val="en-GB" w:eastAsia="en-GB"/>
              </w:rPr>
            </w:pPr>
          </w:p>
        </w:tc>
        <w:tc>
          <w:tcPr>
            <w:tcW w:w="3800" w:type="dxa"/>
            <w:vMerge/>
            <w:tcBorders>
              <w:top w:val="nil"/>
              <w:left w:val="single" w:sz="4" w:space="0" w:color="auto"/>
              <w:bottom w:val="single" w:sz="4" w:space="0" w:color="auto"/>
              <w:right w:val="single" w:sz="4" w:space="0" w:color="auto"/>
            </w:tcBorders>
            <w:vAlign w:val="center"/>
            <w:hideMark/>
          </w:tcPr>
          <w:p w14:paraId="004CDF0E" w14:textId="77777777" w:rsidR="0016215C" w:rsidRPr="001601A2" w:rsidRDefault="0016215C" w:rsidP="00A45A60">
            <w:pPr>
              <w:widowControl w:val="0"/>
              <w:jc w:val="left"/>
              <w:rPr>
                <w:rFonts w:cs="Arial"/>
                <w:color w:val="000000"/>
                <w:lang w:val="en-GB" w:eastAsia="en-GB"/>
              </w:rPr>
            </w:pPr>
          </w:p>
        </w:tc>
      </w:tr>
      <w:tr w:rsidR="0016215C" w:rsidRPr="0016215C" w14:paraId="004CDF14" w14:textId="77777777" w:rsidTr="00EB7255">
        <w:trPr>
          <w:trHeight w:val="300"/>
          <w:jc w:val="center"/>
        </w:trPr>
        <w:tc>
          <w:tcPr>
            <w:tcW w:w="960" w:type="dxa"/>
            <w:vMerge/>
            <w:tcBorders>
              <w:top w:val="nil"/>
              <w:left w:val="single" w:sz="4" w:space="0" w:color="auto"/>
              <w:bottom w:val="single" w:sz="4" w:space="0" w:color="auto"/>
              <w:right w:val="single" w:sz="4" w:space="0" w:color="auto"/>
            </w:tcBorders>
            <w:vAlign w:val="center"/>
            <w:hideMark/>
          </w:tcPr>
          <w:p w14:paraId="004CDF10" w14:textId="77777777" w:rsidR="0016215C" w:rsidRPr="001601A2" w:rsidRDefault="0016215C" w:rsidP="00A45A60">
            <w:pPr>
              <w:widowControl w:val="0"/>
              <w:jc w:val="left"/>
              <w:rPr>
                <w:rFonts w:cs="Arial"/>
                <w:color w:val="000000"/>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14:paraId="004CDF11" w14:textId="77777777" w:rsidR="0016215C" w:rsidRPr="001601A2" w:rsidRDefault="0016215C" w:rsidP="00A45A60">
            <w:pPr>
              <w:widowControl w:val="0"/>
              <w:jc w:val="left"/>
              <w:rPr>
                <w:rFonts w:cs="Arial"/>
                <w:color w:val="000000"/>
                <w:lang w:val="en-GB" w:eastAsia="en-GB"/>
              </w:rPr>
            </w:pPr>
          </w:p>
        </w:tc>
        <w:tc>
          <w:tcPr>
            <w:tcW w:w="2483" w:type="dxa"/>
            <w:vMerge/>
            <w:tcBorders>
              <w:top w:val="nil"/>
              <w:left w:val="single" w:sz="4" w:space="0" w:color="auto"/>
              <w:bottom w:val="single" w:sz="4" w:space="0" w:color="auto"/>
              <w:right w:val="single" w:sz="4" w:space="0" w:color="auto"/>
            </w:tcBorders>
            <w:vAlign w:val="center"/>
            <w:hideMark/>
          </w:tcPr>
          <w:p w14:paraId="004CDF12" w14:textId="77777777" w:rsidR="0016215C" w:rsidRPr="001601A2" w:rsidRDefault="0016215C" w:rsidP="00A45A60">
            <w:pPr>
              <w:widowControl w:val="0"/>
              <w:jc w:val="left"/>
              <w:rPr>
                <w:rFonts w:cs="Arial"/>
                <w:color w:val="000000"/>
                <w:lang w:val="en-GB" w:eastAsia="en-GB"/>
              </w:rPr>
            </w:pPr>
          </w:p>
        </w:tc>
        <w:tc>
          <w:tcPr>
            <w:tcW w:w="3800" w:type="dxa"/>
            <w:vMerge w:val="restart"/>
            <w:tcBorders>
              <w:top w:val="nil"/>
              <w:left w:val="single" w:sz="4" w:space="0" w:color="auto"/>
              <w:bottom w:val="single" w:sz="4" w:space="0" w:color="auto"/>
              <w:right w:val="single" w:sz="4" w:space="0" w:color="auto"/>
            </w:tcBorders>
            <w:shd w:val="clear" w:color="auto" w:fill="auto"/>
            <w:vAlign w:val="center"/>
            <w:hideMark/>
          </w:tcPr>
          <w:p w14:paraId="004CDF13" w14:textId="77777777" w:rsidR="0016215C" w:rsidRPr="001601A2" w:rsidRDefault="0016215C" w:rsidP="00A45A60">
            <w:pPr>
              <w:widowControl w:val="0"/>
              <w:jc w:val="center"/>
              <w:rPr>
                <w:rFonts w:cs="Arial"/>
                <w:color w:val="000000"/>
                <w:lang w:val="en-GB" w:eastAsia="en-GB"/>
              </w:rPr>
            </w:pPr>
            <w:r w:rsidRPr="001601A2">
              <w:rPr>
                <w:rFonts w:cs="Arial"/>
                <w:color w:val="000000"/>
                <w:lang w:val="en-GB" w:eastAsia="en-GB"/>
              </w:rPr>
              <w:t>Retail Harlow</w:t>
            </w:r>
          </w:p>
        </w:tc>
      </w:tr>
      <w:tr w:rsidR="0016215C" w:rsidRPr="0016215C" w14:paraId="004CDF19" w14:textId="77777777" w:rsidTr="00EB7255">
        <w:trPr>
          <w:trHeight w:val="300"/>
          <w:jc w:val="center"/>
        </w:trPr>
        <w:tc>
          <w:tcPr>
            <w:tcW w:w="960" w:type="dxa"/>
            <w:vMerge/>
            <w:tcBorders>
              <w:top w:val="nil"/>
              <w:left w:val="single" w:sz="4" w:space="0" w:color="auto"/>
              <w:bottom w:val="single" w:sz="4" w:space="0" w:color="auto"/>
              <w:right w:val="single" w:sz="4" w:space="0" w:color="auto"/>
            </w:tcBorders>
            <w:vAlign w:val="center"/>
            <w:hideMark/>
          </w:tcPr>
          <w:p w14:paraId="004CDF15" w14:textId="77777777" w:rsidR="0016215C" w:rsidRPr="001601A2" w:rsidRDefault="0016215C" w:rsidP="00A45A60">
            <w:pPr>
              <w:widowControl w:val="0"/>
              <w:jc w:val="left"/>
              <w:rPr>
                <w:rFonts w:cs="Arial"/>
                <w:color w:val="000000"/>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14:paraId="004CDF16" w14:textId="77777777" w:rsidR="0016215C" w:rsidRPr="001601A2" w:rsidRDefault="0016215C" w:rsidP="00A45A60">
            <w:pPr>
              <w:widowControl w:val="0"/>
              <w:jc w:val="left"/>
              <w:rPr>
                <w:rFonts w:cs="Arial"/>
                <w:color w:val="000000"/>
                <w:lang w:val="en-GB" w:eastAsia="en-GB"/>
              </w:rPr>
            </w:pPr>
          </w:p>
        </w:tc>
        <w:tc>
          <w:tcPr>
            <w:tcW w:w="2483" w:type="dxa"/>
            <w:vMerge/>
            <w:tcBorders>
              <w:top w:val="nil"/>
              <w:left w:val="single" w:sz="4" w:space="0" w:color="auto"/>
              <w:bottom w:val="single" w:sz="4" w:space="0" w:color="auto"/>
              <w:right w:val="single" w:sz="4" w:space="0" w:color="auto"/>
            </w:tcBorders>
            <w:vAlign w:val="center"/>
            <w:hideMark/>
          </w:tcPr>
          <w:p w14:paraId="004CDF17" w14:textId="77777777" w:rsidR="0016215C" w:rsidRPr="001601A2" w:rsidRDefault="0016215C" w:rsidP="00A45A60">
            <w:pPr>
              <w:widowControl w:val="0"/>
              <w:jc w:val="left"/>
              <w:rPr>
                <w:rFonts w:cs="Arial"/>
                <w:color w:val="000000"/>
                <w:lang w:val="en-GB" w:eastAsia="en-GB"/>
              </w:rPr>
            </w:pPr>
          </w:p>
        </w:tc>
        <w:tc>
          <w:tcPr>
            <w:tcW w:w="3800" w:type="dxa"/>
            <w:vMerge/>
            <w:tcBorders>
              <w:top w:val="nil"/>
              <w:left w:val="single" w:sz="4" w:space="0" w:color="auto"/>
              <w:bottom w:val="single" w:sz="4" w:space="0" w:color="auto"/>
              <w:right w:val="single" w:sz="4" w:space="0" w:color="auto"/>
            </w:tcBorders>
            <w:vAlign w:val="center"/>
            <w:hideMark/>
          </w:tcPr>
          <w:p w14:paraId="004CDF18" w14:textId="77777777" w:rsidR="0016215C" w:rsidRPr="001601A2" w:rsidRDefault="0016215C" w:rsidP="00A45A60">
            <w:pPr>
              <w:widowControl w:val="0"/>
              <w:jc w:val="left"/>
              <w:rPr>
                <w:rFonts w:cs="Arial"/>
                <w:color w:val="000000"/>
                <w:lang w:val="en-GB" w:eastAsia="en-GB"/>
              </w:rPr>
            </w:pPr>
          </w:p>
        </w:tc>
      </w:tr>
      <w:tr w:rsidR="0016215C" w:rsidRPr="0016215C" w14:paraId="004CDF1E" w14:textId="77777777" w:rsidTr="00EB7255">
        <w:trPr>
          <w:trHeight w:val="243"/>
          <w:jc w:val="center"/>
        </w:trPr>
        <w:tc>
          <w:tcPr>
            <w:tcW w:w="960" w:type="dxa"/>
            <w:vMerge/>
            <w:tcBorders>
              <w:top w:val="nil"/>
              <w:left w:val="single" w:sz="4" w:space="0" w:color="auto"/>
              <w:bottom w:val="single" w:sz="4" w:space="0" w:color="auto"/>
              <w:right w:val="single" w:sz="4" w:space="0" w:color="auto"/>
            </w:tcBorders>
            <w:vAlign w:val="center"/>
            <w:hideMark/>
          </w:tcPr>
          <w:p w14:paraId="004CDF1A" w14:textId="77777777" w:rsidR="0016215C" w:rsidRPr="001601A2" w:rsidRDefault="0016215C" w:rsidP="00A45A60">
            <w:pPr>
              <w:widowControl w:val="0"/>
              <w:jc w:val="left"/>
              <w:rPr>
                <w:rFonts w:cs="Arial"/>
                <w:color w:val="000000"/>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14:paraId="004CDF1B" w14:textId="77777777" w:rsidR="0016215C" w:rsidRPr="001601A2" w:rsidRDefault="0016215C" w:rsidP="00A45A60">
            <w:pPr>
              <w:widowControl w:val="0"/>
              <w:jc w:val="left"/>
              <w:rPr>
                <w:rFonts w:cs="Arial"/>
                <w:color w:val="000000"/>
                <w:lang w:val="en-GB" w:eastAsia="en-GB"/>
              </w:rPr>
            </w:pPr>
          </w:p>
        </w:tc>
        <w:tc>
          <w:tcPr>
            <w:tcW w:w="2483" w:type="dxa"/>
            <w:vMerge/>
            <w:tcBorders>
              <w:top w:val="nil"/>
              <w:left w:val="single" w:sz="4" w:space="0" w:color="auto"/>
              <w:bottom w:val="single" w:sz="4" w:space="0" w:color="auto"/>
              <w:right w:val="single" w:sz="4" w:space="0" w:color="auto"/>
            </w:tcBorders>
            <w:vAlign w:val="center"/>
            <w:hideMark/>
          </w:tcPr>
          <w:p w14:paraId="004CDF1C" w14:textId="77777777" w:rsidR="0016215C" w:rsidRPr="001601A2" w:rsidRDefault="0016215C" w:rsidP="00A45A60">
            <w:pPr>
              <w:widowControl w:val="0"/>
              <w:jc w:val="left"/>
              <w:rPr>
                <w:rFonts w:cs="Arial"/>
                <w:color w:val="000000"/>
                <w:lang w:val="en-GB" w:eastAsia="en-GB"/>
              </w:rPr>
            </w:pPr>
          </w:p>
        </w:tc>
        <w:tc>
          <w:tcPr>
            <w:tcW w:w="3800" w:type="dxa"/>
            <w:vMerge/>
            <w:tcBorders>
              <w:top w:val="nil"/>
              <w:left w:val="single" w:sz="4" w:space="0" w:color="auto"/>
              <w:bottom w:val="single" w:sz="4" w:space="0" w:color="auto"/>
              <w:right w:val="single" w:sz="4" w:space="0" w:color="auto"/>
            </w:tcBorders>
            <w:vAlign w:val="center"/>
            <w:hideMark/>
          </w:tcPr>
          <w:p w14:paraId="004CDF1D" w14:textId="77777777" w:rsidR="0016215C" w:rsidRPr="001601A2" w:rsidRDefault="0016215C" w:rsidP="00A45A60">
            <w:pPr>
              <w:widowControl w:val="0"/>
              <w:jc w:val="left"/>
              <w:rPr>
                <w:rFonts w:cs="Arial"/>
                <w:color w:val="000000"/>
                <w:lang w:val="en-GB" w:eastAsia="en-GB"/>
              </w:rPr>
            </w:pPr>
          </w:p>
        </w:tc>
      </w:tr>
      <w:tr w:rsidR="00DF2ADB" w:rsidRPr="0016215C" w14:paraId="004CDF23" w14:textId="77777777" w:rsidTr="00E70EFE">
        <w:trPr>
          <w:trHeight w:val="680"/>
          <w:jc w:val="center"/>
        </w:trPr>
        <w:tc>
          <w:tcPr>
            <w:tcW w:w="960" w:type="dxa"/>
            <w:vMerge/>
            <w:tcBorders>
              <w:top w:val="nil"/>
              <w:left w:val="single" w:sz="4" w:space="0" w:color="auto"/>
              <w:bottom w:val="single" w:sz="4" w:space="0" w:color="auto"/>
              <w:right w:val="single" w:sz="4" w:space="0" w:color="auto"/>
            </w:tcBorders>
            <w:vAlign w:val="center"/>
          </w:tcPr>
          <w:p w14:paraId="004CDF1F" w14:textId="77777777" w:rsidR="00DF2ADB" w:rsidRPr="001601A2" w:rsidRDefault="00DF2ADB" w:rsidP="00A45A60">
            <w:pPr>
              <w:widowControl w:val="0"/>
              <w:jc w:val="left"/>
              <w:rPr>
                <w:rFonts w:cs="Arial"/>
                <w:color w:val="000000"/>
                <w:lang w:val="en-GB" w:eastAsia="en-GB"/>
              </w:rPr>
            </w:pPr>
          </w:p>
        </w:tc>
        <w:tc>
          <w:tcPr>
            <w:tcW w:w="960" w:type="dxa"/>
            <w:vMerge/>
            <w:tcBorders>
              <w:top w:val="nil"/>
              <w:left w:val="single" w:sz="4" w:space="0" w:color="auto"/>
              <w:bottom w:val="single" w:sz="4" w:space="0" w:color="auto"/>
              <w:right w:val="single" w:sz="4" w:space="0" w:color="auto"/>
            </w:tcBorders>
            <w:vAlign w:val="center"/>
          </w:tcPr>
          <w:p w14:paraId="004CDF20" w14:textId="77777777" w:rsidR="00DF2ADB" w:rsidRPr="001601A2" w:rsidRDefault="00DF2ADB" w:rsidP="00A45A60">
            <w:pPr>
              <w:widowControl w:val="0"/>
              <w:jc w:val="left"/>
              <w:rPr>
                <w:rFonts w:cs="Arial"/>
                <w:color w:val="000000"/>
                <w:lang w:val="en-GB" w:eastAsia="en-GB"/>
              </w:rPr>
            </w:pPr>
          </w:p>
        </w:tc>
        <w:tc>
          <w:tcPr>
            <w:tcW w:w="2483" w:type="dxa"/>
            <w:tcBorders>
              <w:top w:val="nil"/>
              <w:left w:val="single" w:sz="4" w:space="0" w:color="auto"/>
              <w:bottom w:val="single" w:sz="4" w:space="0" w:color="auto"/>
              <w:right w:val="single" w:sz="4" w:space="0" w:color="auto"/>
            </w:tcBorders>
            <w:shd w:val="clear" w:color="auto" w:fill="auto"/>
            <w:vAlign w:val="center"/>
          </w:tcPr>
          <w:p w14:paraId="004CDF21" w14:textId="77777777" w:rsidR="00DF2ADB" w:rsidRPr="001601A2" w:rsidRDefault="00DF2ADB" w:rsidP="00A45A60">
            <w:pPr>
              <w:widowControl w:val="0"/>
              <w:jc w:val="center"/>
              <w:rPr>
                <w:rFonts w:cs="Arial"/>
                <w:color w:val="000000"/>
                <w:lang w:val="en-GB" w:eastAsia="en-GB"/>
              </w:rPr>
            </w:pPr>
            <w:r w:rsidRPr="001601A2">
              <w:rPr>
                <w:rFonts w:cs="Arial"/>
                <w:color w:val="000000"/>
                <w:lang w:val="en-GB" w:eastAsia="en-GB"/>
              </w:rPr>
              <w:t>Other Income</w:t>
            </w:r>
          </w:p>
        </w:tc>
        <w:tc>
          <w:tcPr>
            <w:tcW w:w="3800" w:type="dxa"/>
            <w:tcBorders>
              <w:top w:val="nil"/>
              <w:left w:val="single" w:sz="4" w:space="0" w:color="auto"/>
              <w:bottom w:val="single" w:sz="4" w:space="0" w:color="auto"/>
              <w:right w:val="single" w:sz="4" w:space="0" w:color="auto"/>
            </w:tcBorders>
            <w:shd w:val="clear" w:color="auto" w:fill="auto"/>
            <w:vAlign w:val="center"/>
          </w:tcPr>
          <w:p w14:paraId="004CDF22" w14:textId="77777777" w:rsidR="00DF2ADB" w:rsidRPr="001601A2" w:rsidRDefault="00DF2ADB" w:rsidP="00A45A60">
            <w:pPr>
              <w:widowControl w:val="0"/>
              <w:jc w:val="center"/>
              <w:rPr>
                <w:rFonts w:cs="Arial"/>
                <w:color w:val="000000"/>
                <w:lang w:val="en-GB" w:eastAsia="en-GB"/>
              </w:rPr>
            </w:pPr>
            <w:r w:rsidRPr="001601A2">
              <w:rPr>
                <w:rFonts w:cs="Arial"/>
                <w:color w:val="000000"/>
                <w:lang w:val="en-GB" w:eastAsia="en-GB"/>
              </w:rPr>
              <w:t>Other Income</w:t>
            </w:r>
          </w:p>
        </w:tc>
      </w:tr>
      <w:tr w:rsidR="00DF2ADB" w:rsidRPr="0016215C" w14:paraId="004CDF28" w14:textId="77777777" w:rsidTr="00E70EFE">
        <w:trPr>
          <w:trHeight w:val="703"/>
          <w:jc w:val="center"/>
        </w:trPr>
        <w:tc>
          <w:tcPr>
            <w:tcW w:w="960" w:type="dxa"/>
            <w:vMerge/>
            <w:tcBorders>
              <w:top w:val="nil"/>
              <w:left w:val="single" w:sz="4" w:space="0" w:color="auto"/>
              <w:bottom w:val="single" w:sz="4" w:space="0" w:color="auto"/>
              <w:right w:val="single" w:sz="4" w:space="0" w:color="auto"/>
            </w:tcBorders>
            <w:vAlign w:val="center"/>
          </w:tcPr>
          <w:p w14:paraId="004CDF24" w14:textId="77777777" w:rsidR="00DF2ADB" w:rsidRPr="001601A2" w:rsidRDefault="00DF2ADB" w:rsidP="00A45A60">
            <w:pPr>
              <w:widowControl w:val="0"/>
              <w:jc w:val="left"/>
              <w:rPr>
                <w:rFonts w:cs="Arial"/>
                <w:color w:val="000000"/>
                <w:lang w:val="en-GB" w:eastAsia="en-GB"/>
              </w:rPr>
            </w:pPr>
          </w:p>
        </w:tc>
        <w:tc>
          <w:tcPr>
            <w:tcW w:w="960" w:type="dxa"/>
            <w:vMerge/>
            <w:tcBorders>
              <w:top w:val="nil"/>
              <w:left w:val="single" w:sz="4" w:space="0" w:color="auto"/>
              <w:bottom w:val="single" w:sz="4" w:space="0" w:color="auto"/>
              <w:right w:val="single" w:sz="4" w:space="0" w:color="auto"/>
            </w:tcBorders>
            <w:vAlign w:val="center"/>
          </w:tcPr>
          <w:p w14:paraId="004CDF25" w14:textId="77777777" w:rsidR="00DF2ADB" w:rsidRPr="001601A2" w:rsidRDefault="00DF2ADB" w:rsidP="00A45A60">
            <w:pPr>
              <w:widowControl w:val="0"/>
              <w:jc w:val="left"/>
              <w:rPr>
                <w:rFonts w:cs="Arial"/>
                <w:color w:val="000000"/>
                <w:lang w:val="en-GB" w:eastAsia="en-GB"/>
              </w:rPr>
            </w:pPr>
          </w:p>
        </w:tc>
        <w:tc>
          <w:tcPr>
            <w:tcW w:w="2483" w:type="dxa"/>
            <w:tcBorders>
              <w:top w:val="nil"/>
              <w:left w:val="single" w:sz="4" w:space="0" w:color="auto"/>
              <w:bottom w:val="single" w:sz="4" w:space="0" w:color="auto"/>
              <w:right w:val="single" w:sz="4" w:space="0" w:color="auto"/>
            </w:tcBorders>
            <w:shd w:val="clear" w:color="auto" w:fill="auto"/>
            <w:vAlign w:val="center"/>
          </w:tcPr>
          <w:p w14:paraId="004CDF26" w14:textId="77777777" w:rsidR="00DF2ADB" w:rsidRPr="001601A2" w:rsidRDefault="00DF2ADB" w:rsidP="00A45A60">
            <w:pPr>
              <w:widowControl w:val="0"/>
              <w:jc w:val="center"/>
              <w:rPr>
                <w:rFonts w:cs="Arial"/>
                <w:color w:val="000000"/>
                <w:lang w:val="en-GB" w:eastAsia="en-GB"/>
              </w:rPr>
            </w:pPr>
            <w:r>
              <w:rPr>
                <w:rFonts w:cs="Arial"/>
                <w:color w:val="000000"/>
                <w:lang w:val="en-GB" w:eastAsia="en-GB"/>
              </w:rPr>
              <w:t>Other Profit Centre</w:t>
            </w:r>
          </w:p>
        </w:tc>
        <w:tc>
          <w:tcPr>
            <w:tcW w:w="3800" w:type="dxa"/>
            <w:tcBorders>
              <w:top w:val="nil"/>
              <w:left w:val="single" w:sz="4" w:space="0" w:color="auto"/>
              <w:bottom w:val="single" w:sz="4" w:space="0" w:color="auto"/>
              <w:right w:val="single" w:sz="4" w:space="0" w:color="auto"/>
            </w:tcBorders>
            <w:shd w:val="clear" w:color="auto" w:fill="auto"/>
            <w:vAlign w:val="center"/>
          </w:tcPr>
          <w:p w14:paraId="004CDF27" w14:textId="77777777" w:rsidR="00DF2ADB" w:rsidRPr="001601A2" w:rsidRDefault="00DF2ADB" w:rsidP="00A45A60">
            <w:pPr>
              <w:widowControl w:val="0"/>
              <w:jc w:val="center"/>
              <w:rPr>
                <w:rFonts w:cs="Arial"/>
                <w:color w:val="000000"/>
                <w:lang w:val="en-GB" w:eastAsia="en-GB"/>
              </w:rPr>
            </w:pPr>
            <w:r>
              <w:rPr>
                <w:rFonts w:cs="Arial"/>
                <w:color w:val="000000"/>
                <w:lang w:val="en-GB" w:eastAsia="en-GB"/>
              </w:rPr>
              <w:t>Other Profit Centre</w:t>
            </w:r>
          </w:p>
        </w:tc>
      </w:tr>
      <w:tr w:rsidR="00DF2ADB" w:rsidRPr="0016215C" w14:paraId="004CDF2D" w14:textId="77777777" w:rsidTr="00EB7255">
        <w:trPr>
          <w:trHeight w:val="300"/>
          <w:jc w:val="center"/>
        </w:trPr>
        <w:tc>
          <w:tcPr>
            <w:tcW w:w="960" w:type="dxa"/>
            <w:vMerge/>
            <w:tcBorders>
              <w:top w:val="nil"/>
              <w:left w:val="single" w:sz="4" w:space="0" w:color="auto"/>
              <w:bottom w:val="single" w:sz="4" w:space="0" w:color="auto"/>
              <w:right w:val="single" w:sz="4" w:space="0" w:color="auto"/>
            </w:tcBorders>
            <w:vAlign w:val="center"/>
            <w:hideMark/>
          </w:tcPr>
          <w:p w14:paraId="004CDF29" w14:textId="77777777" w:rsidR="00DF2ADB" w:rsidRPr="001601A2" w:rsidRDefault="00DF2ADB" w:rsidP="00A45A60">
            <w:pPr>
              <w:widowControl w:val="0"/>
              <w:jc w:val="left"/>
              <w:rPr>
                <w:rFonts w:cs="Arial"/>
                <w:color w:val="000000"/>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14:paraId="004CDF2A" w14:textId="77777777" w:rsidR="00DF2ADB" w:rsidRPr="001601A2" w:rsidRDefault="00DF2ADB" w:rsidP="00A45A60">
            <w:pPr>
              <w:widowControl w:val="0"/>
              <w:jc w:val="left"/>
              <w:rPr>
                <w:rFonts w:cs="Arial"/>
                <w:color w:val="000000"/>
                <w:lang w:val="en-GB" w:eastAsia="en-GB"/>
              </w:rPr>
            </w:pPr>
          </w:p>
        </w:tc>
        <w:tc>
          <w:tcPr>
            <w:tcW w:w="2483" w:type="dxa"/>
            <w:vMerge w:val="restart"/>
            <w:tcBorders>
              <w:top w:val="nil"/>
              <w:left w:val="single" w:sz="4" w:space="0" w:color="auto"/>
              <w:bottom w:val="single" w:sz="4" w:space="0" w:color="auto"/>
              <w:right w:val="single" w:sz="4" w:space="0" w:color="auto"/>
            </w:tcBorders>
            <w:shd w:val="clear" w:color="auto" w:fill="auto"/>
            <w:vAlign w:val="center"/>
            <w:hideMark/>
          </w:tcPr>
          <w:p w14:paraId="004CDF2B" w14:textId="77777777" w:rsidR="00DF2ADB" w:rsidRPr="001601A2" w:rsidRDefault="00DF2ADB" w:rsidP="00A45A60">
            <w:pPr>
              <w:widowControl w:val="0"/>
              <w:jc w:val="center"/>
              <w:rPr>
                <w:rFonts w:cs="Arial"/>
                <w:color w:val="000000"/>
                <w:lang w:val="en-GB" w:eastAsia="en-GB"/>
              </w:rPr>
            </w:pPr>
            <w:r>
              <w:rPr>
                <w:rFonts w:cs="Arial"/>
                <w:color w:val="000000"/>
                <w:lang w:val="en-GB" w:eastAsia="en-GB"/>
              </w:rPr>
              <w:t>Consolidation</w:t>
            </w:r>
          </w:p>
        </w:tc>
        <w:tc>
          <w:tcPr>
            <w:tcW w:w="3800" w:type="dxa"/>
            <w:vMerge w:val="restart"/>
            <w:tcBorders>
              <w:top w:val="nil"/>
              <w:left w:val="single" w:sz="4" w:space="0" w:color="auto"/>
              <w:bottom w:val="single" w:sz="4" w:space="0" w:color="auto"/>
              <w:right w:val="single" w:sz="4" w:space="0" w:color="auto"/>
            </w:tcBorders>
            <w:shd w:val="clear" w:color="auto" w:fill="auto"/>
            <w:vAlign w:val="center"/>
            <w:hideMark/>
          </w:tcPr>
          <w:p w14:paraId="004CDF2C" w14:textId="77777777" w:rsidR="00DF2ADB" w:rsidRPr="001601A2" w:rsidRDefault="00DF2ADB" w:rsidP="00A45A60">
            <w:pPr>
              <w:widowControl w:val="0"/>
              <w:jc w:val="center"/>
              <w:rPr>
                <w:rFonts w:cs="Arial"/>
                <w:color w:val="000000"/>
                <w:lang w:val="en-GB" w:eastAsia="en-GB"/>
              </w:rPr>
            </w:pPr>
            <w:r>
              <w:rPr>
                <w:rFonts w:cs="Arial"/>
                <w:color w:val="000000"/>
                <w:lang w:val="en-GB" w:eastAsia="en-GB"/>
              </w:rPr>
              <w:t>Consolidation</w:t>
            </w:r>
          </w:p>
        </w:tc>
      </w:tr>
      <w:tr w:rsidR="00DF2ADB" w:rsidRPr="0016215C" w14:paraId="004CDF32" w14:textId="77777777" w:rsidTr="00EB7255">
        <w:trPr>
          <w:trHeight w:val="300"/>
          <w:jc w:val="center"/>
        </w:trPr>
        <w:tc>
          <w:tcPr>
            <w:tcW w:w="960" w:type="dxa"/>
            <w:vMerge/>
            <w:tcBorders>
              <w:top w:val="nil"/>
              <w:left w:val="single" w:sz="4" w:space="0" w:color="auto"/>
              <w:bottom w:val="single" w:sz="4" w:space="0" w:color="auto"/>
              <w:right w:val="single" w:sz="4" w:space="0" w:color="auto"/>
            </w:tcBorders>
            <w:vAlign w:val="center"/>
          </w:tcPr>
          <w:p w14:paraId="004CDF2E" w14:textId="77777777" w:rsidR="00DF2ADB" w:rsidRPr="001601A2" w:rsidRDefault="00DF2ADB" w:rsidP="00A45A60">
            <w:pPr>
              <w:widowControl w:val="0"/>
              <w:jc w:val="left"/>
              <w:rPr>
                <w:rFonts w:cs="Arial"/>
                <w:color w:val="000000"/>
                <w:lang w:val="en-GB" w:eastAsia="en-GB"/>
              </w:rPr>
            </w:pPr>
          </w:p>
        </w:tc>
        <w:tc>
          <w:tcPr>
            <w:tcW w:w="960" w:type="dxa"/>
            <w:vMerge/>
            <w:tcBorders>
              <w:top w:val="nil"/>
              <w:left w:val="single" w:sz="4" w:space="0" w:color="auto"/>
              <w:bottom w:val="single" w:sz="4" w:space="0" w:color="auto"/>
              <w:right w:val="single" w:sz="4" w:space="0" w:color="auto"/>
            </w:tcBorders>
            <w:vAlign w:val="center"/>
          </w:tcPr>
          <w:p w14:paraId="004CDF2F" w14:textId="77777777" w:rsidR="00DF2ADB" w:rsidRPr="001601A2" w:rsidRDefault="00DF2ADB" w:rsidP="00A45A60">
            <w:pPr>
              <w:widowControl w:val="0"/>
              <w:jc w:val="left"/>
              <w:rPr>
                <w:rFonts w:cs="Arial"/>
                <w:color w:val="000000"/>
                <w:lang w:val="en-GB" w:eastAsia="en-GB"/>
              </w:rPr>
            </w:pPr>
          </w:p>
        </w:tc>
        <w:tc>
          <w:tcPr>
            <w:tcW w:w="2483" w:type="dxa"/>
            <w:vMerge/>
            <w:tcBorders>
              <w:top w:val="nil"/>
              <w:left w:val="single" w:sz="4" w:space="0" w:color="auto"/>
              <w:bottom w:val="single" w:sz="4" w:space="0" w:color="auto"/>
              <w:right w:val="single" w:sz="4" w:space="0" w:color="auto"/>
            </w:tcBorders>
            <w:shd w:val="clear" w:color="auto" w:fill="auto"/>
            <w:vAlign w:val="center"/>
          </w:tcPr>
          <w:p w14:paraId="004CDF30" w14:textId="77777777" w:rsidR="00DF2ADB" w:rsidRPr="001601A2" w:rsidRDefault="00DF2ADB" w:rsidP="00A45A60">
            <w:pPr>
              <w:widowControl w:val="0"/>
              <w:jc w:val="center"/>
              <w:rPr>
                <w:rFonts w:cs="Arial"/>
                <w:color w:val="000000"/>
                <w:lang w:val="en-GB" w:eastAsia="en-GB"/>
              </w:rPr>
            </w:pPr>
          </w:p>
        </w:tc>
        <w:tc>
          <w:tcPr>
            <w:tcW w:w="3800" w:type="dxa"/>
            <w:vMerge/>
            <w:tcBorders>
              <w:top w:val="nil"/>
              <w:left w:val="single" w:sz="4" w:space="0" w:color="auto"/>
              <w:bottom w:val="single" w:sz="4" w:space="0" w:color="auto"/>
              <w:right w:val="single" w:sz="4" w:space="0" w:color="auto"/>
            </w:tcBorders>
            <w:shd w:val="clear" w:color="auto" w:fill="auto"/>
            <w:vAlign w:val="center"/>
          </w:tcPr>
          <w:p w14:paraId="004CDF31" w14:textId="77777777" w:rsidR="00DF2ADB" w:rsidRPr="001601A2" w:rsidRDefault="00DF2ADB" w:rsidP="00A45A60">
            <w:pPr>
              <w:widowControl w:val="0"/>
              <w:jc w:val="center"/>
              <w:rPr>
                <w:rFonts w:cs="Arial"/>
                <w:color w:val="000000"/>
                <w:lang w:val="en-GB" w:eastAsia="en-GB"/>
              </w:rPr>
            </w:pPr>
          </w:p>
        </w:tc>
      </w:tr>
      <w:tr w:rsidR="00DF2ADB" w:rsidRPr="0016215C" w14:paraId="004CDF37" w14:textId="77777777" w:rsidTr="00EB7255">
        <w:trPr>
          <w:trHeight w:val="300"/>
          <w:jc w:val="center"/>
        </w:trPr>
        <w:tc>
          <w:tcPr>
            <w:tcW w:w="960" w:type="dxa"/>
            <w:vMerge/>
            <w:tcBorders>
              <w:top w:val="nil"/>
              <w:left w:val="single" w:sz="4" w:space="0" w:color="auto"/>
              <w:bottom w:val="single" w:sz="4" w:space="0" w:color="auto"/>
              <w:right w:val="single" w:sz="4" w:space="0" w:color="auto"/>
            </w:tcBorders>
            <w:vAlign w:val="center"/>
            <w:hideMark/>
          </w:tcPr>
          <w:p w14:paraId="004CDF33" w14:textId="77777777" w:rsidR="00DF2ADB" w:rsidRPr="0016215C" w:rsidRDefault="00DF2ADB" w:rsidP="00A45A60">
            <w:pPr>
              <w:widowControl w:val="0"/>
              <w:jc w:val="left"/>
              <w:rPr>
                <w:rFonts w:ascii="Arial" w:hAnsi="Arial" w:cs="Arial"/>
                <w:color w:val="000000"/>
                <w:sz w:val="16"/>
                <w:szCs w:val="16"/>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14:paraId="004CDF34" w14:textId="77777777" w:rsidR="00DF2ADB" w:rsidRPr="0016215C" w:rsidRDefault="00DF2ADB" w:rsidP="00A45A60">
            <w:pPr>
              <w:widowControl w:val="0"/>
              <w:jc w:val="left"/>
              <w:rPr>
                <w:rFonts w:ascii="Arial" w:hAnsi="Arial" w:cs="Arial"/>
                <w:color w:val="000000"/>
                <w:sz w:val="16"/>
                <w:szCs w:val="16"/>
                <w:lang w:val="en-GB" w:eastAsia="en-GB"/>
              </w:rPr>
            </w:pPr>
          </w:p>
        </w:tc>
        <w:tc>
          <w:tcPr>
            <w:tcW w:w="2483" w:type="dxa"/>
            <w:vMerge/>
            <w:tcBorders>
              <w:top w:val="nil"/>
              <w:left w:val="single" w:sz="4" w:space="0" w:color="auto"/>
              <w:bottom w:val="single" w:sz="4" w:space="0" w:color="auto"/>
              <w:right w:val="single" w:sz="4" w:space="0" w:color="auto"/>
            </w:tcBorders>
            <w:vAlign w:val="center"/>
            <w:hideMark/>
          </w:tcPr>
          <w:p w14:paraId="004CDF35" w14:textId="77777777" w:rsidR="00DF2ADB" w:rsidRPr="0016215C" w:rsidRDefault="00DF2ADB" w:rsidP="00A45A60">
            <w:pPr>
              <w:widowControl w:val="0"/>
              <w:jc w:val="left"/>
              <w:rPr>
                <w:rFonts w:ascii="Arial" w:hAnsi="Arial" w:cs="Arial"/>
                <w:color w:val="000000"/>
                <w:sz w:val="16"/>
                <w:szCs w:val="16"/>
                <w:lang w:val="en-GB" w:eastAsia="en-GB"/>
              </w:rPr>
            </w:pPr>
          </w:p>
        </w:tc>
        <w:tc>
          <w:tcPr>
            <w:tcW w:w="3800" w:type="dxa"/>
            <w:vMerge/>
            <w:tcBorders>
              <w:top w:val="nil"/>
              <w:left w:val="single" w:sz="4" w:space="0" w:color="auto"/>
              <w:bottom w:val="single" w:sz="4" w:space="0" w:color="auto"/>
              <w:right w:val="single" w:sz="4" w:space="0" w:color="auto"/>
            </w:tcBorders>
            <w:vAlign w:val="center"/>
            <w:hideMark/>
          </w:tcPr>
          <w:p w14:paraId="004CDF36" w14:textId="77777777" w:rsidR="00DF2ADB" w:rsidRPr="0016215C" w:rsidRDefault="00DF2ADB" w:rsidP="00A45A60">
            <w:pPr>
              <w:widowControl w:val="0"/>
              <w:jc w:val="left"/>
              <w:rPr>
                <w:rFonts w:ascii="Arial" w:hAnsi="Arial" w:cs="Arial"/>
                <w:color w:val="000000"/>
                <w:sz w:val="16"/>
                <w:szCs w:val="16"/>
                <w:lang w:val="en-GB" w:eastAsia="en-GB"/>
              </w:rPr>
            </w:pPr>
          </w:p>
        </w:tc>
      </w:tr>
      <w:tr w:rsidR="00DF2ADB" w:rsidRPr="0016215C" w14:paraId="004CDF3C" w14:textId="77777777" w:rsidTr="00E70EFE">
        <w:trPr>
          <w:trHeight w:val="184"/>
          <w:jc w:val="center"/>
        </w:trPr>
        <w:tc>
          <w:tcPr>
            <w:tcW w:w="960" w:type="dxa"/>
            <w:vMerge/>
            <w:tcBorders>
              <w:top w:val="nil"/>
              <w:left w:val="single" w:sz="4" w:space="0" w:color="auto"/>
              <w:bottom w:val="single" w:sz="4" w:space="0" w:color="auto"/>
              <w:right w:val="single" w:sz="4" w:space="0" w:color="auto"/>
            </w:tcBorders>
            <w:vAlign w:val="center"/>
            <w:hideMark/>
          </w:tcPr>
          <w:p w14:paraId="004CDF38" w14:textId="77777777" w:rsidR="00DF2ADB" w:rsidRPr="0016215C" w:rsidRDefault="00DF2ADB" w:rsidP="00A45A60">
            <w:pPr>
              <w:widowControl w:val="0"/>
              <w:jc w:val="left"/>
              <w:rPr>
                <w:rFonts w:ascii="Arial" w:hAnsi="Arial" w:cs="Arial"/>
                <w:color w:val="000000"/>
                <w:sz w:val="16"/>
                <w:szCs w:val="16"/>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14:paraId="004CDF39" w14:textId="77777777" w:rsidR="00DF2ADB" w:rsidRPr="0016215C" w:rsidRDefault="00DF2ADB" w:rsidP="00A45A60">
            <w:pPr>
              <w:widowControl w:val="0"/>
              <w:jc w:val="left"/>
              <w:rPr>
                <w:rFonts w:ascii="Arial" w:hAnsi="Arial" w:cs="Arial"/>
                <w:color w:val="000000"/>
                <w:sz w:val="16"/>
                <w:szCs w:val="16"/>
                <w:lang w:val="en-GB" w:eastAsia="en-GB"/>
              </w:rPr>
            </w:pPr>
          </w:p>
        </w:tc>
        <w:tc>
          <w:tcPr>
            <w:tcW w:w="2483" w:type="dxa"/>
            <w:vMerge/>
            <w:tcBorders>
              <w:top w:val="nil"/>
              <w:left w:val="single" w:sz="4" w:space="0" w:color="auto"/>
              <w:bottom w:val="single" w:sz="4" w:space="0" w:color="auto"/>
              <w:right w:val="single" w:sz="4" w:space="0" w:color="auto"/>
            </w:tcBorders>
            <w:vAlign w:val="center"/>
            <w:hideMark/>
          </w:tcPr>
          <w:p w14:paraId="004CDF3A" w14:textId="77777777" w:rsidR="00DF2ADB" w:rsidRPr="0016215C" w:rsidRDefault="00DF2ADB" w:rsidP="00A45A60">
            <w:pPr>
              <w:widowControl w:val="0"/>
              <w:jc w:val="left"/>
              <w:rPr>
                <w:rFonts w:ascii="Arial" w:hAnsi="Arial" w:cs="Arial"/>
                <w:color w:val="000000"/>
                <w:sz w:val="16"/>
                <w:szCs w:val="16"/>
                <w:lang w:val="en-GB" w:eastAsia="en-GB"/>
              </w:rPr>
            </w:pPr>
          </w:p>
        </w:tc>
        <w:tc>
          <w:tcPr>
            <w:tcW w:w="3800" w:type="dxa"/>
            <w:vMerge/>
            <w:tcBorders>
              <w:top w:val="nil"/>
              <w:left w:val="single" w:sz="4" w:space="0" w:color="auto"/>
              <w:bottom w:val="single" w:sz="4" w:space="0" w:color="auto"/>
              <w:right w:val="single" w:sz="4" w:space="0" w:color="auto"/>
            </w:tcBorders>
            <w:vAlign w:val="center"/>
            <w:hideMark/>
          </w:tcPr>
          <w:p w14:paraId="004CDF3B" w14:textId="77777777" w:rsidR="00DF2ADB" w:rsidRPr="0016215C" w:rsidRDefault="00DF2ADB" w:rsidP="00A45A60">
            <w:pPr>
              <w:widowControl w:val="0"/>
              <w:jc w:val="left"/>
              <w:rPr>
                <w:rFonts w:ascii="Arial" w:hAnsi="Arial" w:cs="Arial"/>
                <w:color w:val="000000"/>
                <w:sz w:val="16"/>
                <w:szCs w:val="16"/>
                <w:lang w:val="en-GB" w:eastAsia="en-GB"/>
              </w:rPr>
            </w:pPr>
          </w:p>
        </w:tc>
      </w:tr>
    </w:tbl>
    <w:p w14:paraId="004CDF3D" w14:textId="77777777" w:rsidR="00837CC5" w:rsidRDefault="00837CC5" w:rsidP="00A45A60">
      <w:pPr>
        <w:widowControl w:val="0"/>
        <w:rPr>
          <w:lang w:val="en-GB"/>
        </w:rPr>
      </w:pPr>
    </w:p>
    <w:p w14:paraId="004CDF3E" w14:textId="77777777" w:rsidR="001601A2" w:rsidRDefault="001601A2" w:rsidP="00A45A60">
      <w:pPr>
        <w:widowControl w:val="0"/>
      </w:pPr>
    </w:p>
    <w:p w14:paraId="004CDF3F" w14:textId="77777777" w:rsidR="001601A2" w:rsidRDefault="008C2997" w:rsidP="00A45A60">
      <w:pPr>
        <w:widowControl w:val="0"/>
      </w:pPr>
      <w:r>
        <w:t xml:space="preserve">An extra node may be created for the DUMMY to be assigned or just assigned to the highest level of the hierarchy. This will be confirmed during </w:t>
      </w:r>
      <w:r w:rsidR="00A83B5C">
        <w:t>Realisation.</w:t>
      </w:r>
      <w:r>
        <w:t xml:space="preserve"> </w:t>
      </w:r>
    </w:p>
    <w:p w14:paraId="004CDF40" w14:textId="77777777" w:rsidR="001601A2" w:rsidRDefault="001601A2" w:rsidP="00A45A60">
      <w:pPr>
        <w:widowControl w:val="0"/>
      </w:pPr>
    </w:p>
    <w:p w14:paraId="004CDF41" w14:textId="77777777" w:rsidR="001601A2" w:rsidRDefault="001601A2" w:rsidP="00A45A60">
      <w:pPr>
        <w:widowControl w:val="0"/>
      </w:pPr>
    </w:p>
    <w:p w14:paraId="004CDF42" w14:textId="77777777" w:rsidR="001601A2" w:rsidRDefault="001601A2" w:rsidP="00A45A60">
      <w:pPr>
        <w:widowControl w:val="0"/>
      </w:pPr>
    </w:p>
    <w:p w14:paraId="004CDF43" w14:textId="77777777" w:rsidR="001601A2" w:rsidRDefault="001601A2" w:rsidP="00A45A60">
      <w:pPr>
        <w:widowControl w:val="0"/>
      </w:pPr>
    </w:p>
    <w:p w14:paraId="004CDF44" w14:textId="77777777" w:rsidR="001601A2" w:rsidRDefault="001601A2" w:rsidP="00A45A60">
      <w:pPr>
        <w:widowControl w:val="0"/>
      </w:pPr>
    </w:p>
    <w:p w14:paraId="004CDF45" w14:textId="77777777" w:rsidR="0016215C" w:rsidRDefault="0016215C" w:rsidP="00A45A60">
      <w:pPr>
        <w:widowControl w:val="0"/>
      </w:pPr>
      <w:r>
        <w:t xml:space="preserve">The following </w:t>
      </w:r>
      <w:r w:rsidR="001601A2">
        <w:t>schematic</w:t>
      </w:r>
      <w:r>
        <w:t xml:space="preserve"> depicts how the </w:t>
      </w:r>
      <w:r w:rsidR="00567817">
        <w:t>Profit Centre</w:t>
      </w:r>
      <w:r>
        <w:t xml:space="preserve"> master record (red boxes) will be assigned to the node.</w:t>
      </w:r>
    </w:p>
    <w:p w14:paraId="004CDF46" w14:textId="77777777" w:rsidR="0016215C" w:rsidRDefault="0016215C" w:rsidP="00A45A60">
      <w:pPr>
        <w:widowControl w:val="0"/>
      </w:pPr>
    </w:p>
    <w:p w14:paraId="004CDF47" w14:textId="77777777" w:rsidR="0016215C" w:rsidRDefault="0016215C" w:rsidP="00A45A60">
      <w:pPr>
        <w:widowControl w:val="0"/>
      </w:pPr>
    </w:p>
    <w:p w14:paraId="004CDF48" w14:textId="77777777" w:rsidR="0016215C" w:rsidRDefault="0016215C" w:rsidP="00A45A60">
      <w:pPr>
        <w:widowControl w:val="0"/>
      </w:pPr>
    </w:p>
    <w:p w14:paraId="004CDF49" w14:textId="77777777" w:rsidR="00E03144" w:rsidRPr="00D14ED9" w:rsidRDefault="00137C23" w:rsidP="00A45A60">
      <w:pPr>
        <w:widowControl w:val="0"/>
        <w:rPr>
          <w:color w:val="FF0000"/>
          <w:lang w:val="en-GB"/>
        </w:rPr>
        <w:sectPr w:rsidR="00E03144" w:rsidRPr="00D14ED9" w:rsidSect="00A9328D">
          <w:pgSz w:w="11906" w:h="16838" w:code="9"/>
          <w:pgMar w:top="2659" w:right="1418" w:bottom="1418" w:left="1418" w:header="709" w:footer="357" w:gutter="0"/>
          <w:cols w:space="708"/>
          <w:docGrid w:linePitch="360"/>
        </w:sectPr>
      </w:pPr>
      <w:r>
        <w:rPr>
          <w:color w:val="FF0000"/>
          <w:lang w:val="en-GB"/>
        </w:rPr>
        <w:object w:dxaOrig="12826" w:dyaOrig="9045" w14:anchorId="004CE7A1">
          <v:shape id="_x0000_i1027" type="#_x0000_t75" style="width:424.5pt;height:5in" o:ole="">
            <v:imagedata r:id="rId17" o:title=""/>
          </v:shape>
          <o:OLEObject Type="Embed" ProgID="Visio.Drawing.15" ShapeID="_x0000_i1027" DrawAspect="Content" ObjectID="_1557727760" r:id="rId18"/>
        </w:object>
      </w:r>
    </w:p>
    <w:p w14:paraId="004CDF4A" w14:textId="77777777" w:rsidR="00FE3170" w:rsidRDefault="00FE3170" w:rsidP="00A45A60">
      <w:pPr>
        <w:widowControl w:val="0"/>
        <w:jc w:val="left"/>
        <w:rPr>
          <w:lang w:val="en-GB"/>
        </w:rPr>
      </w:pPr>
    </w:p>
    <w:p w14:paraId="004CDF4B" w14:textId="77777777" w:rsidR="00FE3170" w:rsidRDefault="00FE3170" w:rsidP="00A45A60">
      <w:pPr>
        <w:widowControl w:val="0"/>
        <w:rPr>
          <w:b/>
          <w:u w:val="single"/>
          <w:lang w:bidi="en-US"/>
        </w:rPr>
      </w:pPr>
    </w:p>
    <w:p w14:paraId="004CDF4C" w14:textId="77777777" w:rsidR="00FE3170" w:rsidRDefault="00FE3170" w:rsidP="00A45A60">
      <w:pPr>
        <w:widowControl w:val="0"/>
        <w:jc w:val="left"/>
        <w:rPr>
          <w:lang w:val="en-GB"/>
        </w:rPr>
      </w:pPr>
    </w:p>
    <w:p w14:paraId="004CDF4D" w14:textId="77777777" w:rsidR="00D15CCA" w:rsidRDefault="00D15CCA" w:rsidP="00A45A60">
      <w:pPr>
        <w:widowControl w:val="0"/>
        <w:jc w:val="left"/>
        <w:rPr>
          <w:lang w:val="en-GB"/>
        </w:rPr>
      </w:pPr>
      <w:r>
        <w:rPr>
          <w:lang w:val="en-GB"/>
        </w:rPr>
        <w:t xml:space="preserve">The following standard hierarchy will be created for </w:t>
      </w:r>
      <w:r w:rsidR="00567817">
        <w:rPr>
          <w:lang w:val="en-GB"/>
        </w:rPr>
        <w:t>Cost Centre</w:t>
      </w:r>
      <w:r>
        <w:rPr>
          <w:lang w:val="en-GB"/>
        </w:rPr>
        <w:t>s.</w:t>
      </w:r>
    </w:p>
    <w:p w14:paraId="004CDF4E" w14:textId="77777777" w:rsidR="00D15CCA" w:rsidRDefault="00D15CCA" w:rsidP="00A45A60">
      <w:pPr>
        <w:widowControl w:val="0"/>
        <w:jc w:val="left"/>
        <w:rPr>
          <w:lang w:val="en-GB"/>
        </w:rPr>
      </w:pPr>
    </w:p>
    <w:tbl>
      <w:tblPr>
        <w:tblW w:w="7797" w:type="dxa"/>
        <w:tblInd w:w="-10" w:type="dxa"/>
        <w:tblLook w:val="04A0" w:firstRow="1" w:lastRow="0" w:firstColumn="1" w:lastColumn="0" w:noHBand="0" w:noVBand="1"/>
      </w:tblPr>
      <w:tblGrid>
        <w:gridCol w:w="960"/>
        <w:gridCol w:w="960"/>
        <w:gridCol w:w="2191"/>
        <w:gridCol w:w="3686"/>
      </w:tblGrid>
      <w:tr w:rsidR="005B2A78" w:rsidRPr="005B2A78" w14:paraId="004CDF53" w14:textId="77777777" w:rsidTr="00A45A60">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595959" w:themeFill="text1" w:themeFillTint="A6"/>
            <w:vAlign w:val="center"/>
            <w:hideMark/>
          </w:tcPr>
          <w:p w14:paraId="004CDF4F" w14:textId="77777777" w:rsidR="005B2A78" w:rsidRPr="001601A2" w:rsidRDefault="005B2A78" w:rsidP="00A45A60">
            <w:pPr>
              <w:widowControl w:val="0"/>
              <w:jc w:val="center"/>
              <w:rPr>
                <w:rFonts w:cs="Arial"/>
                <w:b/>
                <w:bCs/>
                <w:color w:val="FFFFFF" w:themeColor="background1"/>
                <w:lang w:val="en-GB" w:eastAsia="en-GB"/>
              </w:rPr>
            </w:pPr>
            <w:r w:rsidRPr="001601A2">
              <w:rPr>
                <w:rFonts w:cs="Arial"/>
                <w:b/>
                <w:bCs/>
                <w:color w:val="FFFFFF" w:themeColor="background1"/>
                <w:lang w:val="en-GB" w:eastAsia="en-GB"/>
              </w:rPr>
              <w:t>Level 1</w:t>
            </w:r>
          </w:p>
        </w:tc>
        <w:tc>
          <w:tcPr>
            <w:tcW w:w="960" w:type="dxa"/>
            <w:tcBorders>
              <w:top w:val="single" w:sz="8" w:space="0" w:color="auto"/>
              <w:left w:val="nil"/>
              <w:bottom w:val="single" w:sz="8" w:space="0" w:color="auto"/>
              <w:right w:val="single" w:sz="8" w:space="0" w:color="auto"/>
            </w:tcBorders>
            <w:shd w:val="clear" w:color="auto" w:fill="595959" w:themeFill="text1" w:themeFillTint="A6"/>
            <w:vAlign w:val="center"/>
            <w:hideMark/>
          </w:tcPr>
          <w:p w14:paraId="004CDF50" w14:textId="77777777" w:rsidR="005B2A78" w:rsidRPr="001601A2" w:rsidRDefault="005B2A78" w:rsidP="00A45A60">
            <w:pPr>
              <w:widowControl w:val="0"/>
              <w:jc w:val="center"/>
              <w:rPr>
                <w:rFonts w:cs="Arial"/>
                <w:b/>
                <w:bCs/>
                <w:color w:val="FFFFFF" w:themeColor="background1"/>
                <w:lang w:val="en-GB" w:eastAsia="en-GB"/>
              </w:rPr>
            </w:pPr>
            <w:r w:rsidRPr="001601A2">
              <w:rPr>
                <w:rFonts w:cs="Arial"/>
                <w:b/>
                <w:bCs/>
                <w:color w:val="FFFFFF" w:themeColor="background1"/>
                <w:lang w:val="en-GB" w:eastAsia="en-GB"/>
              </w:rPr>
              <w:t>Level 2</w:t>
            </w:r>
          </w:p>
        </w:tc>
        <w:tc>
          <w:tcPr>
            <w:tcW w:w="2191" w:type="dxa"/>
            <w:tcBorders>
              <w:top w:val="single" w:sz="8" w:space="0" w:color="auto"/>
              <w:left w:val="nil"/>
              <w:bottom w:val="single" w:sz="4" w:space="0" w:color="auto"/>
              <w:right w:val="single" w:sz="8" w:space="0" w:color="auto"/>
            </w:tcBorders>
            <w:shd w:val="clear" w:color="auto" w:fill="595959" w:themeFill="text1" w:themeFillTint="A6"/>
            <w:vAlign w:val="center"/>
            <w:hideMark/>
          </w:tcPr>
          <w:p w14:paraId="004CDF51" w14:textId="77777777" w:rsidR="005B2A78" w:rsidRPr="001601A2" w:rsidRDefault="005B2A78" w:rsidP="00A45A60">
            <w:pPr>
              <w:widowControl w:val="0"/>
              <w:jc w:val="center"/>
              <w:rPr>
                <w:rFonts w:cs="Arial"/>
                <w:b/>
                <w:bCs/>
                <w:color w:val="FFFFFF" w:themeColor="background1"/>
                <w:lang w:val="en-GB" w:eastAsia="en-GB"/>
              </w:rPr>
            </w:pPr>
            <w:r w:rsidRPr="001601A2">
              <w:rPr>
                <w:rFonts w:cs="Arial"/>
                <w:b/>
                <w:bCs/>
                <w:color w:val="FFFFFF" w:themeColor="background1"/>
                <w:lang w:val="en-GB" w:eastAsia="en-GB"/>
              </w:rPr>
              <w:t>Level 3</w:t>
            </w:r>
          </w:p>
        </w:tc>
        <w:tc>
          <w:tcPr>
            <w:tcW w:w="3686" w:type="dxa"/>
            <w:tcBorders>
              <w:top w:val="single" w:sz="8" w:space="0" w:color="auto"/>
              <w:left w:val="nil"/>
              <w:bottom w:val="single" w:sz="4" w:space="0" w:color="auto"/>
              <w:right w:val="single" w:sz="8" w:space="0" w:color="auto"/>
            </w:tcBorders>
            <w:shd w:val="clear" w:color="auto" w:fill="595959" w:themeFill="text1" w:themeFillTint="A6"/>
            <w:vAlign w:val="center"/>
            <w:hideMark/>
          </w:tcPr>
          <w:p w14:paraId="004CDF52" w14:textId="77777777" w:rsidR="005B2A78" w:rsidRPr="001601A2" w:rsidRDefault="005B2A78" w:rsidP="00A45A60">
            <w:pPr>
              <w:widowControl w:val="0"/>
              <w:jc w:val="center"/>
              <w:rPr>
                <w:rFonts w:cs="Arial"/>
                <w:b/>
                <w:bCs/>
                <w:color w:val="FFFFFF" w:themeColor="background1"/>
                <w:lang w:val="en-GB" w:eastAsia="en-GB"/>
              </w:rPr>
            </w:pPr>
            <w:r w:rsidRPr="001601A2">
              <w:rPr>
                <w:rFonts w:cs="Arial"/>
                <w:b/>
                <w:bCs/>
                <w:color w:val="FFFFFF" w:themeColor="background1"/>
                <w:lang w:val="en-GB" w:eastAsia="en-GB"/>
              </w:rPr>
              <w:t>Level 4</w:t>
            </w:r>
          </w:p>
        </w:tc>
      </w:tr>
      <w:tr w:rsidR="005B2A78" w:rsidRPr="005B2A78" w14:paraId="004CDF58" w14:textId="77777777" w:rsidTr="001601A2">
        <w:trPr>
          <w:trHeight w:val="300"/>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004CDF54" w14:textId="77777777" w:rsidR="005B2A78" w:rsidRPr="001601A2" w:rsidRDefault="00C169E4" w:rsidP="00A45A60">
            <w:pPr>
              <w:widowControl w:val="0"/>
              <w:jc w:val="center"/>
              <w:rPr>
                <w:rFonts w:cs="Arial"/>
                <w:color w:val="000000"/>
                <w:lang w:val="en-GB" w:eastAsia="en-GB"/>
              </w:rPr>
            </w:pPr>
            <w:r w:rsidRPr="001601A2">
              <w:rPr>
                <w:rFonts w:cs="Arial"/>
                <w:color w:val="000000"/>
                <w:lang w:val="en-GB" w:eastAsia="en-GB"/>
              </w:rPr>
              <w:t>e</w:t>
            </w:r>
            <w:r w:rsidR="005B2A78" w:rsidRPr="001601A2">
              <w:rPr>
                <w:rFonts w:cs="Arial"/>
                <w:color w:val="000000"/>
                <w:lang w:val="en-GB" w:eastAsia="en-GB"/>
              </w:rPr>
              <w:t>xertis</w:t>
            </w:r>
          </w:p>
        </w:tc>
        <w:tc>
          <w:tcPr>
            <w:tcW w:w="960" w:type="dxa"/>
            <w:vMerge w:val="restart"/>
            <w:tcBorders>
              <w:top w:val="nil"/>
              <w:left w:val="single" w:sz="8" w:space="0" w:color="auto"/>
              <w:bottom w:val="single" w:sz="8" w:space="0" w:color="000000"/>
              <w:right w:val="single" w:sz="4" w:space="0" w:color="auto"/>
            </w:tcBorders>
            <w:shd w:val="clear" w:color="auto" w:fill="auto"/>
            <w:vAlign w:val="center"/>
            <w:hideMark/>
          </w:tcPr>
          <w:p w14:paraId="004CDF55" w14:textId="77777777" w:rsidR="005B2A78" w:rsidRPr="001601A2" w:rsidRDefault="00C169E4" w:rsidP="00A45A60">
            <w:pPr>
              <w:widowControl w:val="0"/>
              <w:jc w:val="center"/>
              <w:rPr>
                <w:rFonts w:cs="Arial"/>
                <w:color w:val="000000"/>
                <w:lang w:val="en-GB" w:eastAsia="en-GB"/>
              </w:rPr>
            </w:pPr>
            <w:r w:rsidRPr="001601A2">
              <w:rPr>
                <w:rFonts w:cs="Arial"/>
                <w:color w:val="000000"/>
                <w:lang w:val="en-GB" w:eastAsia="en-GB"/>
              </w:rPr>
              <w:t>e</w:t>
            </w:r>
            <w:r w:rsidR="005B2A78" w:rsidRPr="001601A2">
              <w:rPr>
                <w:rFonts w:cs="Arial"/>
                <w:color w:val="000000"/>
                <w:lang w:val="en-GB" w:eastAsia="en-GB"/>
              </w:rPr>
              <w:t>xertis UK</w:t>
            </w:r>
          </w:p>
        </w:tc>
        <w:tc>
          <w:tcPr>
            <w:tcW w:w="21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04CDF56" w14:textId="77777777" w:rsidR="005B2A78" w:rsidRPr="001601A2" w:rsidRDefault="001601A2" w:rsidP="00A45A60">
            <w:pPr>
              <w:widowControl w:val="0"/>
              <w:jc w:val="center"/>
              <w:rPr>
                <w:rFonts w:cs="Arial"/>
                <w:color w:val="000000"/>
                <w:lang w:val="en-GB" w:eastAsia="en-GB"/>
              </w:rPr>
            </w:pPr>
            <w:r>
              <w:rPr>
                <w:rFonts w:cs="Arial"/>
                <w:color w:val="000000"/>
                <w:lang w:val="en-GB" w:eastAsia="en-GB"/>
              </w:rPr>
              <w:t>Business-</w:t>
            </w:r>
            <w:r w:rsidR="005B2A78" w:rsidRPr="001601A2">
              <w:rPr>
                <w:rFonts w:cs="Arial"/>
                <w:color w:val="000000"/>
                <w:lang w:val="en-GB" w:eastAsia="en-GB"/>
              </w:rPr>
              <w:t>To</w:t>
            </w:r>
            <w:r>
              <w:rPr>
                <w:rFonts w:cs="Arial"/>
                <w:color w:val="000000"/>
                <w:lang w:val="en-GB" w:eastAsia="en-GB"/>
              </w:rPr>
              <w:t>-</w:t>
            </w:r>
            <w:r w:rsidR="005B2A78" w:rsidRPr="001601A2">
              <w:rPr>
                <w:rFonts w:cs="Arial"/>
                <w:color w:val="000000"/>
                <w:lang w:val="en-GB" w:eastAsia="en-GB"/>
              </w:rPr>
              <w:t>Business</w:t>
            </w:r>
          </w:p>
        </w:tc>
        <w:tc>
          <w:tcPr>
            <w:tcW w:w="36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04CDF57" w14:textId="77777777" w:rsidR="005B2A78" w:rsidRPr="001601A2" w:rsidRDefault="005B2A78" w:rsidP="00A45A60">
            <w:pPr>
              <w:widowControl w:val="0"/>
              <w:jc w:val="center"/>
              <w:rPr>
                <w:rFonts w:cs="Arial"/>
                <w:color w:val="000000"/>
                <w:lang w:val="en-GB" w:eastAsia="en-GB"/>
              </w:rPr>
            </w:pPr>
            <w:r w:rsidRPr="001601A2">
              <w:rPr>
                <w:rFonts w:cs="Arial"/>
                <w:color w:val="000000"/>
                <w:lang w:val="en-GB" w:eastAsia="en-GB"/>
              </w:rPr>
              <w:t>Business To Business - General</w:t>
            </w:r>
          </w:p>
        </w:tc>
      </w:tr>
      <w:tr w:rsidR="005B2A78" w:rsidRPr="005B2A78" w14:paraId="004CDF5D" w14:textId="77777777" w:rsidTr="001601A2">
        <w:trPr>
          <w:trHeight w:val="300"/>
        </w:trPr>
        <w:tc>
          <w:tcPr>
            <w:tcW w:w="960" w:type="dxa"/>
            <w:vMerge/>
            <w:tcBorders>
              <w:top w:val="nil"/>
              <w:left w:val="single" w:sz="8" w:space="0" w:color="auto"/>
              <w:bottom w:val="single" w:sz="8" w:space="0" w:color="000000"/>
              <w:right w:val="single" w:sz="8" w:space="0" w:color="auto"/>
            </w:tcBorders>
            <w:vAlign w:val="center"/>
            <w:hideMark/>
          </w:tcPr>
          <w:p w14:paraId="004CDF59" w14:textId="77777777" w:rsidR="005B2A78" w:rsidRPr="001601A2" w:rsidRDefault="005B2A78" w:rsidP="00A45A60">
            <w:pPr>
              <w:widowControl w:val="0"/>
              <w:jc w:val="left"/>
              <w:rPr>
                <w:rFonts w:cs="Arial"/>
                <w:color w:val="000000"/>
                <w:lang w:val="en-GB" w:eastAsia="en-GB"/>
              </w:rPr>
            </w:pPr>
          </w:p>
        </w:tc>
        <w:tc>
          <w:tcPr>
            <w:tcW w:w="960" w:type="dxa"/>
            <w:vMerge/>
            <w:tcBorders>
              <w:top w:val="nil"/>
              <w:left w:val="single" w:sz="8" w:space="0" w:color="auto"/>
              <w:bottom w:val="single" w:sz="8" w:space="0" w:color="000000"/>
              <w:right w:val="single" w:sz="4" w:space="0" w:color="auto"/>
            </w:tcBorders>
            <w:vAlign w:val="center"/>
            <w:hideMark/>
          </w:tcPr>
          <w:p w14:paraId="004CDF5A" w14:textId="77777777" w:rsidR="005B2A78" w:rsidRPr="001601A2" w:rsidRDefault="005B2A78" w:rsidP="00A45A60">
            <w:pPr>
              <w:widowControl w:val="0"/>
              <w:jc w:val="left"/>
              <w:rPr>
                <w:rFonts w:cs="Arial"/>
                <w:color w:val="000000"/>
                <w:lang w:val="en-GB" w:eastAsia="en-GB"/>
              </w:rPr>
            </w:pPr>
          </w:p>
        </w:tc>
        <w:tc>
          <w:tcPr>
            <w:tcW w:w="2191" w:type="dxa"/>
            <w:vMerge/>
            <w:tcBorders>
              <w:top w:val="single" w:sz="4" w:space="0" w:color="auto"/>
              <w:left w:val="single" w:sz="4" w:space="0" w:color="auto"/>
              <w:bottom w:val="single" w:sz="4" w:space="0" w:color="auto"/>
              <w:right w:val="single" w:sz="4" w:space="0" w:color="auto"/>
            </w:tcBorders>
            <w:vAlign w:val="center"/>
            <w:hideMark/>
          </w:tcPr>
          <w:p w14:paraId="004CDF5B" w14:textId="77777777" w:rsidR="005B2A78" w:rsidRPr="001601A2" w:rsidRDefault="005B2A78" w:rsidP="00A45A60">
            <w:pPr>
              <w:widowControl w:val="0"/>
              <w:jc w:val="left"/>
              <w:rPr>
                <w:rFonts w:cs="Arial"/>
                <w:color w:val="000000"/>
                <w:lang w:val="en-GB" w:eastAsia="en-GB"/>
              </w:rPr>
            </w:pPr>
          </w:p>
        </w:tc>
        <w:tc>
          <w:tcPr>
            <w:tcW w:w="3686" w:type="dxa"/>
            <w:vMerge/>
            <w:tcBorders>
              <w:top w:val="single" w:sz="4" w:space="0" w:color="auto"/>
              <w:left w:val="single" w:sz="4" w:space="0" w:color="auto"/>
              <w:bottom w:val="single" w:sz="4" w:space="0" w:color="auto"/>
              <w:right w:val="single" w:sz="4" w:space="0" w:color="auto"/>
            </w:tcBorders>
            <w:vAlign w:val="center"/>
            <w:hideMark/>
          </w:tcPr>
          <w:p w14:paraId="004CDF5C" w14:textId="77777777" w:rsidR="005B2A78" w:rsidRPr="001601A2" w:rsidRDefault="005B2A78" w:rsidP="00A45A60">
            <w:pPr>
              <w:widowControl w:val="0"/>
              <w:jc w:val="left"/>
              <w:rPr>
                <w:rFonts w:cs="Arial"/>
                <w:color w:val="000000"/>
                <w:lang w:val="en-GB" w:eastAsia="en-GB"/>
              </w:rPr>
            </w:pPr>
          </w:p>
        </w:tc>
      </w:tr>
      <w:tr w:rsidR="005B2A78" w:rsidRPr="005B2A78" w14:paraId="004CDF62" w14:textId="77777777" w:rsidTr="001601A2">
        <w:trPr>
          <w:trHeight w:val="315"/>
        </w:trPr>
        <w:tc>
          <w:tcPr>
            <w:tcW w:w="960" w:type="dxa"/>
            <w:vMerge/>
            <w:tcBorders>
              <w:top w:val="nil"/>
              <w:left w:val="single" w:sz="8" w:space="0" w:color="auto"/>
              <w:bottom w:val="single" w:sz="8" w:space="0" w:color="000000"/>
              <w:right w:val="single" w:sz="8" w:space="0" w:color="auto"/>
            </w:tcBorders>
            <w:vAlign w:val="center"/>
            <w:hideMark/>
          </w:tcPr>
          <w:p w14:paraId="004CDF5E" w14:textId="77777777" w:rsidR="005B2A78" w:rsidRPr="001601A2" w:rsidRDefault="005B2A78" w:rsidP="00A45A60">
            <w:pPr>
              <w:widowControl w:val="0"/>
              <w:jc w:val="left"/>
              <w:rPr>
                <w:rFonts w:cs="Arial"/>
                <w:color w:val="000000"/>
                <w:lang w:val="en-GB" w:eastAsia="en-GB"/>
              </w:rPr>
            </w:pPr>
          </w:p>
        </w:tc>
        <w:tc>
          <w:tcPr>
            <w:tcW w:w="960" w:type="dxa"/>
            <w:vMerge/>
            <w:tcBorders>
              <w:top w:val="nil"/>
              <w:left w:val="single" w:sz="8" w:space="0" w:color="auto"/>
              <w:bottom w:val="single" w:sz="8" w:space="0" w:color="000000"/>
              <w:right w:val="single" w:sz="4" w:space="0" w:color="auto"/>
            </w:tcBorders>
            <w:vAlign w:val="center"/>
            <w:hideMark/>
          </w:tcPr>
          <w:p w14:paraId="004CDF5F" w14:textId="77777777" w:rsidR="005B2A78" w:rsidRPr="001601A2" w:rsidRDefault="005B2A78" w:rsidP="00A45A60">
            <w:pPr>
              <w:widowControl w:val="0"/>
              <w:jc w:val="left"/>
              <w:rPr>
                <w:rFonts w:cs="Arial"/>
                <w:color w:val="000000"/>
                <w:lang w:val="en-GB" w:eastAsia="en-GB"/>
              </w:rPr>
            </w:pPr>
          </w:p>
        </w:tc>
        <w:tc>
          <w:tcPr>
            <w:tcW w:w="2191" w:type="dxa"/>
            <w:vMerge/>
            <w:tcBorders>
              <w:top w:val="single" w:sz="4" w:space="0" w:color="auto"/>
              <w:left w:val="single" w:sz="4" w:space="0" w:color="auto"/>
              <w:bottom w:val="single" w:sz="4" w:space="0" w:color="auto"/>
              <w:right w:val="single" w:sz="4" w:space="0" w:color="auto"/>
            </w:tcBorders>
            <w:vAlign w:val="center"/>
            <w:hideMark/>
          </w:tcPr>
          <w:p w14:paraId="004CDF60" w14:textId="77777777" w:rsidR="005B2A78" w:rsidRPr="001601A2" w:rsidRDefault="005B2A78" w:rsidP="00A45A60">
            <w:pPr>
              <w:widowControl w:val="0"/>
              <w:jc w:val="left"/>
              <w:rPr>
                <w:rFonts w:cs="Arial"/>
                <w:color w:val="000000"/>
                <w:lang w:val="en-GB" w:eastAsia="en-GB"/>
              </w:rPr>
            </w:pPr>
          </w:p>
        </w:tc>
        <w:tc>
          <w:tcPr>
            <w:tcW w:w="3686" w:type="dxa"/>
            <w:vMerge/>
            <w:tcBorders>
              <w:top w:val="single" w:sz="4" w:space="0" w:color="auto"/>
              <w:left w:val="single" w:sz="4" w:space="0" w:color="auto"/>
              <w:bottom w:val="single" w:sz="4" w:space="0" w:color="auto"/>
              <w:right w:val="single" w:sz="4" w:space="0" w:color="auto"/>
            </w:tcBorders>
            <w:vAlign w:val="center"/>
            <w:hideMark/>
          </w:tcPr>
          <w:p w14:paraId="004CDF61" w14:textId="77777777" w:rsidR="005B2A78" w:rsidRPr="001601A2" w:rsidRDefault="005B2A78" w:rsidP="00A45A60">
            <w:pPr>
              <w:widowControl w:val="0"/>
              <w:jc w:val="left"/>
              <w:rPr>
                <w:rFonts w:cs="Arial"/>
                <w:color w:val="000000"/>
                <w:lang w:val="en-GB" w:eastAsia="en-GB"/>
              </w:rPr>
            </w:pPr>
          </w:p>
        </w:tc>
      </w:tr>
      <w:tr w:rsidR="005B2A78" w:rsidRPr="005B2A78" w14:paraId="004CDF67" w14:textId="77777777" w:rsidTr="001601A2">
        <w:trPr>
          <w:trHeight w:val="300"/>
        </w:trPr>
        <w:tc>
          <w:tcPr>
            <w:tcW w:w="960" w:type="dxa"/>
            <w:vMerge/>
            <w:tcBorders>
              <w:top w:val="nil"/>
              <w:left w:val="single" w:sz="8" w:space="0" w:color="auto"/>
              <w:bottom w:val="single" w:sz="8" w:space="0" w:color="000000"/>
              <w:right w:val="single" w:sz="8" w:space="0" w:color="auto"/>
            </w:tcBorders>
            <w:vAlign w:val="center"/>
            <w:hideMark/>
          </w:tcPr>
          <w:p w14:paraId="004CDF63" w14:textId="77777777" w:rsidR="005B2A78" w:rsidRPr="001601A2" w:rsidRDefault="005B2A78" w:rsidP="00A45A60">
            <w:pPr>
              <w:widowControl w:val="0"/>
              <w:jc w:val="left"/>
              <w:rPr>
                <w:rFonts w:cs="Arial"/>
                <w:color w:val="000000"/>
                <w:lang w:val="en-GB" w:eastAsia="en-GB"/>
              </w:rPr>
            </w:pPr>
          </w:p>
        </w:tc>
        <w:tc>
          <w:tcPr>
            <w:tcW w:w="960" w:type="dxa"/>
            <w:vMerge/>
            <w:tcBorders>
              <w:top w:val="nil"/>
              <w:left w:val="single" w:sz="8" w:space="0" w:color="auto"/>
              <w:bottom w:val="single" w:sz="8" w:space="0" w:color="000000"/>
              <w:right w:val="single" w:sz="4" w:space="0" w:color="auto"/>
            </w:tcBorders>
            <w:vAlign w:val="center"/>
            <w:hideMark/>
          </w:tcPr>
          <w:p w14:paraId="004CDF64" w14:textId="77777777" w:rsidR="005B2A78" w:rsidRPr="001601A2" w:rsidRDefault="005B2A78" w:rsidP="00A45A60">
            <w:pPr>
              <w:widowControl w:val="0"/>
              <w:jc w:val="left"/>
              <w:rPr>
                <w:rFonts w:cs="Arial"/>
                <w:color w:val="000000"/>
                <w:lang w:val="en-GB" w:eastAsia="en-GB"/>
              </w:rPr>
            </w:pPr>
          </w:p>
        </w:tc>
        <w:tc>
          <w:tcPr>
            <w:tcW w:w="2191" w:type="dxa"/>
            <w:vMerge/>
            <w:tcBorders>
              <w:top w:val="single" w:sz="4" w:space="0" w:color="auto"/>
              <w:left w:val="single" w:sz="4" w:space="0" w:color="auto"/>
              <w:bottom w:val="single" w:sz="4" w:space="0" w:color="auto"/>
              <w:right w:val="single" w:sz="4" w:space="0" w:color="auto"/>
            </w:tcBorders>
            <w:vAlign w:val="center"/>
            <w:hideMark/>
          </w:tcPr>
          <w:p w14:paraId="004CDF65" w14:textId="77777777" w:rsidR="005B2A78" w:rsidRPr="001601A2" w:rsidRDefault="005B2A78" w:rsidP="00A45A60">
            <w:pPr>
              <w:widowControl w:val="0"/>
              <w:jc w:val="left"/>
              <w:rPr>
                <w:rFonts w:cs="Arial"/>
                <w:color w:val="000000"/>
                <w:lang w:val="en-GB" w:eastAsia="en-GB"/>
              </w:rPr>
            </w:pPr>
          </w:p>
        </w:tc>
        <w:tc>
          <w:tcPr>
            <w:tcW w:w="36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04CDF66" w14:textId="77777777" w:rsidR="005B2A78" w:rsidRPr="001601A2" w:rsidRDefault="005B2A78" w:rsidP="00A45A60">
            <w:pPr>
              <w:widowControl w:val="0"/>
              <w:jc w:val="center"/>
              <w:rPr>
                <w:rFonts w:cs="Arial"/>
                <w:color w:val="000000"/>
                <w:lang w:val="en-GB" w:eastAsia="en-GB"/>
              </w:rPr>
            </w:pPr>
            <w:r w:rsidRPr="001601A2">
              <w:rPr>
                <w:rFonts w:cs="Arial"/>
                <w:color w:val="000000"/>
                <w:lang w:val="en-GB" w:eastAsia="en-GB"/>
              </w:rPr>
              <w:t>Business To Business VAD</w:t>
            </w:r>
          </w:p>
        </w:tc>
      </w:tr>
      <w:tr w:rsidR="005B2A78" w:rsidRPr="005B2A78" w14:paraId="004CDF6C" w14:textId="77777777" w:rsidTr="001601A2">
        <w:trPr>
          <w:trHeight w:val="300"/>
        </w:trPr>
        <w:tc>
          <w:tcPr>
            <w:tcW w:w="960" w:type="dxa"/>
            <w:vMerge/>
            <w:tcBorders>
              <w:top w:val="nil"/>
              <w:left w:val="single" w:sz="8" w:space="0" w:color="auto"/>
              <w:bottom w:val="single" w:sz="8" w:space="0" w:color="000000"/>
              <w:right w:val="single" w:sz="8" w:space="0" w:color="auto"/>
            </w:tcBorders>
            <w:vAlign w:val="center"/>
            <w:hideMark/>
          </w:tcPr>
          <w:p w14:paraId="004CDF68" w14:textId="77777777" w:rsidR="005B2A78" w:rsidRPr="001601A2" w:rsidRDefault="005B2A78" w:rsidP="00A45A60">
            <w:pPr>
              <w:widowControl w:val="0"/>
              <w:jc w:val="left"/>
              <w:rPr>
                <w:rFonts w:cs="Arial"/>
                <w:color w:val="000000"/>
                <w:lang w:val="en-GB" w:eastAsia="en-GB"/>
              </w:rPr>
            </w:pPr>
          </w:p>
        </w:tc>
        <w:tc>
          <w:tcPr>
            <w:tcW w:w="960" w:type="dxa"/>
            <w:vMerge/>
            <w:tcBorders>
              <w:top w:val="nil"/>
              <w:left w:val="single" w:sz="8" w:space="0" w:color="auto"/>
              <w:bottom w:val="single" w:sz="8" w:space="0" w:color="000000"/>
              <w:right w:val="single" w:sz="4" w:space="0" w:color="auto"/>
            </w:tcBorders>
            <w:vAlign w:val="center"/>
            <w:hideMark/>
          </w:tcPr>
          <w:p w14:paraId="004CDF69" w14:textId="77777777" w:rsidR="005B2A78" w:rsidRPr="001601A2" w:rsidRDefault="005B2A78" w:rsidP="00A45A60">
            <w:pPr>
              <w:widowControl w:val="0"/>
              <w:jc w:val="left"/>
              <w:rPr>
                <w:rFonts w:cs="Arial"/>
                <w:color w:val="000000"/>
                <w:lang w:val="en-GB" w:eastAsia="en-GB"/>
              </w:rPr>
            </w:pPr>
          </w:p>
        </w:tc>
        <w:tc>
          <w:tcPr>
            <w:tcW w:w="2191" w:type="dxa"/>
            <w:vMerge/>
            <w:tcBorders>
              <w:top w:val="single" w:sz="4" w:space="0" w:color="auto"/>
              <w:left w:val="single" w:sz="4" w:space="0" w:color="auto"/>
              <w:bottom w:val="single" w:sz="4" w:space="0" w:color="auto"/>
              <w:right w:val="single" w:sz="4" w:space="0" w:color="auto"/>
            </w:tcBorders>
            <w:vAlign w:val="center"/>
            <w:hideMark/>
          </w:tcPr>
          <w:p w14:paraId="004CDF6A" w14:textId="77777777" w:rsidR="005B2A78" w:rsidRPr="001601A2" w:rsidRDefault="005B2A78" w:rsidP="00A45A60">
            <w:pPr>
              <w:widowControl w:val="0"/>
              <w:jc w:val="left"/>
              <w:rPr>
                <w:rFonts w:cs="Arial"/>
                <w:color w:val="000000"/>
                <w:lang w:val="en-GB" w:eastAsia="en-GB"/>
              </w:rPr>
            </w:pPr>
          </w:p>
        </w:tc>
        <w:tc>
          <w:tcPr>
            <w:tcW w:w="3686" w:type="dxa"/>
            <w:vMerge/>
            <w:tcBorders>
              <w:top w:val="single" w:sz="4" w:space="0" w:color="auto"/>
              <w:left w:val="single" w:sz="4" w:space="0" w:color="auto"/>
              <w:bottom w:val="single" w:sz="4" w:space="0" w:color="auto"/>
              <w:right w:val="single" w:sz="4" w:space="0" w:color="auto"/>
            </w:tcBorders>
            <w:vAlign w:val="center"/>
            <w:hideMark/>
          </w:tcPr>
          <w:p w14:paraId="004CDF6B" w14:textId="77777777" w:rsidR="005B2A78" w:rsidRPr="001601A2" w:rsidRDefault="005B2A78" w:rsidP="00A45A60">
            <w:pPr>
              <w:widowControl w:val="0"/>
              <w:jc w:val="left"/>
              <w:rPr>
                <w:rFonts w:cs="Arial"/>
                <w:color w:val="000000"/>
                <w:lang w:val="en-GB" w:eastAsia="en-GB"/>
              </w:rPr>
            </w:pPr>
          </w:p>
        </w:tc>
      </w:tr>
      <w:tr w:rsidR="005B2A78" w:rsidRPr="005B2A78" w14:paraId="004CDF71" w14:textId="77777777" w:rsidTr="001601A2">
        <w:trPr>
          <w:trHeight w:val="315"/>
        </w:trPr>
        <w:tc>
          <w:tcPr>
            <w:tcW w:w="960" w:type="dxa"/>
            <w:vMerge/>
            <w:tcBorders>
              <w:top w:val="nil"/>
              <w:left w:val="single" w:sz="8" w:space="0" w:color="auto"/>
              <w:bottom w:val="single" w:sz="8" w:space="0" w:color="000000"/>
              <w:right w:val="single" w:sz="8" w:space="0" w:color="auto"/>
            </w:tcBorders>
            <w:vAlign w:val="center"/>
            <w:hideMark/>
          </w:tcPr>
          <w:p w14:paraId="004CDF6D" w14:textId="77777777" w:rsidR="005B2A78" w:rsidRPr="001601A2" w:rsidRDefault="005B2A78" w:rsidP="00A45A60">
            <w:pPr>
              <w:widowControl w:val="0"/>
              <w:jc w:val="left"/>
              <w:rPr>
                <w:rFonts w:cs="Arial"/>
                <w:color w:val="000000"/>
                <w:lang w:val="en-GB" w:eastAsia="en-GB"/>
              </w:rPr>
            </w:pPr>
          </w:p>
        </w:tc>
        <w:tc>
          <w:tcPr>
            <w:tcW w:w="960" w:type="dxa"/>
            <w:vMerge/>
            <w:tcBorders>
              <w:top w:val="nil"/>
              <w:left w:val="single" w:sz="8" w:space="0" w:color="auto"/>
              <w:bottom w:val="single" w:sz="8" w:space="0" w:color="000000"/>
              <w:right w:val="single" w:sz="4" w:space="0" w:color="auto"/>
            </w:tcBorders>
            <w:vAlign w:val="center"/>
            <w:hideMark/>
          </w:tcPr>
          <w:p w14:paraId="004CDF6E" w14:textId="77777777" w:rsidR="005B2A78" w:rsidRPr="001601A2" w:rsidRDefault="005B2A78" w:rsidP="00A45A60">
            <w:pPr>
              <w:widowControl w:val="0"/>
              <w:jc w:val="left"/>
              <w:rPr>
                <w:rFonts w:cs="Arial"/>
                <w:color w:val="000000"/>
                <w:lang w:val="en-GB" w:eastAsia="en-GB"/>
              </w:rPr>
            </w:pPr>
          </w:p>
        </w:tc>
        <w:tc>
          <w:tcPr>
            <w:tcW w:w="2191" w:type="dxa"/>
            <w:vMerge/>
            <w:tcBorders>
              <w:top w:val="single" w:sz="4" w:space="0" w:color="auto"/>
              <w:left w:val="single" w:sz="4" w:space="0" w:color="auto"/>
              <w:bottom w:val="single" w:sz="4" w:space="0" w:color="auto"/>
              <w:right w:val="single" w:sz="4" w:space="0" w:color="auto"/>
            </w:tcBorders>
            <w:vAlign w:val="center"/>
            <w:hideMark/>
          </w:tcPr>
          <w:p w14:paraId="004CDF6F" w14:textId="77777777" w:rsidR="005B2A78" w:rsidRPr="001601A2" w:rsidRDefault="005B2A78" w:rsidP="00A45A60">
            <w:pPr>
              <w:widowControl w:val="0"/>
              <w:jc w:val="left"/>
              <w:rPr>
                <w:rFonts w:cs="Arial"/>
                <w:color w:val="000000"/>
                <w:lang w:val="en-GB" w:eastAsia="en-GB"/>
              </w:rPr>
            </w:pPr>
          </w:p>
        </w:tc>
        <w:tc>
          <w:tcPr>
            <w:tcW w:w="3686" w:type="dxa"/>
            <w:vMerge/>
            <w:tcBorders>
              <w:top w:val="single" w:sz="4" w:space="0" w:color="auto"/>
              <w:left w:val="single" w:sz="4" w:space="0" w:color="auto"/>
              <w:bottom w:val="single" w:sz="4" w:space="0" w:color="auto"/>
              <w:right w:val="single" w:sz="4" w:space="0" w:color="auto"/>
            </w:tcBorders>
            <w:vAlign w:val="center"/>
            <w:hideMark/>
          </w:tcPr>
          <w:p w14:paraId="004CDF70" w14:textId="77777777" w:rsidR="005B2A78" w:rsidRPr="001601A2" w:rsidRDefault="005B2A78" w:rsidP="00A45A60">
            <w:pPr>
              <w:widowControl w:val="0"/>
              <w:jc w:val="left"/>
              <w:rPr>
                <w:rFonts w:cs="Arial"/>
                <w:color w:val="000000"/>
                <w:lang w:val="en-GB" w:eastAsia="en-GB"/>
              </w:rPr>
            </w:pPr>
          </w:p>
        </w:tc>
      </w:tr>
      <w:tr w:rsidR="005B2A78" w:rsidRPr="005B2A78" w14:paraId="004CDF76" w14:textId="77777777" w:rsidTr="001601A2">
        <w:trPr>
          <w:trHeight w:val="300"/>
        </w:trPr>
        <w:tc>
          <w:tcPr>
            <w:tcW w:w="960" w:type="dxa"/>
            <w:vMerge/>
            <w:tcBorders>
              <w:top w:val="nil"/>
              <w:left w:val="single" w:sz="8" w:space="0" w:color="auto"/>
              <w:bottom w:val="single" w:sz="8" w:space="0" w:color="000000"/>
              <w:right w:val="single" w:sz="8" w:space="0" w:color="auto"/>
            </w:tcBorders>
            <w:vAlign w:val="center"/>
            <w:hideMark/>
          </w:tcPr>
          <w:p w14:paraId="004CDF72" w14:textId="77777777" w:rsidR="005B2A78" w:rsidRPr="001601A2" w:rsidRDefault="005B2A78" w:rsidP="00A45A60">
            <w:pPr>
              <w:widowControl w:val="0"/>
              <w:jc w:val="left"/>
              <w:rPr>
                <w:rFonts w:cs="Arial"/>
                <w:color w:val="000000"/>
                <w:lang w:val="en-GB" w:eastAsia="en-GB"/>
              </w:rPr>
            </w:pPr>
          </w:p>
        </w:tc>
        <w:tc>
          <w:tcPr>
            <w:tcW w:w="960" w:type="dxa"/>
            <w:vMerge/>
            <w:tcBorders>
              <w:top w:val="nil"/>
              <w:left w:val="single" w:sz="8" w:space="0" w:color="auto"/>
              <w:bottom w:val="single" w:sz="8" w:space="0" w:color="000000"/>
              <w:right w:val="single" w:sz="4" w:space="0" w:color="auto"/>
            </w:tcBorders>
            <w:vAlign w:val="center"/>
            <w:hideMark/>
          </w:tcPr>
          <w:p w14:paraId="004CDF73" w14:textId="77777777" w:rsidR="005B2A78" w:rsidRPr="001601A2" w:rsidRDefault="005B2A78" w:rsidP="00A45A60">
            <w:pPr>
              <w:widowControl w:val="0"/>
              <w:jc w:val="left"/>
              <w:rPr>
                <w:rFonts w:cs="Arial"/>
                <w:color w:val="000000"/>
                <w:lang w:val="en-GB" w:eastAsia="en-GB"/>
              </w:rPr>
            </w:pPr>
          </w:p>
        </w:tc>
        <w:tc>
          <w:tcPr>
            <w:tcW w:w="21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04CDF74" w14:textId="77777777" w:rsidR="005B2A78" w:rsidRPr="001601A2" w:rsidRDefault="005B2A78" w:rsidP="00A45A60">
            <w:pPr>
              <w:widowControl w:val="0"/>
              <w:jc w:val="center"/>
              <w:rPr>
                <w:rFonts w:cs="Arial"/>
                <w:color w:val="000000"/>
                <w:lang w:val="en-GB" w:eastAsia="en-GB"/>
              </w:rPr>
            </w:pPr>
            <w:r w:rsidRPr="001601A2">
              <w:rPr>
                <w:rFonts w:cs="Arial"/>
                <w:color w:val="000000"/>
                <w:lang w:val="en-GB" w:eastAsia="en-GB"/>
              </w:rPr>
              <w:t>Mobile</w:t>
            </w:r>
          </w:p>
        </w:tc>
        <w:tc>
          <w:tcPr>
            <w:tcW w:w="36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04CDF75" w14:textId="77777777" w:rsidR="005B2A78" w:rsidRPr="001601A2" w:rsidRDefault="005B2A78" w:rsidP="00A45A60">
            <w:pPr>
              <w:widowControl w:val="0"/>
              <w:jc w:val="center"/>
              <w:rPr>
                <w:rFonts w:cs="Arial"/>
                <w:color w:val="000000"/>
                <w:lang w:val="en-GB" w:eastAsia="en-GB"/>
              </w:rPr>
            </w:pPr>
            <w:r w:rsidRPr="001601A2">
              <w:rPr>
                <w:rFonts w:cs="Arial"/>
                <w:color w:val="000000"/>
                <w:lang w:val="en-GB" w:eastAsia="en-GB"/>
              </w:rPr>
              <w:t>Mobile</w:t>
            </w:r>
          </w:p>
        </w:tc>
      </w:tr>
      <w:tr w:rsidR="005B2A78" w:rsidRPr="005B2A78" w14:paraId="004CDF7B" w14:textId="77777777" w:rsidTr="001601A2">
        <w:trPr>
          <w:trHeight w:val="300"/>
        </w:trPr>
        <w:tc>
          <w:tcPr>
            <w:tcW w:w="960" w:type="dxa"/>
            <w:vMerge/>
            <w:tcBorders>
              <w:top w:val="nil"/>
              <w:left w:val="single" w:sz="8" w:space="0" w:color="auto"/>
              <w:bottom w:val="single" w:sz="8" w:space="0" w:color="000000"/>
              <w:right w:val="single" w:sz="8" w:space="0" w:color="auto"/>
            </w:tcBorders>
            <w:vAlign w:val="center"/>
            <w:hideMark/>
          </w:tcPr>
          <w:p w14:paraId="004CDF77" w14:textId="77777777" w:rsidR="005B2A78" w:rsidRPr="001601A2" w:rsidRDefault="005B2A78" w:rsidP="00A45A60">
            <w:pPr>
              <w:widowControl w:val="0"/>
              <w:jc w:val="left"/>
              <w:rPr>
                <w:rFonts w:cs="Arial"/>
                <w:color w:val="000000"/>
                <w:lang w:val="en-GB" w:eastAsia="en-GB"/>
              </w:rPr>
            </w:pPr>
          </w:p>
        </w:tc>
        <w:tc>
          <w:tcPr>
            <w:tcW w:w="960" w:type="dxa"/>
            <w:vMerge/>
            <w:tcBorders>
              <w:top w:val="nil"/>
              <w:left w:val="single" w:sz="8" w:space="0" w:color="auto"/>
              <w:bottom w:val="single" w:sz="8" w:space="0" w:color="000000"/>
              <w:right w:val="single" w:sz="4" w:space="0" w:color="auto"/>
            </w:tcBorders>
            <w:vAlign w:val="center"/>
            <w:hideMark/>
          </w:tcPr>
          <w:p w14:paraId="004CDF78" w14:textId="77777777" w:rsidR="005B2A78" w:rsidRPr="001601A2" w:rsidRDefault="005B2A78" w:rsidP="00A45A60">
            <w:pPr>
              <w:widowControl w:val="0"/>
              <w:jc w:val="left"/>
              <w:rPr>
                <w:rFonts w:cs="Arial"/>
                <w:color w:val="000000"/>
                <w:lang w:val="en-GB" w:eastAsia="en-GB"/>
              </w:rPr>
            </w:pPr>
          </w:p>
        </w:tc>
        <w:tc>
          <w:tcPr>
            <w:tcW w:w="2191" w:type="dxa"/>
            <w:vMerge/>
            <w:tcBorders>
              <w:top w:val="single" w:sz="4" w:space="0" w:color="auto"/>
              <w:left w:val="single" w:sz="4" w:space="0" w:color="auto"/>
              <w:bottom w:val="single" w:sz="4" w:space="0" w:color="auto"/>
              <w:right w:val="single" w:sz="4" w:space="0" w:color="auto"/>
            </w:tcBorders>
            <w:vAlign w:val="center"/>
            <w:hideMark/>
          </w:tcPr>
          <w:p w14:paraId="004CDF79" w14:textId="77777777" w:rsidR="005B2A78" w:rsidRPr="001601A2" w:rsidRDefault="005B2A78" w:rsidP="00A45A60">
            <w:pPr>
              <w:widowControl w:val="0"/>
              <w:jc w:val="left"/>
              <w:rPr>
                <w:rFonts w:cs="Arial"/>
                <w:color w:val="000000"/>
                <w:lang w:val="en-GB" w:eastAsia="en-GB"/>
              </w:rPr>
            </w:pPr>
          </w:p>
        </w:tc>
        <w:tc>
          <w:tcPr>
            <w:tcW w:w="3686" w:type="dxa"/>
            <w:vMerge/>
            <w:tcBorders>
              <w:top w:val="single" w:sz="4" w:space="0" w:color="auto"/>
              <w:left w:val="single" w:sz="4" w:space="0" w:color="auto"/>
              <w:bottom w:val="single" w:sz="4" w:space="0" w:color="auto"/>
              <w:right w:val="single" w:sz="4" w:space="0" w:color="auto"/>
            </w:tcBorders>
            <w:vAlign w:val="center"/>
            <w:hideMark/>
          </w:tcPr>
          <w:p w14:paraId="004CDF7A" w14:textId="77777777" w:rsidR="005B2A78" w:rsidRPr="001601A2" w:rsidRDefault="005B2A78" w:rsidP="00A45A60">
            <w:pPr>
              <w:widowControl w:val="0"/>
              <w:jc w:val="left"/>
              <w:rPr>
                <w:rFonts w:cs="Arial"/>
                <w:color w:val="000000"/>
                <w:lang w:val="en-GB" w:eastAsia="en-GB"/>
              </w:rPr>
            </w:pPr>
          </w:p>
        </w:tc>
      </w:tr>
      <w:tr w:rsidR="005B2A78" w:rsidRPr="005B2A78" w14:paraId="004CDF80" w14:textId="77777777" w:rsidTr="001601A2">
        <w:trPr>
          <w:trHeight w:val="315"/>
        </w:trPr>
        <w:tc>
          <w:tcPr>
            <w:tcW w:w="960" w:type="dxa"/>
            <w:vMerge/>
            <w:tcBorders>
              <w:top w:val="nil"/>
              <w:left w:val="single" w:sz="8" w:space="0" w:color="auto"/>
              <w:bottom w:val="single" w:sz="8" w:space="0" w:color="000000"/>
              <w:right w:val="single" w:sz="8" w:space="0" w:color="auto"/>
            </w:tcBorders>
            <w:vAlign w:val="center"/>
            <w:hideMark/>
          </w:tcPr>
          <w:p w14:paraId="004CDF7C" w14:textId="77777777" w:rsidR="005B2A78" w:rsidRPr="001601A2" w:rsidRDefault="005B2A78" w:rsidP="00A45A60">
            <w:pPr>
              <w:widowControl w:val="0"/>
              <w:jc w:val="left"/>
              <w:rPr>
                <w:rFonts w:cs="Arial"/>
                <w:color w:val="000000"/>
                <w:lang w:val="en-GB" w:eastAsia="en-GB"/>
              </w:rPr>
            </w:pPr>
          </w:p>
        </w:tc>
        <w:tc>
          <w:tcPr>
            <w:tcW w:w="960" w:type="dxa"/>
            <w:vMerge/>
            <w:tcBorders>
              <w:top w:val="nil"/>
              <w:left w:val="single" w:sz="8" w:space="0" w:color="auto"/>
              <w:bottom w:val="single" w:sz="8" w:space="0" w:color="000000"/>
              <w:right w:val="single" w:sz="4" w:space="0" w:color="auto"/>
            </w:tcBorders>
            <w:vAlign w:val="center"/>
            <w:hideMark/>
          </w:tcPr>
          <w:p w14:paraId="004CDF7D" w14:textId="77777777" w:rsidR="005B2A78" w:rsidRPr="001601A2" w:rsidRDefault="005B2A78" w:rsidP="00A45A60">
            <w:pPr>
              <w:widowControl w:val="0"/>
              <w:jc w:val="left"/>
              <w:rPr>
                <w:rFonts w:cs="Arial"/>
                <w:color w:val="000000"/>
                <w:lang w:val="en-GB" w:eastAsia="en-GB"/>
              </w:rPr>
            </w:pPr>
          </w:p>
        </w:tc>
        <w:tc>
          <w:tcPr>
            <w:tcW w:w="2191" w:type="dxa"/>
            <w:vMerge/>
            <w:tcBorders>
              <w:top w:val="single" w:sz="4" w:space="0" w:color="auto"/>
              <w:left w:val="single" w:sz="4" w:space="0" w:color="auto"/>
              <w:bottom w:val="single" w:sz="4" w:space="0" w:color="auto"/>
              <w:right w:val="single" w:sz="4" w:space="0" w:color="auto"/>
            </w:tcBorders>
            <w:vAlign w:val="center"/>
            <w:hideMark/>
          </w:tcPr>
          <w:p w14:paraId="004CDF7E" w14:textId="77777777" w:rsidR="005B2A78" w:rsidRPr="001601A2" w:rsidRDefault="005B2A78" w:rsidP="00A45A60">
            <w:pPr>
              <w:widowControl w:val="0"/>
              <w:jc w:val="left"/>
              <w:rPr>
                <w:rFonts w:cs="Arial"/>
                <w:color w:val="000000"/>
                <w:lang w:val="en-GB" w:eastAsia="en-GB"/>
              </w:rPr>
            </w:pPr>
          </w:p>
        </w:tc>
        <w:tc>
          <w:tcPr>
            <w:tcW w:w="3686" w:type="dxa"/>
            <w:vMerge/>
            <w:tcBorders>
              <w:top w:val="single" w:sz="4" w:space="0" w:color="auto"/>
              <w:left w:val="single" w:sz="4" w:space="0" w:color="auto"/>
              <w:bottom w:val="single" w:sz="4" w:space="0" w:color="auto"/>
              <w:right w:val="single" w:sz="4" w:space="0" w:color="auto"/>
            </w:tcBorders>
            <w:vAlign w:val="center"/>
            <w:hideMark/>
          </w:tcPr>
          <w:p w14:paraId="004CDF7F" w14:textId="77777777" w:rsidR="005B2A78" w:rsidRPr="001601A2" w:rsidRDefault="005B2A78" w:rsidP="00A45A60">
            <w:pPr>
              <w:widowControl w:val="0"/>
              <w:jc w:val="left"/>
              <w:rPr>
                <w:rFonts w:cs="Arial"/>
                <w:color w:val="000000"/>
                <w:lang w:val="en-GB" w:eastAsia="en-GB"/>
              </w:rPr>
            </w:pPr>
          </w:p>
        </w:tc>
      </w:tr>
      <w:tr w:rsidR="005B2A78" w:rsidRPr="005B2A78" w14:paraId="004CDF85" w14:textId="77777777" w:rsidTr="001601A2">
        <w:trPr>
          <w:trHeight w:val="300"/>
        </w:trPr>
        <w:tc>
          <w:tcPr>
            <w:tcW w:w="960" w:type="dxa"/>
            <w:vMerge/>
            <w:tcBorders>
              <w:top w:val="nil"/>
              <w:left w:val="single" w:sz="8" w:space="0" w:color="auto"/>
              <w:bottom w:val="single" w:sz="8" w:space="0" w:color="000000"/>
              <w:right w:val="single" w:sz="8" w:space="0" w:color="auto"/>
            </w:tcBorders>
            <w:vAlign w:val="center"/>
            <w:hideMark/>
          </w:tcPr>
          <w:p w14:paraId="004CDF81" w14:textId="77777777" w:rsidR="005B2A78" w:rsidRPr="001601A2" w:rsidRDefault="005B2A78" w:rsidP="00A45A60">
            <w:pPr>
              <w:widowControl w:val="0"/>
              <w:jc w:val="left"/>
              <w:rPr>
                <w:rFonts w:cs="Arial"/>
                <w:color w:val="000000"/>
                <w:lang w:val="en-GB" w:eastAsia="en-GB"/>
              </w:rPr>
            </w:pPr>
          </w:p>
        </w:tc>
        <w:tc>
          <w:tcPr>
            <w:tcW w:w="960" w:type="dxa"/>
            <w:vMerge/>
            <w:tcBorders>
              <w:top w:val="nil"/>
              <w:left w:val="single" w:sz="8" w:space="0" w:color="auto"/>
              <w:bottom w:val="single" w:sz="8" w:space="0" w:color="000000"/>
              <w:right w:val="single" w:sz="4" w:space="0" w:color="auto"/>
            </w:tcBorders>
            <w:vAlign w:val="center"/>
            <w:hideMark/>
          </w:tcPr>
          <w:p w14:paraId="004CDF82" w14:textId="77777777" w:rsidR="005B2A78" w:rsidRPr="001601A2" w:rsidRDefault="005B2A78" w:rsidP="00A45A60">
            <w:pPr>
              <w:widowControl w:val="0"/>
              <w:jc w:val="left"/>
              <w:rPr>
                <w:rFonts w:cs="Arial"/>
                <w:color w:val="000000"/>
                <w:lang w:val="en-GB" w:eastAsia="en-GB"/>
              </w:rPr>
            </w:pPr>
          </w:p>
        </w:tc>
        <w:tc>
          <w:tcPr>
            <w:tcW w:w="21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04CDF83" w14:textId="77777777" w:rsidR="005B2A78" w:rsidRPr="001601A2" w:rsidRDefault="005B2A78" w:rsidP="00A45A60">
            <w:pPr>
              <w:widowControl w:val="0"/>
              <w:jc w:val="center"/>
              <w:rPr>
                <w:rFonts w:cs="Arial"/>
                <w:color w:val="000000"/>
                <w:lang w:val="en-GB" w:eastAsia="en-GB"/>
              </w:rPr>
            </w:pPr>
            <w:r w:rsidRPr="001601A2">
              <w:rPr>
                <w:rFonts w:cs="Arial"/>
                <w:color w:val="000000"/>
                <w:lang w:val="en-GB" w:eastAsia="en-GB"/>
              </w:rPr>
              <w:t>Retail</w:t>
            </w:r>
          </w:p>
        </w:tc>
        <w:tc>
          <w:tcPr>
            <w:tcW w:w="36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04CDF84" w14:textId="77777777" w:rsidR="005B2A78" w:rsidRPr="001601A2" w:rsidRDefault="005B2A78" w:rsidP="00A45A60">
            <w:pPr>
              <w:widowControl w:val="0"/>
              <w:jc w:val="center"/>
              <w:rPr>
                <w:rFonts w:cs="Arial"/>
                <w:color w:val="000000"/>
                <w:lang w:val="en-GB" w:eastAsia="en-GB"/>
              </w:rPr>
            </w:pPr>
            <w:r w:rsidRPr="001601A2">
              <w:rPr>
                <w:rFonts w:cs="Arial"/>
                <w:color w:val="000000"/>
                <w:lang w:val="en-GB" w:eastAsia="en-GB"/>
              </w:rPr>
              <w:t>Retail Basingstoke</w:t>
            </w:r>
          </w:p>
        </w:tc>
      </w:tr>
      <w:tr w:rsidR="005B2A78" w:rsidRPr="005B2A78" w14:paraId="004CDF8A" w14:textId="77777777" w:rsidTr="001601A2">
        <w:trPr>
          <w:trHeight w:val="315"/>
        </w:trPr>
        <w:tc>
          <w:tcPr>
            <w:tcW w:w="960" w:type="dxa"/>
            <w:vMerge/>
            <w:tcBorders>
              <w:top w:val="nil"/>
              <w:left w:val="single" w:sz="8" w:space="0" w:color="auto"/>
              <w:bottom w:val="single" w:sz="8" w:space="0" w:color="000000"/>
              <w:right w:val="single" w:sz="8" w:space="0" w:color="auto"/>
            </w:tcBorders>
            <w:vAlign w:val="center"/>
            <w:hideMark/>
          </w:tcPr>
          <w:p w14:paraId="004CDF86" w14:textId="77777777" w:rsidR="005B2A78" w:rsidRPr="001601A2" w:rsidRDefault="005B2A78" w:rsidP="00A45A60">
            <w:pPr>
              <w:widowControl w:val="0"/>
              <w:jc w:val="left"/>
              <w:rPr>
                <w:rFonts w:cs="Arial"/>
                <w:color w:val="000000"/>
                <w:lang w:val="en-GB" w:eastAsia="en-GB"/>
              </w:rPr>
            </w:pPr>
          </w:p>
        </w:tc>
        <w:tc>
          <w:tcPr>
            <w:tcW w:w="960" w:type="dxa"/>
            <w:vMerge/>
            <w:tcBorders>
              <w:top w:val="nil"/>
              <w:left w:val="single" w:sz="8" w:space="0" w:color="auto"/>
              <w:bottom w:val="single" w:sz="8" w:space="0" w:color="000000"/>
              <w:right w:val="single" w:sz="4" w:space="0" w:color="auto"/>
            </w:tcBorders>
            <w:vAlign w:val="center"/>
            <w:hideMark/>
          </w:tcPr>
          <w:p w14:paraId="004CDF87" w14:textId="77777777" w:rsidR="005B2A78" w:rsidRPr="001601A2" w:rsidRDefault="005B2A78" w:rsidP="00A45A60">
            <w:pPr>
              <w:widowControl w:val="0"/>
              <w:jc w:val="left"/>
              <w:rPr>
                <w:rFonts w:cs="Arial"/>
                <w:color w:val="000000"/>
                <w:lang w:val="en-GB" w:eastAsia="en-GB"/>
              </w:rPr>
            </w:pPr>
          </w:p>
        </w:tc>
        <w:tc>
          <w:tcPr>
            <w:tcW w:w="2191" w:type="dxa"/>
            <w:vMerge/>
            <w:tcBorders>
              <w:top w:val="single" w:sz="4" w:space="0" w:color="auto"/>
              <w:left w:val="single" w:sz="4" w:space="0" w:color="auto"/>
              <w:bottom w:val="single" w:sz="4" w:space="0" w:color="auto"/>
              <w:right w:val="single" w:sz="4" w:space="0" w:color="auto"/>
            </w:tcBorders>
            <w:vAlign w:val="center"/>
            <w:hideMark/>
          </w:tcPr>
          <w:p w14:paraId="004CDF88" w14:textId="77777777" w:rsidR="005B2A78" w:rsidRPr="001601A2" w:rsidRDefault="005B2A78" w:rsidP="00A45A60">
            <w:pPr>
              <w:widowControl w:val="0"/>
              <w:jc w:val="left"/>
              <w:rPr>
                <w:rFonts w:cs="Arial"/>
                <w:color w:val="000000"/>
                <w:lang w:val="en-GB" w:eastAsia="en-GB"/>
              </w:rPr>
            </w:pPr>
          </w:p>
        </w:tc>
        <w:tc>
          <w:tcPr>
            <w:tcW w:w="3686" w:type="dxa"/>
            <w:vMerge/>
            <w:tcBorders>
              <w:top w:val="single" w:sz="4" w:space="0" w:color="auto"/>
              <w:left w:val="single" w:sz="4" w:space="0" w:color="auto"/>
              <w:bottom w:val="single" w:sz="4" w:space="0" w:color="auto"/>
              <w:right w:val="single" w:sz="4" w:space="0" w:color="auto"/>
            </w:tcBorders>
            <w:vAlign w:val="center"/>
            <w:hideMark/>
          </w:tcPr>
          <w:p w14:paraId="004CDF89" w14:textId="77777777" w:rsidR="005B2A78" w:rsidRPr="001601A2" w:rsidRDefault="005B2A78" w:rsidP="00A45A60">
            <w:pPr>
              <w:widowControl w:val="0"/>
              <w:jc w:val="left"/>
              <w:rPr>
                <w:rFonts w:cs="Arial"/>
                <w:color w:val="000000"/>
                <w:lang w:val="en-GB" w:eastAsia="en-GB"/>
              </w:rPr>
            </w:pPr>
          </w:p>
        </w:tc>
      </w:tr>
      <w:tr w:rsidR="005B2A78" w:rsidRPr="005B2A78" w14:paraId="004CDF8F" w14:textId="77777777" w:rsidTr="001601A2">
        <w:trPr>
          <w:trHeight w:val="300"/>
        </w:trPr>
        <w:tc>
          <w:tcPr>
            <w:tcW w:w="960" w:type="dxa"/>
            <w:vMerge/>
            <w:tcBorders>
              <w:top w:val="nil"/>
              <w:left w:val="single" w:sz="8" w:space="0" w:color="auto"/>
              <w:bottom w:val="single" w:sz="8" w:space="0" w:color="000000"/>
              <w:right w:val="single" w:sz="8" w:space="0" w:color="auto"/>
            </w:tcBorders>
            <w:vAlign w:val="center"/>
            <w:hideMark/>
          </w:tcPr>
          <w:p w14:paraId="004CDF8B" w14:textId="77777777" w:rsidR="005B2A78" w:rsidRPr="001601A2" w:rsidRDefault="005B2A78" w:rsidP="00A45A60">
            <w:pPr>
              <w:widowControl w:val="0"/>
              <w:jc w:val="left"/>
              <w:rPr>
                <w:rFonts w:cs="Arial"/>
                <w:color w:val="000000"/>
                <w:lang w:val="en-GB" w:eastAsia="en-GB"/>
              </w:rPr>
            </w:pPr>
          </w:p>
        </w:tc>
        <w:tc>
          <w:tcPr>
            <w:tcW w:w="960" w:type="dxa"/>
            <w:vMerge/>
            <w:tcBorders>
              <w:top w:val="nil"/>
              <w:left w:val="single" w:sz="8" w:space="0" w:color="auto"/>
              <w:bottom w:val="single" w:sz="8" w:space="0" w:color="000000"/>
              <w:right w:val="single" w:sz="4" w:space="0" w:color="auto"/>
            </w:tcBorders>
            <w:vAlign w:val="center"/>
            <w:hideMark/>
          </w:tcPr>
          <w:p w14:paraId="004CDF8C" w14:textId="77777777" w:rsidR="005B2A78" w:rsidRPr="001601A2" w:rsidRDefault="005B2A78" w:rsidP="00A45A60">
            <w:pPr>
              <w:widowControl w:val="0"/>
              <w:jc w:val="left"/>
              <w:rPr>
                <w:rFonts w:cs="Arial"/>
                <w:color w:val="000000"/>
                <w:lang w:val="en-GB" w:eastAsia="en-GB"/>
              </w:rPr>
            </w:pPr>
          </w:p>
        </w:tc>
        <w:tc>
          <w:tcPr>
            <w:tcW w:w="2191" w:type="dxa"/>
            <w:vMerge/>
            <w:tcBorders>
              <w:top w:val="single" w:sz="4" w:space="0" w:color="auto"/>
              <w:left w:val="single" w:sz="4" w:space="0" w:color="auto"/>
              <w:bottom w:val="single" w:sz="4" w:space="0" w:color="auto"/>
              <w:right w:val="single" w:sz="4" w:space="0" w:color="auto"/>
            </w:tcBorders>
            <w:vAlign w:val="center"/>
            <w:hideMark/>
          </w:tcPr>
          <w:p w14:paraId="004CDF8D" w14:textId="77777777" w:rsidR="005B2A78" w:rsidRPr="001601A2" w:rsidRDefault="005B2A78" w:rsidP="00A45A60">
            <w:pPr>
              <w:widowControl w:val="0"/>
              <w:jc w:val="left"/>
              <w:rPr>
                <w:rFonts w:cs="Arial"/>
                <w:color w:val="000000"/>
                <w:lang w:val="en-GB" w:eastAsia="en-GB"/>
              </w:rPr>
            </w:pPr>
          </w:p>
        </w:tc>
        <w:tc>
          <w:tcPr>
            <w:tcW w:w="36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04CDF8E" w14:textId="77777777" w:rsidR="005B2A78" w:rsidRPr="001601A2" w:rsidRDefault="005B2A78" w:rsidP="00A45A60">
            <w:pPr>
              <w:widowControl w:val="0"/>
              <w:jc w:val="center"/>
              <w:rPr>
                <w:rFonts w:cs="Arial"/>
                <w:color w:val="000000"/>
                <w:lang w:val="en-GB" w:eastAsia="en-GB"/>
              </w:rPr>
            </w:pPr>
            <w:r w:rsidRPr="001601A2">
              <w:rPr>
                <w:rFonts w:cs="Arial"/>
                <w:color w:val="000000"/>
                <w:lang w:val="en-GB" w:eastAsia="en-GB"/>
              </w:rPr>
              <w:t>Retail Harlow</w:t>
            </w:r>
          </w:p>
        </w:tc>
      </w:tr>
      <w:tr w:rsidR="005B2A78" w:rsidRPr="005B2A78" w14:paraId="004CDF94" w14:textId="77777777" w:rsidTr="001601A2">
        <w:trPr>
          <w:trHeight w:val="315"/>
        </w:trPr>
        <w:tc>
          <w:tcPr>
            <w:tcW w:w="960" w:type="dxa"/>
            <w:vMerge/>
            <w:tcBorders>
              <w:top w:val="nil"/>
              <w:left w:val="single" w:sz="8" w:space="0" w:color="auto"/>
              <w:bottom w:val="single" w:sz="8" w:space="0" w:color="000000"/>
              <w:right w:val="single" w:sz="8" w:space="0" w:color="auto"/>
            </w:tcBorders>
            <w:vAlign w:val="center"/>
            <w:hideMark/>
          </w:tcPr>
          <w:p w14:paraId="004CDF90" w14:textId="77777777" w:rsidR="005B2A78" w:rsidRPr="001601A2" w:rsidRDefault="005B2A78" w:rsidP="00A45A60">
            <w:pPr>
              <w:widowControl w:val="0"/>
              <w:jc w:val="left"/>
              <w:rPr>
                <w:rFonts w:cs="Arial"/>
                <w:color w:val="000000"/>
                <w:lang w:val="en-GB" w:eastAsia="en-GB"/>
              </w:rPr>
            </w:pPr>
          </w:p>
        </w:tc>
        <w:tc>
          <w:tcPr>
            <w:tcW w:w="960" w:type="dxa"/>
            <w:vMerge/>
            <w:tcBorders>
              <w:top w:val="nil"/>
              <w:left w:val="single" w:sz="8" w:space="0" w:color="auto"/>
              <w:bottom w:val="single" w:sz="8" w:space="0" w:color="000000"/>
              <w:right w:val="single" w:sz="4" w:space="0" w:color="auto"/>
            </w:tcBorders>
            <w:vAlign w:val="center"/>
            <w:hideMark/>
          </w:tcPr>
          <w:p w14:paraId="004CDF91" w14:textId="77777777" w:rsidR="005B2A78" w:rsidRPr="001601A2" w:rsidRDefault="005B2A78" w:rsidP="00A45A60">
            <w:pPr>
              <w:widowControl w:val="0"/>
              <w:jc w:val="left"/>
              <w:rPr>
                <w:rFonts w:cs="Arial"/>
                <w:color w:val="000000"/>
                <w:lang w:val="en-GB" w:eastAsia="en-GB"/>
              </w:rPr>
            </w:pPr>
          </w:p>
        </w:tc>
        <w:tc>
          <w:tcPr>
            <w:tcW w:w="2191" w:type="dxa"/>
            <w:vMerge/>
            <w:tcBorders>
              <w:top w:val="single" w:sz="4" w:space="0" w:color="auto"/>
              <w:left w:val="single" w:sz="4" w:space="0" w:color="auto"/>
              <w:bottom w:val="single" w:sz="4" w:space="0" w:color="auto"/>
              <w:right w:val="single" w:sz="4" w:space="0" w:color="auto"/>
            </w:tcBorders>
            <w:vAlign w:val="center"/>
            <w:hideMark/>
          </w:tcPr>
          <w:p w14:paraId="004CDF92" w14:textId="77777777" w:rsidR="005B2A78" w:rsidRPr="001601A2" w:rsidRDefault="005B2A78" w:rsidP="00A45A60">
            <w:pPr>
              <w:widowControl w:val="0"/>
              <w:jc w:val="left"/>
              <w:rPr>
                <w:rFonts w:cs="Arial"/>
                <w:color w:val="000000"/>
                <w:lang w:val="en-GB" w:eastAsia="en-GB"/>
              </w:rPr>
            </w:pPr>
          </w:p>
        </w:tc>
        <w:tc>
          <w:tcPr>
            <w:tcW w:w="3686" w:type="dxa"/>
            <w:vMerge/>
            <w:tcBorders>
              <w:top w:val="single" w:sz="4" w:space="0" w:color="auto"/>
              <w:left w:val="single" w:sz="4" w:space="0" w:color="auto"/>
              <w:bottom w:val="single" w:sz="4" w:space="0" w:color="auto"/>
              <w:right w:val="single" w:sz="4" w:space="0" w:color="auto"/>
            </w:tcBorders>
            <w:vAlign w:val="center"/>
            <w:hideMark/>
          </w:tcPr>
          <w:p w14:paraId="004CDF93" w14:textId="77777777" w:rsidR="005B2A78" w:rsidRPr="001601A2" w:rsidRDefault="005B2A78" w:rsidP="00A45A60">
            <w:pPr>
              <w:widowControl w:val="0"/>
              <w:jc w:val="left"/>
              <w:rPr>
                <w:rFonts w:cs="Arial"/>
                <w:color w:val="000000"/>
                <w:lang w:val="en-GB" w:eastAsia="en-GB"/>
              </w:rPr>
            </w:pPr>
          </w:p>
        </w:tc>
      </w:tr>
      <w:tr w:rsidR="005B2A78" w:rsidRPr="005B2A78" w14:paraId="004CDF99" w14:textId="77777777" w:rsidTr="001601A2">
        <w:trPr>
          <w:trHeight w:val="300"/>
        </w:trPr>
        <w:tc>
          <w:tcPr>
            <w:tcW w:w="960" w:type="dxa"/>
            <w:vMerge/>
            <w:tcBorders>
              <w:top w:val="nil"/>
              <w:left w:val="single" w:sz="8" w:space="0" w:color="auto"/>
              <w:bottom w:val="single" w:sz="8" w:space="0" w:color="000000"/>
              <w:right w:val="single" w:sz="8" w:space="0" w:color="auto"/>
            </w:tcBorders>
            <w:vAlign w:val="center"/>
            <w:hideMark/>
          </w:tcPr>
          <w:p w14:paraId="004CDF95" w14:textId="77777777" w:rsidR="005B2A78" w:rsidRPr="001601A2" w:rsidRDefault="005B2A78" w:rsidP="00A45A60">
            <w:pPr>
              <w:widowControl w:val="0"/>
              <w:jc w:val="left"/>
              <w:rPr>
                <w:rFonts w:cs="Arial"/>
                <w:color w:val="000000"/>
                <w:lang w:val="en-GB" w:eastAsia="en-GB"/>
              </w:rPr>
            </w:pPr>
          </w:p>
        </w:tc>
        <w:tc>
          <w:tcPr>
            <w:tcW w:w="960" w:type="dxa"/>
            <w:vMerge/>
            <w:tcBorders>
              <w:top w:val="nil"/>
              <w:left w:val="single" w:sz="8" w:space="0" w:color="auto"/>
              <w:bottom w:val="single" w:sz="8" w:space="0" w:color="000000"/>
              <w:right w:val="single" w:sz="4" w:space="0" w:color="auto"/>
            </w:tcBorders>
            <w:vAlign w:val="center"/>
            <w:hideMark/>
          </w:tcPr>
          <w:p w14:paraId="004CDF96" w14:textId="77777777" w:rsidR="005B2A78" w:rsidRPr="001601A2" w:rsidRDefault="005B2A78" w:rsidP="00A45A60">
            <w:pPr>
              <w:widowControl w:val="0"/>
              <w:jc w:val="left"/>
              <w:rPr>
                <w:rFonts w:cs="Arial"/>
                <w:color w:val="000000"/>
                <w:lang w:val="en-GB" w:eastAsia="en-GB"/>
              </w:rPr>
            </w:pPr>
          </w:p>
        </w:tc>
        <w:tc>
          <w:tcPr>
            <w:tcW w:w="21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04CDF97" w14:textId="77777777" w:rsidR="005B2A78" w:rsidRPr="001601A2" w:rsidRDefault="005B2A78" w:rsidP="00A45A60">
            <w:pPr>
              <w:widowControl w:val="0"/>
              <w:jc w:val="center"/>
              <w:rPr>
                <w:rFonts w:cs="Arial"/>
                <w:color w:val="000000"/>
                <w:lang w:val="en-GB" w:eastAsia="en-GB"/>
              </w:rPr>
            </w:pPr>
            <w:r w:rsidRPr="001601A2">
              <w:rPr>
                <w:rFonts w:cs="Arial"/>
                <w:color w:val="000000"/>
                <w:lang w:val="en-GB" w:eastAsia="en-GB"/>
              </w:rPr>
              <w:t>Other Income</w:t>
            </w:r>
          </w:p>
        </w:tc>
        <w:tc>
          <w:tcPr>
            <w:tcW w:w="36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04CDF98" w14:textId="77777777" w:rsidR="005B2A78" w:rsidRPr="001601A2" w:rsidRDefault="005B2A78" w:rsidP="00A45A60">
            <w:pPr>
              <w:widowControl w:val="0"/>
              <w:jc w:val="center"/>
              <w:rPr>
                <w:rFonts w:cs="Arial"/>
                <w:color w:val="000000"/>
                <w:lang w:val="en-GB" w:eastAsia="en-GB"/>
              </w:rPr>
            </w:pPr>
            <w:r w:rsidRPr="001601A2">
              <w:rPr>
                <w:rFonts w:cs="Arial"/>
                <w:color w:val="000000"/>
                <w:lang w:val="en-GB" w:eastAsia="en-GB"/>
              </w:rPr>
              <w:t>Other Income</w:t>
            </w:r>
          </w:p>
        </w:tc>
      </w:tr>
      <w:tr w:rsidR="005B2A78" w:rsidRPr="005B2A78" w14:paraId="004CDF9E" w14:textId="77777777" w:rsidTr="001601A2">
        <w:trPr>
          <w:trHeight w:val="315"/>
        </w:trPr>
        <w:tc>
          <w:tcPr>
            <w:tcW w:w="960" w:type="dxa"/>
            <w:vMerge/>
            <w:tcBorders>
              <w:top w:val="nil"/>
              <w:left w:val="single" w:sz="8" w:space="0" w:color="auto"/>
              <w:bottom w:val="single" w:sz="8" w:space="0" w:color="000000"/>
              <w:right w:val="single" w:sz="8" w:space="0" w:color="auto"/>
            </w:tcBorders>
            <w:vAlign w:val="center"/>
            <w:hideMark/>
          </w:tcPr>
          <w:p w14:paraId="004CDF9A" w14:textId="77777777" w:rsidR="005B2A78" w:rsidRPr="001601A2" w:rsidRDefault="005B2A78" w:rsidP="00A45A60">
            <w:pPr>
              <w:widowControl w:val="0"/>
              <w:jc w:val="left"/>
              <w:rPr>
                <w:rFonts w:cs="Arial"/>
                <w:color w:val="000000"/>
                <w:lang w:val="en-GB" w:eastAsia="en-GB"/>
              </w:rPr>
            </w:pPr>
          </w:p>
        </w:tc>
        <w:tc>
          <w:tcPr>
            <w:tcW w:w="960" w:type="dxa"/>
            <w:vMerge/>
            <w:tcBorders>
              <w:top w:val="nil"/>
              <w:left w:val="single" w:sz="8" w:space="0" w:color="auto"/>
              <w:bottom w:val="single" w:sz="8" w:space="0" w:color="000000"/>
              <w:right w:val="single" w:sz="4" w:space="0" w:color="auto"/>
            </w:tcBorders>
            <w:vAlign w:val="center"/>
            <w:hideMark/>
          </w:tcPr>
          <w:p w14:paraId="004CDF9B" w14:textId="77777777" w:rsidR="005B2A78" w:rsidRPr="001601A2" w:rsidRDefault="005B2A78" w:rsidP="00A45A60">
            <w:pPr>
              <w:widowControl w:val="0"/>
              <w:jc w:val="left"/>
              <w:rPr>
                <w:rFonts w:cs="Arial"/>
                <w:color w:val="000000"/>
                <w:lang w:val="en-GB" w:eastAsia="en-GB"/>
              </w:rPr>
            </w:pPr>
          </w:p>
        </w:tc>
        <w:tc>
          <w:tcPr>
            <w:tcW w:w="2191" w:type="dxa"/>
            <w:vMerge/>
            <w:tcBorders>
              <w:top w:val="single" w:sz="4" w:space="0" w:color="auto"/>
              <w:left w:val="single" w:sz="4" w:space="0" w:color="auto"/>
              <w:bottom w:val="single" w:sz="4" w:space="0" w:color="auto"/>
              <w:right w:val="single" w:sz="4" w:space="0" w:color="auto"/>
            </w:tcBorders>
            <w:vAlign w:val="center"/>
            <w:hideMark/>
          </w:tcPr>
          <w:p w14:paraId="004CDF9C" w14:textId="77777777" w:rsidR="005B2A78" w:rsidRPr="001601A2" w:rsidRDefault="005B2A78" w:rsidP="00A45A60">
            <w:pPr>
              <w:widowControl w:val="0"/>
              <w:jc w:val="left"/>
              <w:rPr>
                <w:rFonts w:cs="Arial"/>
                <w:color w:val="000000"/>
                <w:lang w:val="en-GB" w:eastAsia="en-GB"/>
              </w:rPr>
            </w:pPr>
          </w:p>
        </w:tc>
        <w:tc>
          <w:tcPr>
            <w:tcW w:w="3686" w:type="dxa"/>
            <w:vMerge/>
            <w:tcBorders>
              <w:top w:val="single" w:sz="4" w:space="0" w:color="auto"/>
              <w:left w:val="single" w:sz="4" w:space="0" w:color="auto"/>
              <w:bottom w:val="single" w:sz="4" w:space="0" w:color="auto"/>
              <w:right w:val="single" w:sz="4" w:space="0" w:color="auto"/>
            </w:tcBorders>
            <w:vAlign w:val="center"/>
            <w:hideMark/>
          </w:tcPr>
          <w:p w14:paraId="004CDF9D" w14:textId="77777777" w:rsidR="005B2A78" w:rsidRPr="001601A2" w:rsidRDefault="005B2A78" w:rsidP="00A45A60">
            <w:pPr>
              <w:widowControl w:val="0"/>
              <w:jc w:val="left"/>
              <w:rPr>
                <w:rFonts w:cs="Arial"/>
                <w:color w:val="000000"/>
                <w:lang w:val="en-GB" w:eastAsia="en-GB"/>
              </w:rPr>
            </w:pPr>
          </w:p>
        </w:tc>
      </w:tr>
      <w:tr w:rsidR="005B2A78" w:rsidRPr="005B2A78" w14:paraId="004CDFA3" w14:textId="77777777" w:rsidTr="001601A2">
        <w:trPr>
          <w:trHeight w:val="300"/>
        </w:trPr>
        <w:tc>
          <w:tcPr>
            <w:tcW w:w="960" w:type="dxa"/>
            <w:vMerge/>
            <w:tcBorders>
              <w:top w:val="nil"/>
              <w:left w:val="single" w:sz="8" w:space="0" w:color="auto"/>
              <w:bottom w:val="single" w:sz="8" w:space="0" w:color="000000"/>
              <w:right w:val="single" w:sz="8" w:space="0" w:color="auto"/>
            </w:tcBorders>
            <w:vAlign w:val="center"/>
            <w:hideMark/>
          </w:tcPr>
          <w:p w14:paraId="004CDF9F" w14:textId="77777777" w:rsidR="005B2A78" w:rsidRPr="001601A2" w:rsidRDefault="005B2A78" w:rsidP="00A45A60">
            <w:pPr>
              <w:widowControl w:val="0"/>
              <w:jc w:val="left"/>
              <w:rPr>
                <w:rFonts w:cs="Arial"/>
                <w:color w:val="000000"/>
                <w:lang w:val="en-GB" w:eastAsia="en-GB"/>
              </w:rPr>
            </w:pPr>
          </w:p>
        </w:tc>
        <w:tc>
          <w:tcPr>
            <w:tcW w:w="960" w:type="dxa"/>
            <w:vMerge/>
            <w:tcBorders>
              <w:top w:val="nil"/>
              <w:left w:val="single" w:sz="8" w:space="0" w:color="auto"/>
              <w:bottom w:val="single" w:sz="8" w:space="0" w:color="000000"/>
              <w:right w:val="single" w:sz="4" w:space="0" w:color="auto"/>
            </w:tcBorders>
            <w:vAlign w:val="center"/>
            <w:hideMark/>
          </w:tcPr>
          <w:p w14:paraId="004CDFA0" w14:textId="77777777" w:rsidR="005B2A78" w:rsidRPr="001601A2" w:rsidRDefault="005B2A78" w:rsidP="00A45A60">
            <w:pPr>
              <w:widowControl w:val="0"/>
              <w:jc w:val="left"/>
              <w:rPr>
                <w:rFonts w:cs="Arial"/>
                <w:color w:val="000000"/>
                <w:lang w:val="en-GB" w:eastAsia="en-GB"/>
              </w:rPr>
            </w:pPr>
          </w:p>
        </w:tc>
        <w:tc>
          <w:tcPr>
            <w:tcW w:w="21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04CDFA1" w14:textId="77777777" w:rsidR="005B2A78" w:rsidRPr="001601A2" w:rsidRDefault="005B2A78" w:rsidP="00A45A60">
            <w:pPr>
              <w:widowControl w:val="0"/>
              <w:jc w:val="center"/>
              <w:rPr>
                <w:rFonts w:cs="Arial"/>
                <w:color w:val="000000"/>
                <w:lang w:val="en-GB" w:eastAsia="en-GB"/>
              </w:rPr>
            </w:pPr>
            <w:r w:rsidRPr="001601A2">
              <w:rPr>
                <w:rFonts w:cs="Arial"/>
                <w:color w:val="000000"/>
                <w:lang w:val="en-GB" w:eastAsia="en-GB"/>
              </w:rPr>
              <w:t>Operations</w:t>
            </w:r>
          </w:p>
        </w:tc>
        <w:tc>
          <w:tcPr>
            <w:tcW w:w="36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04CDFA2" w14:textId="77777777" w:rsidR="005B2A78" w:rsidRPr="001601A2" w:rsidRDefault="005B2A78" w:rsidP="00A45A60">
            <w:pPr>
              <w:widowControl w:val="0"/>
              <w:jc w:val="center"/>
              <w:rPr>
                <w:rFonts w:cs="Arial"/>
                <w:color w:val="000000"/>
                <w:lang w:val="en-GB" w:eastAsia="en-GB"/>
              </w:rPr>
            </w:pPr>
            <w:r w:rsidRPr="001601A2">
              <w:rPr>
                <w:rFonts w:cs="Arial"/>
                <w:color w:val="000000"/>
                <w:lang w:val="en-GB" w:eastAsia="en-GB"/>
              </w:rPr>
              <w:t>Operations</w:t>
            </w:r>
          </w:p>
        </w:tc>
      </w:tr>
      <w:tr w:rsidR="005B2A78" w:rsidRPr="005B2A78" w14:paraId="004CDFA8" w14:textId="77777777" w:rsidTr="001601A2">
        <w:trPr>
          <w:trHeight w:val="300"/>
        </w:trPr>
        <w:tc>
          <w:tcPr>
            <w:tcW w:w="960" w:type="dxa"/>
            <w:vMerge/>
            <w:tcBorders>
              <w:top w:val="nil"/>
              <w:left w:val="single" w:sz="8" w:space="0" w:color="auto"/>
              <w:bottom w:val="single" w:sz="8" w:space="0" w:color="000000"/>
              <w:right w:val="single" w:sz="8" w:space="0" w:color="auto"/>
            </w:tcBorders>
            <w:vAlign w:val="center"/>
            <w:hideMark/>
          </w:tcPr>
          <w:p w14:paraId="004CDFA4" w14:textId="77777777" w:rsidR="005B2A78" w:rsidRPr="001601A2" w:rsidRDefault="005B2A78" w:rsidP="00A45A60">
            <w:pPr>
              <w:widowControl w:val="0"/>
              <w:jc w:val="left"/>
              <w:rPr>
                <w:rFonts w:cs="Arial"/>
                <w:color w:val="000000"/>
                <w:lang w:val="en-GB" w:eastAsia="en-GB"/>
              </w:rPr>
            </w:pPr>
          </w:p>
        </w:tc>
        <w:tc>
          <w:tcPr>
            <w:tcW w:w="960" w:type="dxa"/>
            <w:vMerge/>
            <w:tcBorders>
              <w:top w:val="nil"/>
              <w:left w:val="single" w:sz="8" w:space="0" w:color="auto"/>
              <w:bottom w:val="single" w:sz="8" w:space="0" w:color="000000"/>
              <w:right w:val="single" w:sz="4" w:space="0" w:color="auto"/>
            </w:tcBorders>
            <w:vAlign w:val="center"/>
            <w:hideMark/>
          </w:tcPr>
          <w:p w14:paraId="004CDFA5" w14:textId="77777777" w:rsidR="005B2A78" w:rsidRPr="001601A2" w:rsidRDefault="005B2A78" w:rsidP="00A45A60">
            <w:pPr>
              <w:widowControl w:val="0"/>
              <w:jc w:val="left"/>
              <w:rPr>
                <w:rFonts w:cs="Arial"/>
                <w:color w:val="000000"/>
                <w:lang w:val="en-GB" w:eastAsia="en-GB"/>
              </w:rPr>
            </w:pPr>
          </w:p>
        </w:tc>
        <w:tc>
          <w:tcPr>
            <w:tcW w:w="2191" w:type="dxa"/>
            <w:vMerge/>
            <w:tcBorders>
              <w:top w:val="single" w:sz="4" w:space="0" w:color="auto"/>
              <w:left w:val="single" w:sz="4" w:space="0" w:color="auto"/>
              <w:bottom w:val="single" w:sz="4" w:space="0" w:color="auto"/>
              <w:right w:val="single" w:sz="4" w:space="0" w:color="auto"/>
            </w:tcBorders>
            <w:vAlign w:val="center"/>
            <w:hideMark/>
          </w:tcPr>
          <w:p w14:paraId="004CDFA6" w14:textId="77777777" w:rsidR="005B2A78" w:rsidRPr="001601A2" w:rsidRDefault="005B2A78" w:rsidP="00A45A60">
            <w:pPr>
              <w:widowControl w:val="0"/>
              <w:jc w:val="left"/>
              <w:rPr>
                <w:rFonts w:cs="Arial"/>
                <w:color w:val="000000"/>
                <w:lang w:val="en-GB" w:eastAsia="en-GB"/>
              </w:rPr>
            </w:pPr>
          </w:p>
        </w:tc>
        <w:tc>
          <w:tcPr>
            <w:tcW w:w="3686" w:type="dxa"/>
            <w:vMerge/>
            <w:tcBorders>
              <w:top w:val="single" w:sz="4" w:space="0" w:color="auto"/>
              <w:left w:val="single" w:sz="4" w:space="0" w:color="auto"/>
              <w:bottom w:val="single" w:sz="4" w:space="0" w:color="auto"/>
              <w:right w:val="single" w:sz="4" w:space="0" w:color="auto"/>
            </w:tcBorders>
            <w:vAlign w:val="center"/>
            <w:hideMark/>
          </w:tcPr>
          <w:p w14:paraId="004CDFA7" w14:textId="77777777" w:rsidR="005B2A78" w:rsidRPr="001601A2" w:rsidRDefault="005B2A78" w:rsidP="00A45A60">
            <w:pPr>
              <w:widowControl w:val="0"/>
              <w:jc w:val="left"/>
              <w:rPr>
                <w:rFonts w:cs="Arial"/>
                <w:color w:val="000000"/>
                <w:lang w:val="en-GB" w:eastAsia="en-GB"/>
              </w:rPr>
            </w:pPr>
          </w:p>
        </w:tc>
      </w:tr>
      <w:tr w:rsidR="005B2A78" w:rsidRPr="005B2A78" w14:paraId="004CDFAD" w14:textId="77777777" w:rsidTr="001601A2">
        <w:trPr>
          <w:trHeight w:val="315"/>
        </w:trPr>
        <w:tc>
          <w:tcPr>
            <w:tcW w:w="960" w:type="dxa"/>
            <w:vMerge/>
            <w:tcBorders>
              <w:top w:val="nil"/>
              <w:left w:val="single" w:sz="8" w:space="0" w:color="auto"/>
              <w:bottom w:val="single" w:sz="8" w:space="0" w:color="000000"/>
              <w:right w:val="single" w:sz="8" w:space="0" w:color="auto"/>
            </w:tcBorders>
            <w:vAlign w:val="center"/>
            <w:hideMark/>
          </w:tcPr>
          <w:p w14:paraId="004CDFA9" w14:textId="77777777" w:rsidR="005B2A78" w:rsidRPr="001601A2" w:rsidRDefault="005B2A78" w:rsidP="00A45A60">
            <w:pPr>
              <w:widowControl w:val="0"/>
              <w:jc w:val="left"/>
              <w:rPr>
                <w:rFonts w:cs="Arial"/>
                <w:color w:val="000000"/>
                <w:lang w:val="en-GB" w:eastAsia="en-GB"/>
              </w:rPr>
            </w:pPr>
          </w:p>
        </w:tc>
        <w:tc>
          <w:tcPr>
            <w:tcW w:w="960" w:type="dxa"/>
            <w:vMerge/>
            <w:tcBorders>
              <w:top w:val="nil"/>
              <w:left w:val="single" w:sz="8" w:space="0" w:color="auto"/>
              <w:bottom w:val="single" w:sz="8" w:space="0" w:color="000000"/>
              <w:right w:val="single" w:sz="4" w:space="0" w:color="auto"/>
            </w:tcBorders>
            <w:vAlign w:val="center"/>
            <w:hideMark/>
          </w:tcPr>
          <w:p w14:paraId="004CDFAA" w14:textId="77777777" w:rsidR="005B2A78" w:rsidRPr="001601A2" w:rsidRDefault="005B2A78" w:rsidP="00A45A60">
            <w:pPr>
              <w:widowControl w:val="0"/>
              <w:jc w:val="left"/>
              <w:rPr>
                <w:rFonts w:cs="Arial"/>
                <w:color w:val="000000"/>
                <w:lang w:val="en-GB" w:eastAsia="en-GB"/>
              </w:rPr>
            </w:pPr>
          </w:p>
        </w:tc>
        <w:tc>
          <w:tcPr>
            <w:tcW w:w="2191" w:type="dxa"/>
            <w:vMerge/>
            <w:tcBorders>
              <w:top w:val="single" w:sz="4" w:space="0" w:color="auto"/>
              <w:left w:val="single" w:sz="4" w:space="0" w:color="auto"/>
              <w:bottom w:val="single" w:sz="4" w:space="0" w:color="auto"/>
              <w:right w:val="single" w:sz="4" w:space="0" w:color="auto"/>
            </w:tcBorders>
            <w:vAlign w:val="center"/>
            <w:hideMark/>
          </w:tcPr>
          <w:p w14:paraId="004CDFAB" w14:textId="77777777" w:rsidR="005B2A78" w:rsidRPr="001601A2" w:rsidRDefault="005B2A78" w:rsidP="00A45A60">
            <w:pPr>
              <w:widowControl w:val="0"/>
              <w:jc w:val="left"/>
              <w:rPr>
                <w:rFonts w:cs="Arial"/>
                <w:color w:val="000000"/>
                <w:lang w:val="en-GB" w:eastAsia="en-GB"/>
              </w:rPr>
            </w:pPr>
          </w:p>
        </w:tc>
        <w:tc>
          <w:tcPr>
            <w:tcW w:w="3686" w:type="dxa"/>
            <w:vMerge/>
            <w:tcBorders>
              <w:top w:val="single" w:sz="4" w:space="0" w:color="auto"/>
              <w:left w:val="single" w:sz="4" w:space="0" w:color="auto"/>
              <w:bottom w:val="single" w:sz="4" w:space="0" w:color="auto"/>
              <w:right w:val="single" w:sz="4" w:space="0" w:color="auto"/>
            </w:tcBorders>
            <w:vAlign w:val="center"/>
            <w:hideMark/>
          </w:tcPr>
          <w:p w14:paraId="004CDFAC" w14:textId="77777777" w:rsidR="005B2A78" w:rsidRPr="001601A2" w:rsidRDefault="005B2A78" w:rsidP="00A45A60">
            <w:pPr>
              <w:widowControl w:val="0"/>
              <w:jc w:val="left"/>
              <w:rPr>
                <w:rFonts w:cs="Arial"/>
                <w:color w:val="000000"/>
                <w:lang w:val="en-GB" w:eastAsia="en-GB"/>
              </w:rPr>
            </w:pPr>
          </w:p>
        </w:tc>
      </w:tr>
      <w:tr w:rsidR="005B2A78" w:rsidRPr="005B2A78" w14:paraId="004CDFB2" w14:textId="77777777" w:rsidTr="001601A2">
        <w:trPr>
          <w:trHeight w:val="300"/>
        </w:trPr>
        <w:tc>
          <w:tcPr>
            <w:tcW w:w="960" w:type="dxa"/>
            <w:vMerge/>
            <w:tcBorders>
              <w:top w:val="nil"/>
              <w:left w:val="single" w:sz="8" w:space="0" w:color="auto"/>
              <w:bottom w:val="single" w:sz="8" w:space="0" w:color="000000"/>
              <w:right w:val="single" w:sz="8" w:space="0" w:color="auto"/>
            </w:tcBorders>
            <w:vAlign w:val="center"/>
            <w:hideMark/>
          </w:tcPr>
          <w:p w14:paraId="004CDFAE" w14:textId="77777777" w:rsidR="005B2A78" w:rsidRPr="001601A2" w:rsidRDefault="005B2A78" w:rsidP="00A45A60">
            <w:pPr>
              <w:widowControl w:val="0"/>
              <w:jc w:val="left"/>
              <w:rPr>
                <w:rFonts w:cs="Arial"/>
                <w:color w:val="000000"/>
                <w:lang w:val="en-GB" w:eastAsia="en-GB"/>
              </w:rPr>
            </w:pPr>
          </w:p>
        </w:tc>
        <w:tc>
          <w:tcPr>
            <w:tcW w:w="960" w:type="dxa"/>
            <w:vMerge/>
            <w:tcBorders>
              <w:top w:val="nil"/>
              <w:left w:val="single" w:sz="8" w:space="0" w:color="auto"/>
              <w:bottom w:val="single" w:sz="8" w:space="0" w:color="000000"/>
              <w:right w:val="single" w:sz="8" w:space="0" w:color="auto"/>
            </w:tcBorders>
            <w:vAlign w:val="center"/>
            <w:hideMark/>
          </w:tcPr>
          <w:p w14:paraId="004CDFAF" w14:textId="77777777" w:rsidR="005B2A78" w:rsidRPr="001601A2" w:rsidRDefault="005B2A78" w:rsidP="00A45A60">
            <w:pPr>
              <w:widowControl w:val="0"/>
              <w:jc w:val="left"/>
              <w:rPr>
                <w:rFonts w:cs="Arial"/>
                <w:color w:val="000000"/>
                <w:lang w:val="en-GB" w:eastAsia="en-GB"/>
              </w:rPr>
            </w:pPr>
          </w:p>
        </w:tc>
        <w:tc>
          <w:tcPr>
            <w:tcW w:w="2191"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004CDFB0" w14:textId="77777777" w:rsidR="005B2A78" w:rsidRPr="001601A2" w:rsidRDefault="005B2A78" w:rsidP="00A45A60">
            <w:pPr>
              <w:widowControl w:val="0"/>
              <w:jc w:val="center"/>
              <w:rPr>
                <w:rFonts w:cs="Arial"/>
                <w:color w:val="000000"/>
                <w:lang w:val="en-GB" w:eastAsia="en-GB"/>
              </w:rPr>
            </w:pPr>
            <w:r w:rsidRPr="001601A2">
              <w:rPr>
                <w:rFonts w:cs="Arial"/>
                <w:color w:val="000000"/>
                <w:lang w:val="en-GB" w:eastAsia="en-GB"/>
              </w:rPr>
              <w:t>Support Functions</w:t>
            </w:r>
          </w:p>
        </w:tc>
        <w:tc>
          <w:tcPr>
            <w:tcW w:w="3686"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004CDFB1" w14:textId="77777777" w:rsidR="005B2A78" w:rsidRPr="001601A2" w:rsidRDefault="005B2A78" w:rsidP="00A45A60">
            <w:pPr>
              <w:widowControl w:val="0"/>
              <w:jc w:val="center"/>
              <w:rPr>
                <w:rFonts w:cs="Arial"/>
                <w:color w:val="000000"/>
                <w:lang w:val="en-GB" w:eastAsia="en-GB"/>
              </w:rPr>
            </w:pPr>
            <w:r w:rsidRPr="001601A2">
              <w:rPr>
                <w:rFonts w:cs="Arial"/>
                <w:color w:val="000000"/>
                <w:lang w:val="en-GB" w:eastAsia="en-GB"/>
              </w:rPr>
              <w:t>Support Functions</w:t>
            </w:r>
          </w:p>
        </w:tc>
      </w:tr>
      <w:tr w:rsidR="005B2A78" w:rsidRPr="005B2A78" w14:paraId="004CDFB7" w14:textId="77777777" w:rsidTr="001601A2">
        <w:trPr>
          <w:trHeight w:val="300"/>
        </w:trPr>
        <w:tc>
          <w:tcPr>
            <w:tcW w:w="960" w:type="dxa"/>
            <w:vMerge/>
            <w:tcBorders>
              <w:top w:val="nil"/>
              <w:left w:val="single" w:sz="8" w:space="0" w:color="auto"/>
              <w:bottom w:val="single" w:sz="8" w:space="0" w:color="000000"/>
              <w:right w:val="single" w:sz="8" w:space="0" w:color="auto"/>
            </w:tcBorders>
            <w:vAlign w:val="center"/>
            <w:hideMark/>
          </w:tcPr>
          <w:p w14:paraId="004CDFB3" w14:textId="77777777" w:rsidR="005B2A78" w:rsidRPr="001601A2" w:rsidRDefault="005B2A78" w:rsidP="00A45A60">
            <w:pPr>
              <w:widowControl w:val="0"/>
              <w:jc w:val="left"/>
              <w:rPr>
                <w:rFonts w:cs="Arial"/>
                <w:color w:val="000000"/>
                <w:lang w:val="en-GB" w:eastAsia="en-GB"/>
              </w:rPr>
            </w:pPr>
          </w:p>
        </w:tc>
        <w:tc>
          <w:tcPr>
            <w:tcW w:w="960" w:type="dxa"/>
            <w:vMerge/>
            <w:tcBorders>
              <w:top w:val="nil"/>
              <w:left w:val="single" w:sz="8" w:space="0" w:color="auto"/>
              <w:bottom w:val="single" w:sz="8" w:space="0" w:color="000000"/>
              <w:right w:val="single" w:sz="8" w:space="0" w:color="auto"/>
            </w:tcBorders>
            <w:vAlign w:val="center"/>
            <w:hideMark/>
          </w:tcPr>
          <w:p w14:paraId="004CDFB4" w14:textId="77777777" w:rsidR="005B2A78" w:rsidRPr="001601A2" w:rsidRDefault="005B2A78" w:rsidP="00A45A60">
            <w:pPr>
              <w:widowControl w:val="0"/>
              <w:jc w:val="left"/>
              <w:rPr>
                <w:rFonts w:cs="Arial"/>
                <w:color w:val="000000"/>
                <w:lang w:val="en-GB" w:eastAsia="en-GB"/>
              </w:rPr>
            </w:pPr>
          </w:p>
        </w:tc>
        <w:tc>
          <w:tcPr>
            <w:tcW w:w="2191" w:type="dxa"/>
            <w:vMerge/>
            <w:tcBorders>
              <w:top w:val="nil"/>
              <w:left w:val="single" w:sz="8" w:space="0" w:color="auto"/>
              <w:bottom w:val="single" w:sz="8" w:space="0" w:color="000000"/>
              <w:right w:val="single" w:sz="8" w:space="0" w:color="auto"/>
            </w:tcBorders>
            <w:vAlign w:val="center"/>
            <w:hideMark/>
          </w:tcPr>
          <w:p w14:paraId="004CDFB5" w14:textId="77777777" w:rsidR="005B2A78" w:rsidRPr="001601A2" w:rsidRDefault="005B2A78" w:rsidP="00A45A60">
            <w:pPr>
              <w:widowControl w:val="0"/>
              <w:jc w:val="left"/>
              <w:rPr>
                <w:rFonts w:cs="Arial"/>
                <w:color w:val="000000"/>
                <w:lang w:val="en-GB" w:eastAsia="en-GB"/>
              </w:rPr>
            </w:pPr>
          </w:p>
        </w:tc>
        <w:tc>
          <w:tcPr>
            <w:tcW w:w="3686" w:type="dxa"/>
            <w:vMerge/>
            <w:tcBorders>
              <w:top w:val="nil"/>
              <w:left w:val="single" w:sz="8" w:space="0" w:color="auto"/>
              <w:bottom w:val="single" w:sz="8" w:space="0" w:color="000000"/>
              <w:right w:val="single" w:sz="8" w:space="0" w:color="auto"/>
            </w:tcBorders>
            <w:vAlign w:val="center"/>
            <w:hideMark/>
          </w:tcPr>
          <w:p w14:paraId="004CDFB6" w14:textId="77777777" w:rsidR="005B2A78" w:rsidRPr="001601A2" w:rsidRDefault="005B2A78" w:rsidP="00A45A60">
            <w:pPr>
              <w:widowControl w:val="0"/>
              <w:jc w:val="left"/>
              <w:rPr>
                <w:rFonts w:cs="Arial"/>
                <w:color w:val="000000"/>
                <w:lang w:val="en-GB" w:eastAsia="en-GB"/>
              </w:rPr>
            </w:pPr>
          </w:p>
        </w:tc>
      </w:tr>
      <w:tr w:rsidR="005B2A78" w:rsidRPr="005B2A78" w14:paraId="004CDFBC" w14:textId="77777777" w:rsidTr="001601A2">
        <w:trPr>
          <w:trHeight w:val="315"/>
        </w:trPr>
        <w:tc>
          <w:tcPr>
            <w:tcW w:w="960" w:type="dxa"/>
            <w:vMerge/>
            <w:tcBorders>
              <w:top w:val="nil"/>
              <w:left w:val="single" w:sz="8" w:space="0" w:color="auto"/>
              <w:bottom w:val="single" w:sz="8" w:space="0" w:color="000000"/>
              <w:right w:val="single" w:sz="8" w:space="0" w:color="auto"/>
            </w:tcBorders>
            <w:vAlign w:val="center"/>
            <w:hideMark/>
          </w:tcPr>
          <w:p w14:paraId="004CDFB8" w14:textId="77777777" w:rsidR="005B2A78" w:rsidRPr="001601A2" w:rsidRDefault="005B2A78" w:rsidP="00A45A60">
            <w:pPr>
              <w:widowControl w:val="0"/>
              <w:jc w:val="left"/>
              <w:rPr>
                <w:rFonts w:cs="Arial"/>
                <w:color w:val="000000"/>
                <w:lang w:val="en-GB" w:eastAsia="en-GB"/>
              </w:rPr>
            </w:pPr>
          </w:p>
        </w:tc>
        <w:tc>
          <w:tcPr>
            <w:tcW w:w="960" w:type="dxa"/>
            <w:vMerge/>
            <w:tcBorders>
              <w:top w:val="nil"/>
              <w:left w:val="single" w:sz="8" w:space="0" w:color="auto"/>
              <w:bottom w:val="single" w:sz="8" w:space="0" w:color="000000"/>
              <w:right w:val="single" w:sz="8" w:space="0" w:color="auto"/>
            </w:tcBorders>
            <w:vAlign w:val="center"/>
            <w:hideMark/>
          </w:tcPr>
          <w:p w14:paraId="004CDFB9" w14:textId="77777777" w:rsidR="005B2A78" w:rsidRPr="001601A2" w:rsidRDefault="005B2A78" w:rsidP="00A45A60">
            <w:pPr>
              <w:widowControl w:val="0"/>
              <w:jc w:val="left"/>
              <w:rPr>
                <w:rFonts w:cs="Arial"/>
                <w:color w:val="000000"/>
                <w:lang w:val="en-GB" w:eastAsia="en-GB"/>
              </w:rPr>
            </w:pPr>
          </w:p>
        </w:tc>
        <w:tc>
          <w:tcPr>
            <w:tcW w:w="2191" w:type="dxa"/>
            <w:vMerge/>
            <w:tcBorders>
              <w:top w:val="nil"/>
              <w:left w:val="single" w:sz="8" w:space="0" w:color="auto"/>
              <w:bottom w:val="single" w:sz="8" w:space="0" w:color="000000"/>
              <w:right w:val="single" w:sz="8" w:space="0" w:color="auto"/>
            </w:tcBorders>
            <w:vAlign w:val="center"/>
            <w:hideMark/>
          </w:tcPr>
          <w:p w14:paraId="004CDFBA" w14:textId="77777777" w:rsidR="005B2A78" w:rsidRPr="001601A2" w:rsidRDefault="005B2A78" w:rsidP="00A45A60">
            <w:pPr>
              <w:widowControl w:val="0"/>
              <w:jc w:val="left"/>
              <w:rPr>
                <w:rFonts w:cs="Arial"/>
                <w:color w:val="000000"/>
                <w:lang w:val="en-GB" w:eastAsia="en-GB"/>
              </w:rPr>
            </w:pPr>
          </w:p>
        </w:tc>
        <w:tc>
          <w:tcPr>
            <w:tcW w:w="3686" w:type="dxa"/>
            <w:vMerge/>
            <w:tcBorders>
              <w:top w:val="nil"/>
              <w:left w:val="single" w:sz="8" w:space="0" w:color="auto"/>
              <w:bottom w:val="single" w:sz="8" w:space="0" w:color="000000"/>
              <w:right w:val="single" w:sz="8" w:space="0" w:color="auto"/>
            </w:tcBorders>
            <w:vAlign w:val="center"/>
            <w:hideMark/>
          </w:tcPr>
          <w:p w14:paraId="004CDFBB" w14:textId="77777777" w:rsidR="005B2A78" w:rsidRPr="001601A2" w:rsidRDefault="005B2A78" w:rsidP="00A45A60">
            <w:pPr>
              <w:widowControl w:val="0"/>
              <w:jc w:val="left"/>
              <w:rPr>
                <w:rFonts w:cs="Arial"/>
                <w:color w:val="000000"/>
                <w:lang w:val="en-GB" w:eastAsia="en-GB"/>
              </w:rPr>
            </w:pPr>
          </w:p>
        </w:tc>
      </w:tr>
      <w:tr w:rsidR="005B2A78" w:rsidRPr="005B2A78" w14:paraId="004CDFC1" w14:textId="77777777" w:rsidTr="001601A2">
        <w:trPr>
          <w:trHeight w:val="300"/>
        </w:trPr>
        <w:tc>
          <w:tcPr>
            <w:tcW w:w="960" w:type="dxa"/>
            <w:vMerge/>
            <w:tcBorders>
              <w:top w:val="nil"/>
              <w:left w:val="single" w:sz="8" w:space="0" w:color="auto"/>
              <w:bottom w:val="single" w:sz="8" w:space="0" w:color="000000"/>
              <w:right w:val="single" w:sz="8" w:space="0" w:color="auto"/>
            </w:tcBorders>
            <w:vAlign w:val="center"/>
            <w:hideMark/>
          </w:tcPr>
          <w:p w14:paraId="004CDFBD" w14:textId="77777777" w:rsidR="005B2A78" w:rsidRPr="001601A2" w:rsidRDefault="005B2A78" w:rsidP="00A45A60">
            <w:pPr>
              <w:widowControl w:val="0"/>
              <w:jc w:val="left"/>
              <w:rPr>
                <w:rFonts w:cs="Arial"/>
                <w:color w:val="000000"/>
                <w:lang w:val="en-GB" w:eastAsia="en-GB"/>
              </w:rPr>
            </w:pPr>
          </w:p>
        </w:tc>
        <w:tc>
          <w:tcPr>
            <w:tcW w:w="960" w:type="dxa"/>
            <w:vMerge/>
            <w:tcBorders>
              <w:top w:val="nil"/>
              <w:left w:val="single" w:sz="8" w:space="0" w:color="auto"/>
              <w:bottom w:val="single" w:sz="8" w:space="0" w:color="000000"/>
              <w:right w:val="single" w:sz="8" w:space="0" w:color="auto"/>
            </w:tcBorders>
            <w:vAlign w:val="center"/>
            <w:hideMark/>
          </w:tcPr>
          <w:p w14:paraId="004CDFBE" w14:textId="77777777" w:rsidR="005B2A78" w:rsidRPr="001601A2" w:rsidRDefault="005B2A78" w:rsidP="00A45A60">
            <w:pPr>
              <w:widowControl w:val="0"/>
              <w:jc w:val="left"/>
              <w:rPr>
                <w:rFonts w:cs="Arial"/>
                <w:color w:val="000000"/>
                <w:lang w:val="en-GB" w:eastAsia="en-GB"/>
              </w:rPr>
            </w:pPr>
          </w:p>
        </w:tc>
        <w:tc>
          <w:tcPr>
            <w:tcW w:w="2191" w:type="dxa"/>
            <w:vMerge w:val="restart"/>
            <w:tcBorders>
              <w:top w:val="nil"/>
              <w:left w:val="single" w:sz="8" w:space="0" w:color="auto"/>
              <w:bottom w:val="single" w:sz="8" w:space="0" w:color="000000"/>
              <w:right w:val="single" w:sz="8" w:space="0" w:color="auto"/>
            </w:tcBorders>
            <w:shd w:val="clear" w:color="auto" w:fill="auto"/>
            <w:vAlign w:val="center"/>
            <w:hideMark/>
          </w:tcPr>
          <w:p w14:paraId="004CDFBF" w14:textId="77777777" w:rsidR="005B2A78" w:rsidRPr="001601A2" w:rsidRDefault="005B2A78" w:rsidP="00A45A60">
            <w:pPr>
              <w:widowControl w:val="0"/>
              <w:jc w:val="center"/>
              <w:rPr>
                <w:rFonts w:cs="Arial"/>
                <w:color w:val="000000"/>
                <w:lang w:val="en-GB" w:eastAsia="en-GB"/>
              </w:rPr>
            </w:pPr>
            <w:r w:rsidRPr="001601A2">
              <w:rPr>
                <w:rFonts w:cs="Arial"/>
                <w:color w:val="000000"/>
                <w:lang w:val="en-GB" w:eastAsia="en-GB"/>
              </w:rPr>
              <w:t>Consolidation</w:t>
            </w:r>
          </w:p>
        </w:tc>
        <w:tc>
          <w:tcPr>
            <w:tcW w:w="3686" w:type="dxa"/>
            <w:vMerge w:val="restart"/>
            <w:tcBorders>
              <w:top w:val="nil"/>
              <w:left w:val="single" w:sz="8" w:space="0" w:color="auto"/>
              <w:bottom w:val="single" w:sz="8" w:space="0" w:color="000000"/>
              <w:right w:val="single" w:sz="8" w:space="0" w:color="auto"/>
            </w:tcBorders>
            <w:shd w:val="clear" w:color="auto" w:fill="auto"/>
            <w:vAlign w:val="center"/>
            <w:hideMark/>
          </w:tcPr>
          <w:p w14:paraId="004CDFC0" w14:textId="77777777" w:rsidR="005B2A78" w:rsidRPr="001601A2" w:rsidRDefault="005B2A78" w:rsidP="00A45A60">
            <w:pPr>
              <w:widowControl w:val="0"/>
              <w:jc w:val="center"/>
              <w:rPr>
                <w:rFonts w:cs="Arial"/>
                <w:color w:val="000000"/>
                <w:lang w:val="en-GB" w:eastAsia="en-GB"/>
              </w:rPr>
            </w:pPr>
            <w:r w:rsidRPr="001601A2">
              <w:rPr>
                <w:rFonts w:cs="Arial"/>
                <w:color w:val="000000"/>
                <w:lang w:val="en-GB" w:eastAsia="en-GB"/>
              </w:rPr>
              <w:t>Consolidation</w:t>
            </w:r>
          </w:p>
        </w:tc>
      </w:tr>
      <w:tr w:rsidR="005B2A78" w:rsidRPr="005B2A78" w14:paraId="004CDFC6" w14:textId="77777777" w:rsidTr="001601A2">
        <w:trPr>
          <w:trHeight w:val="300"/>
        </w:trPr>
        <w:tc>
          <w:tcPr>
            <w:tcW w:w="960" w:type="dxa"/>
            <w:vMerge/>
            <w:tcBorders>
              <w:top w:val="nil"/>
              <w:left w:val="single" w:sz="8" w:space="0" w:color="auto"/>
              <w:bottom w:val="single" w:sz="8" w:space="0" w:color="000000"/>
              <w:right w:val="single" w:sz="8" w:space="0" w:color="auto"/>
            </w:tcBorders>
            <w:vAlign w:val="center"/>
            <w:hideMark/>
          </w:tcPr>
          <w:p w14:paraId="004CDFC2" w14:textId="77777777" w:rsidR="005B2A78" w:rsidRPr="005B2A78" w:rsidRDefault="005B2A78" w:rsidP="00A45A60">
            <w:pPr>
              <w:widowControl w:val="0"/>
              <w:jc w:val="left"/>
              <w:rPr>
                <w:rFonts w:ascii="Arial" w:hAnsi="Arial" w:cs="Arial"/>
                <w:color w:val="000000"/>
                <w:sz w:val="16"/>
                <w:szCs w:val="16"/>
                <w:lang w:val="en-GB" w:eastAsia="en-GB"/>
              </w:rPr>
            </w:pPr>
          </w:p>
        </w:tc>
        <w:tc>
          <w:tcPr>
            <w:tcW w:w="960" w:type="dxa"/>
            <w:vMerge/>
            <w:tcBorders>
              <w:top w:val="nil"/>
              <w:left w:val="single" w:sz="8" w:space="0" w:color="auto"/>
              <w:bottom w:val="single" w:sz="8" w:space="0" w:color="000000"/>
              <w:right w:val="single" w:sz="8" w:space="0" w:color="auto"/>
            </w:tcBorders>
            <w:vAlign w:val="center"/>
            <w:hideMark/>
          </w:tcPr>
          <w:p w14:paraId="004CDFC3" w14:textId="77777777" w:rsidR="005B2A78" w:rsidRPr="005B2A78" w:rsidRDefault="005B2A78" w:rsidP="00A45A60">
            <w:pPr>
              <w:widowControl w:val="0"/>
              <w:jc w:val="left"/>
              <w:rPr>
                <w:rFonts w:ascii="Arial" w:hAnsi="Arial" w:cs="Arial"/>
                <w:color w:val="000000"/>
                <w:sz w:val="16"/>
                <w:szCs w:val="16"/>
                <w:lang w:val="en-GB" w:eastAsia="en-GB"/>
              </w:rPr>
            </w:pPr>
          </w:p>
        </w:tc>
        <w:tc>
          <w:tcPr>
            <w:tcW w:w="2191" w:type="dxa"/>
            <w:vMerge/>
            <w:tcBorders>
              <w:top w:val="nil"/>
              <w:left w:val="single" w:sz="8" w:space="0" w:color="auto"/>
              <w:bottom w:val="single" w:sz="8" w:space="0" w:color="000000"/>
              <w:right w:val="single" w:sz="8" w:space="0" w:color="auto"/>
            </w:tcBorders>
            <w:vAlign w:val="center"/>
            <w:hideMark/>
          </w:tcPr>
          <w:p w14:paraId="004CDFC4" w14:textId="77777777" w:rsidR="005B2A78" w:rsidRPr="005B2A78" w:rsidRDefault="005B2A78" w:rsidP="00A45A60">
            <w:pPr>
              <w:widowControl w:val="0"/>
              <w:jc w:val="left"/>
              <w:rPr>
                <w:rFonts w:ascii="Arial" w:hAnsi="Arial" w:cs="Arial"/>
                <w:color w:val="000000"/>
                <w:sz w:val="16"/>
                <w:szCs w:val="16"/>
                <w:lang w:val="en-GB" w:eastAsia="en-GB"/>
              </w:rPr>
            </w:pPr>
          </w:p>
        </w:tc>
        <w:tc>
          <w:tcPr>
            <w:tcW w:w="3686" w:type="dxa"/>
            <w:vMerge/>
            <w:tcBorders>
              <w:top w:val="nil"/>
              <w:left w:val="single" w:sz="8" w:space="0" w:color="auto"/>
              <w:bottom w:val="single" w:sz="8" w:space="0" w:color="000000"/>
              <w:right w:val="single" w:sz="8" w:space="0" w:color="auto"/>
            </w:tcBorders>
            <w:vAlign w:val="center"/>
            <w:hideMark/>
          </w:tcPr>
          <w:p w14:paraId="004CDFC5" w14:textId="77777777" w:rsidR="005B2A78" w:rsidRPr="005B2A78" w:rsidRDefault="005B2A78" w:rsidP="00A45A60">
            <w:pPr>
              <w:widowControl w:val="0"/>
              <w:jc w:val="left"/>
              <w:rPr>
                <w:rFonts w:ascii="Arial" w:hAnsi="Arial" w:cs="Arial"/>
                <w:color w:val="000000"/>
                <w:sz w:val="16"/>
                <w:szCs w:val="16"/>
                <w:lang w:val="en-GB" w:eastAsia="en-GB"/>
              </w:rPr>
            </w:pPr>
          </w:p>
        </w:tc>
      </w:tr>
      <w:tr w:rsidR="005B2A78" w:rsidRPr="005B2A78" w14:paraId="004CDFCB" w14:textId="77777777" w:rsidTr="001601A2">
        <w:trPr>
          <w:trHeight w:val="315"/>
        </w:trPr>
        <w:tc>
          <w:tcPr>
            <w:tcW w:w="960" w:type="dxa"/>
            <w:vMerge/>
            <w:tcBorders>
              <w:top w:val="nil"/>
              <w:left w:val="single" w:sz="8" w:space="0" w:color="auto"/>
              <w:bottom w:val="single" w:sz="8" w:space="0" w:color="000000"/>
              <w:right w:val="single" w:sz="8" w:space="0" w:color="auto"/>
            </w:tcBorders>
            <w:vAlign w:val="center"/>
            <w:hideMark/>
          </w:tcPr>
          <w:p w14:paraId="004CDFC7" w14:textId="77777777" w:rsidR="005B2A78" w:rsidRPr="005B2A78" w:rsidRDefault="005B2A78" w:rsidP="00A45A60">
            <w:pPr>
              <w:widowControl w:val="0"/>
              <w:jc w:val="left"/>
              <w:rPr>
                <w:rFonts w:ascii="Arial" w:hAnsi="Arial" w:cs="Arial"/>
                <w:color w:val="000000"/>
                <w:sz w:val="16"/>
                <w:szCs w:val="16"/>
                <w:lang w:val="en-GB" w:eastAsia="en-GB"/>
              </w:rPr>
            </w:pPr>
          </w:p>
        </w:tc>
        <w:tc>
          <w:tcPr>
            <w:tcW w:w="960" w:type="dxa"/>
            <w:vMerge/>
            <w:tcBorders>
              <w:top w:val="nil"/>
              <w:left w:val="single" w:sz="8" w:space="0" w:color="auto"/>
              <w:bottom w:val="single" w:sz="8" w:space="0" w:color="000000"/>
              <w:right w:val="single" w:sz="8" w:space="0" w:color="auto"/>
            </w:tcBorders>
            <w:vAlign w:val="center"/>
            <w:hideMark/>
          </w:tcPr>
          <w:p w14:paraId="004CDFC8" w14:textId="77777777" w:rsidR="005B2A78" w:rsidRPr="005B2A78" w:rsidRDefault="005B2A78" w:rsidP="00A45A60">
            <w:pPr>
              <w:widowControl w:val="0"/>
              <w:jc w:val="left"/>
              <w:rPr>
                <w:rFonts w:ascii="Arial" w:hAnsi="Arial" w:cs="Arial"/>
                <w:color w:val="000000"/>
                <w:sz w:val="16"/>
                <w:szCs w:val="16"/>
                <w:lang w:val="en-GB" w:eastAsia="en-GB"/>
              </w:rPr>
            </w:pPr>
          </w:p>
        </w:tc>
        <w:tc>
          <w:tcPr>
            <w:tcW w:w="2191" w:type="dxa"/>
            <w:vMerge/>
            <w:tcBorders>
              <w:top w:val="nil"/>
              <w:left w:val="single" w:sz="8" w:space="0" w:color="auto"/>
              <w:bottom w:val="single" w:sz="8" w:space="0" w:color="000000"/>
              <w:right w:val="single" w:sz="8" w:space="0" w:color="auto"/>
            </w:tcBorders>
            <w:vAlign w:val="center"/>
            <w:hideMark/>
          </w:tcPr>
          <w:p w14:paraId="004CDFC9" w14:textId="77777777" w:rsidR="005B2A78" w:rsidRPr="005B2A78" w:rsidRDefault="005B2A78" w:rsidP="00A45A60">
            <w:pPr>
              <w:widowControl w:val="0"/>
              <w:jc w:val="left"/>
              <w:rPr>
                <w:rFonts w:ascii="Arial" w:hAnsi="Arial" w:cs="Arial"/>
                <w:color w:val="000000"/>
                <w:sz w:val="16"/>
                <w:szCs w:val="16"/>
                <w:lang w:val="en-GB" w:eastAsia="en-GB"/>
              </w:rPr>
            </w:pPr>
          </w:p>
        </w:tc>
        <w:tc>
          <w:tcPr>
            <w:tcW w:w="3686" w:type="dxa"/>
            <w:vMerge/>
            <w:tcBorders>
              <w:top w:val="nil"/>
              <w:left w:val="single" w:sz="8" w:space="0" w:color="auto"/>
              <w:bottom w:val="single" w:sz="8" w:space="0" w:color="000000"/>
              <w:right w:val="single" w:sz="8" w:space="0" w:color="auto"/>
            </w:tcBorders>
            <w:vAlign w:val="center"/>
            <w:hideMark/>
          </w:tcPr>
          <w:p w14:paraId="004CDFCA" w14:textId="77777777" w:rsidR="005B2A78" w:rsidRPr="005B2A78" w:rsidRDefault="005B2A78" w:rsidP="00A45A60">
            <w:pPr>
              <w:widowControl w:val="0"/>
              <w:jc w:val="left"/>
              <w:rPr>
                <w:rFonts w:ascii="Arial" w:hAnsi="Arial" w:cs="Arial"/>
                <w:color w:val="000000"/>
                <w:sz w:val="16"/>
                <w:szCs w:val="16"/>
                <w:lang w:val="en-GB" w:eastAsia="en-GB"/>
              </w:rPr>
            </w:pPr>
          </w:p>
        </w:tc>
      </w:tr>
    </w:tbl>
    <w:p w14:paraId="004CDFCC" w14:textId="77777777" w:rsidR="00A23B70" w:rsidRDefault="00A23B70" w:rsidP="00A45A60">
      <w:pPr>
        <w:widowControl w:val="0"/>
        <w:jc w:val="left"/>
        <w:rPr>
          <w:lang w:val="en-GB"/>
        </w:rPr>
      </w:pPr>
    </w:p>
    <w:p w14:paraId="004CDFCD" w14:textId="77777777" w:rsidR="00A23B70" w:rsidRDefault="00A23B70" w:rsidP="00A45A60">
      <w:pPr>
        <w:widowControl w:val="0"/>
        <w:jc w:val="left"/>
        <w:rPr>
          <w:lang w:val="en-GB"/>
        </w:rPr>
      </w:pPr>
    </w:p>
    <w:p w14:paraId="004CDFCE" w14:textId="77777777" w:rsidR="00D15CCA" w:rsidRDefault="00D15CCA" w:rsidP="00A45A60">
      <w:pPr>
        <w:widowControl w:val="0"/>
        <w:jc w:val="left"/>
        <w:rPr>
          <w:lang w:val="en-GB"/>
        </w:rPr>
        <w:sectPr w:rsidR="00D15CCA" w:rsidSect="00FE790D">
          <w:pgSz w:w="11906" w:h="16838" w:code="9"/>
          <w:pgMar w:top="1418" w:right="1418" w:bottom="2659" w:left="1418" w:header="709" w:footer="357" w:gutter="0"/>
          <w:cols w:space="708"/>
          <w:docGrid w:linePitch="360"/>
        </w:sectPr>
      </w:pPr>
    </w:p>
    <w:p w14:paraId="004CDFCF" w14:textId="77777777" w:rsidR="00AE4101" w:rsidRPr="00527BF0" w:rsidRDefault="002B3F1D" w:rsidP="00A45A60">
      <w:pPr>
        <w:pStyle w:val="Heading2"/>
        <w:widowControl w:val="0"/>
        <w:spacing w:before="480"/>
        <w:jc w:val="both"/>
        <w:rPr>
          <w:lang w:val="en-GB"/>
        </w:rPr>
      </w:pPr>
      <w:bookmarkStart w:id="61" w:name="_Toc421089908"/>
      <w:r>
        <w:rPr>
          <w:lang w:val="en-GB"/>
        </w:rPr>
        <w:lastRenderedPageBreak/>
        <w:t>Internal Orders</w:t>
      </w:r>
      <w:bookmarkEnd w:id="61"/>
    </w:p>
    <w:p w14:paraId="004CDFD0" w14:textId="77777777" w:rsidR="00AE4101" w:rsidRDefault="00AE4101" w:rsidP="00A45A60">
      <w:pPr>
        <w:widowControl w:val="0"/>
        <w:rPr>
          <w:lang w:val="en-GB"/>
        </w:rPr>
      </w:pPr>
    </w:p>
    <w:p w14:paraId="004CDFD1" w14:textId="77777777" w:rsidR="00BF76E1" w:rsidRDefault="00C169E4" w:rsidP="00A45A60">
      <w:pPr>
        <w:widowControl w:val="0"/>
        <w:rPr>
          <w:ins w:id="62" w:author="Chris Varma" w:date="2015-09-08T10:21:00Z"/>
          <w:lang w:val="en-GB"/>
        </w:rPr>
      </w:pPr>
      <w:r>
        <w:rPr>
          <w:lang w:val="en-GB"/>
        </w:rPr>
        <w:t>For e</w:t>
      </w:r>
      <w:r w:rsidR="00163773">
        <w:rPr>
          <w:lang w:val="en-GB"/>
        </w:rPr>
        <w:t xml:space="preserve">xertis, </w:t>
      </w:r>
      <w:r w:rsidR="001601A2">
        <w:rPr>
          <w:lang w:val="en-GB"/>
        </w:rPr>
        <w:t>Internal O</w:t>
      </w:r>
      <w:r w:rsidR="00BF76E1">
        <w:rPr>
          <w:lang w:val="en-GB"/>
        </w:rPr>
        <w:t xml:space="preserve">rders will be created to provide statistical sub-analysis of costs </w:t>
      </w:r>
      <w:r w:rsidR="00163773">
        <w:rPr>
          <w:lang w:val="en-GB"/>
        </w:rPr>
        <w:t xml:space="preserve">posted to </w:t>
      </w:r>
      <w:r w:rsidR="00567817">
        <w:rPr>
          <w:lang w:val="en-GB"/>
        </w:rPr>
        <w:t>Cost Centre</w:t>
      </w:r>
      <w:r w:rsidR="00BA4AE1">
        <w:rPr>
          <w:lang w:val="en-GB"/>
        </w:rPr>
        <w:t xml:space="preserve">s as well as </w:t>
      </w:r>
      <w:r w:rsidR="00163773">
        <w:rPr>
          <w:lang w:val="en-GB"/>
        </w:rPr>
        <w:t>certain balance sheet accounts.</w:t>
      </w:r>
    </w:p>
    <w:p w14:paraId="004CDFD2" w14:textId="77777777" w:rsidR="00C915C4" w:rsidRDefault="00C915C4" w:rsidP="00A45A60">
      <w:pPr>
        <w:widowControl w:val="0"/>
        <w:rPr>
          <w:ins w:id="63" w:author="Chris Varma" w:date="2015-09-08T10:21:00Z"/>
          <w:lang w:val="en-GB"/>
        </w:rPr>
      </w:pPr>
    </w:p>
    <w:p w14:paraId="004CDFD3" w14:textId="77777777" w:rsidR="00C915C4" w:rsidRDefault="00C915C4" w:rsidP="00A45A60">
      <w:pPr>
        <w:widowControl w:val="0"/>
        <w:rPr>
          <w:lang w:val="en-GB"/>
        </w:rPr>
      </w:pPr>
      <w:ins w:id="64" w:author="Chris Varma" w:date="2015-09-08T10:21:00Z">
        <w:r>
          <w:rPr>
            <w:lang w:val="en-GB"/>
          </w:rPr>
          <w:t>Internal orders will be used to capture marketing</w:t>
        </w:r>
      </w:ins>
      <w:ins w:id="65" w:author="Chris Varma" w:date="2015-09-08T10:22:00Z">
        <w:r>
          <w:rPr>
            <w:lang w:val="en-GB"/>
          </w:rPr>
          <w:t xml:space="preserve"> campaign</w:t>
        </w:r>
        <w:r w:rsidR="00194CAB">
          <w:rPr>
            <w:lang w:val="en-GB"/>
          </w:rPr>
          <w:t xml:space="preserve"> specific costs to provide more detailed analysis of campaign costs.</w:t>
        </w:r>
      </w:ins>
    </w:p>
    <w:p w14:paraId="004CDFD4" w14:textId="77777777" w:rsidR="00BF6E83" w:rsidRDefault="00BF6E83" w:rsidP="00A45A60">
      <w:pPr>
        <w:widowControl w:val="0"/>
        <w:rPr>
          <w:lang w:val="en-GB"/>
        </w:rPr>
      </w:pPr>
    </w:p>
    <w:p w14:paraId="004CDFD5" w14:textId="77777777" w:rsidR="00163773" w:rsidDel="00194CAB" w:rsidRDefault="00BA4AE1" w:rsidP="00A45A60">
      <w:pPr>
        <w:widowControl w:val="0"/>
        <w:rPr>
          <w:del w:id="66" w:author="Chris Varma" w:date="2015-09-08T10:23:00Z"/>
          <w:lang w:val="en-GB"/>
        </w:rPr>
      </w:pPr>
      <w:del w:id="67" w:author="Chris Varma" w:date="2015-09-08T10:23:00Z">
        <w:r w:rsidDel="00194CAB">
          <w:rPr>
            <w:lang w:val="en-GB"/>
          </w:rPr>
          <w:delText>At this stage a specific business requirement has not be</w:delText>
        </w:r>
        <w:r w:rsidR="00F37357" w:rsidDel="00194CAB">
          <w:rPr>
            <w:lang w:val="en-GB"/>
          </w:rPr>
          <w:delText>en</w:delText>
        </w:r>
        <w:r w:rsidDel="00194CAB">
          <w:rPr>
            <w:lang w:val="en-GB"/>
          </w:rPr>
          <w:delText xml:space="preserve"> identified however as part of rationalising the chart of accounts during</w:delText>
        </w:r>
        <w:r w:rsidR="00EC5C88" w:rsidDel="00194CAB">
          <w:rPr>
            <w:lang w:val="en-GB"/>
          </w:rPr>
          <w:delText xml:space="preserve"> the Realisation p</w:delText>
        </w:r>
        <w:r w:rsidR="00F37357" w:rsidDel="00194CAB">
          <w:rPr>
            <w:lang w:val="en-GB"/>
          </w:rPr>
          <w:delText>hase of the Pr</w:delText>
        </w:r>
        <w:r w:rsidDel="00194CAB">
          <w:rPr>
            <w:lang w:val="en-GB"/>
          </w:rPr>
          <w:delText xml:space="preserve">oject, </w:delText>
        </w:r>
        <w:r w:rsidR="00905930" w:rsidDel="00194CAB">
          <w:rPr>
            <w:lang w:val="en-GB"/>
          </w:rPr>
          <w:delText>t</w:delText>
        </w:r>
        <w:r w:rsidDel="00194CAB">
          <w:rPr>
            <w:lang w:val="en-GB"/>
          </w:rPr>
          <w:delText xml:space="preserve">he use of statistical internal orders will </w:delText>
        </w:r>
        <w:r w:rsidR="00905930" w:rsidDel="00194CAB">
          <w:rPr>
            <w:lang w:val="en-GB"/>
          </w:rPr>
          <w:delText xml:space="preserve">be able to </w:delText>
        </w:r>
        <w:r w:rsidR="00B1477D" w:rsidDel="00194CAB">
          <w:rPr>
            <w:lang w:val="en-GB"/>
          </w:rPr>
          <w:delText>support this activity</w:delText>
        </w:r>
        <w:r w:rsidR="00905930" w:rsidDel="00194CAB">
          <w:rPr>
            <w:lang w:val="en-GB"/>
          </w:rPr>
          <w:delText xml:space="preserve"> and will therefore be considered as an option to manage that process</w:delText>
        </w:r>
        <w:r w:rsidDel="00194CAB">
          <w:rPr>
            <w:lang w:val="en-GB"/>
          </w:rPr>
          <w:delText>. Therefore this functionality is in scope.</w:delText>
        </w:r>
      </w:del>
    </w:p>
    <w:p w14:paraId="004CDFD6" w14:textId="77777777" w:rsidR="00163773" w:rsidRPr="00527BF0" w:rsidRDefault="00163773" w:rsidP="00A45A60">
      <w:pPr>
        <w:widowControl w:val="0"/>
        <w:rPr>
          <w:lang w:val="en-GB"/>
        </w:rPr>
      </w:pPr>
    </w:p>
    <w:p w14:paraId="004CDFD7" w14:textId="77777777" w:rsidR="00FE3170" w:rsidDel="00194CAB" w:rsidRDefault="00F37357" w:rsidP="00A45A60">
      <w:pPr>
        <w:widowControl w:val="0"/>
        <w:jc w:val="left"/>
        <w:rPr>
          <w:del w:id="68" w:author="Chris Varma" w:date="2015-09-08T10:23:00Z"/>
          <w:lang w:val="en-GB"/>
        </w:rPr>
      </w:pPr>
      <w:del w:id="69" w:author="Chris Varma" w:date="2015-09-08T10:23:00Z">
        <w:r w:rsidDel="00194CAB">
          <w:rPr>
            <w:lang w:val="en-GB"/>
          </w:rPr>
          <w:delText xml:space="preserve">Note that the use of Internal Orders </w:delText>
        </w:r>
        <w:r w:rsidR="00905930" w:rsidDel="00194CAB">
          <w:rPr>
            <w:lang w:val="en-GB"/>
          </w:rPr>
          <w:delText xml:space="preserve">specifically </w:delText>
        </w:r>
        <w:r w:rsidDel="00194CAB">
          <w:rPr>
            <w:lang w:val="en-GB"/>
          </w:rPr>
          <w:delText xml:space="preserve">for Pot Management has not been completely excluded however at this stage, the proposal is to use Projects Systems to manage </w:delText>
        </w:r>
        <w:r w:rsidRPr="0007784C" w:rsidDel="00194CAB">
          <w:rPr>
            <w:lang w:val="en-GB"/>
          </w:rPr>
          <w:delText>this (refer to Section 5.5).</w:delText>
        </w:r>
      </w:del>
    </w:p>
    <w:p w14:paraId="004CDFD8" w14:textId="77777777" w:rsidR="007579CC" w:rsidRDefault="007579CC" w:rsidP="00A45A60">
      <w:pPr>
        <w:widowControl w:val="0"/>
        <w:jc w:val="left"/>
        <w:rPr>
          <w:lang w:val="en-GB"/>
        </w:rPr>
      </w:pPr>
    </w:p>
    <w:p w14:paraId="004CDFD9" w14:textId="77777777" w:rsidR="007579CC" w:rsidDel="00194CAB" w:rsidRDefault="007579CC" w:rsidP="00A45A60">
      <w:pPr>
        <w:widowControl w:val="0"/>
        <w:jc w:val="left"/>
        <w:rPr>
          <w:del w:id="70" w:author="Chris Varma" w:date="2015-09-08T10:23:00Z"/>
          <w:lang w:val="en-GB"/>
        </w:rPr>
      </w:pPr>
      <w:del w:id="71" w:author="Chris Varma" w:date="2015-09-08T10:23:00Z">
        <w:r w:rsidDel="00194CAB">
          <w:rPr>
            <w:lang w:val="en-GB"/>
          </w:rPr>
          <w:delText>Refer to Section 5.9 for any configuration details.</w:delText>
        </w:r>
      </w:del>
    </w:p>
    <w:p w14:paraId="004CDFDA" w14:textId="77777777" w:rsidR="00F37357" w:rsidRDefault="00F37357" w:rsidP="00A45A60">
      <w:pPr>
        <w:widowControl w:val="0"/>
        <w:jc w:val="left"/>
        <w:rPr>
          <w:lang w:val="en-GB"/>
        </w:rPr>
      </w:pPr>
    </w:p>
    <w:p w14:paraId="004CDFDB" w14:textId="77777777" w:rsidR="00BA4AE1" w:rsidRPr="00042E83" w:rsidRDefault="00BA4AE1" w:rsidP="00A45A60">
      <w:pPr>
        <w:widowControl w:val="0"/>
        <w:rPr>
          <w:b/>
          <w:u w:val="single"/>
          <w:lang w:bidi="en-US"/>
        </w:rPr>
      </w:pPr>
    </w:p>
    <w:p w14:paraId="004CDFDC" w14:textId="77777777" w:rsidR="00103E51" w:rsidRDefault="00103E51" w:rsidP="00A45A60">
      <w:pPr>
        <w:widowControl w:val="0"/>
        <w:rPr>
          <w:lang w:bidi="en-US"/>
        </w:rPr>
        <w:sectPr w:rsidR="00103E51" w:rsidSect="00905930">
          <w:pgSz w:w="11906" w:h="16838" w:code="9"/>
          <w:pgMar w:top="2659" w:right="1418" w:bottom="1418" w:left="1418" w:header="709" w:footer="357" w:gutter="0"/>
          <w:cols w:space="708"/>
          <w:docGrid w:linePitch="360"/>
        </w:sectPr>
      </w:pPr>
    </w:p>
    <w:p w14:paraId="004CDFDD" w14:textId="77777777" w:rsidR="00103E51" w:rsidRDefault="00103E51" w:rsidP="00A45A60">
      <w:pPr>
        <w:widowControl w:val="0"/>
        <w:rPr>
          <w:lang w:bidi="en-US"/>
        </w:rPr>
      </w:pPr>
    </w:p>
    <w:p w14:paraId="004CDFDE" w14:textId="77777777" w:rsidR="002B3F1D" w:rsidRDefault="002B3F1D" w:rsidP="00A45A60">
      <w:pPr>
        <w:pStyle w:val="Heading2"/>
        <w:widowControl w:val="0"/>
        <w:rPr>
          <w:lang w:bidi="en-US"/>
        </w:rPr>
      </w:pPr>
      <w:bookmarkStart w:id="72" w:name="_Toc421089909"/>
      <w:r>
        <w:rPr>
          <w:lang w:bidi="en-US"/>
        </w:rPr>
        <w:t>Projects</w:t>
      </w:r>
      <w:r w:rsidR="00F37357">
        <w:rPr>
          <w:lang w:bidi="en-US"/>
        </w:rPr>
        <w:t xml:space="preserve"> (FIN-01.06)</w:t>
      </w:r>
      <w:bookmarkEnd w:id="72"/>
    </w:p>
    <w:p w14:paraId="004CDFDF" w14:textId="77777777" w:rsidR="002B3F1D" w:rsidRDefault="002B3F1D" w:rsidP="00A45A60">
      <w:pPr>
        <w:widowControl w:val="0"/>
        <w:rPr>
          <w:lang w:bidi="en-US"/>
        </w:rPr>
      </w:pPr>
    </w:p>
    <w:p w14:paraId="004CDFE0" w14:textId="77777777" w:rsidR="00081537" w:rsidRDefault="00081537" w:rsidP="00A45A60">
      <w:pPr>
        <w:widowControl w:val="0"/>
        <w:rPr>
          <w:lang w:bidi="en-US"/>
        </w:rPr>
      </w:pPr>
      <w:r>
        <w:rPr>
          <w:lang w:bidi="en-US"/>
        </w:rPr>
        <w:t>A Project will be defined to represent a group ofactivities</w:t>
      </w:r>
      <w:ins w:id="73" w:author="Chris Varma" w:date="2015-09-08T10:51:00Z">
        <w:r w:rsidR="00E54CEC">
          <w:rPr>
            <w:lang w:bidi="en-US"/>
          </w:rPr>
          <w:t>.</w:t>
        </w:r>
      </w:ins>
      <w:r w:rsidR="008D6ACA">
        <w:rPr>
          <w:lang w:bidi="en-US"/>
        </w:rPr>
        <w:t xml:space="preserve"> </w:t>
      </w:r>
      <w:del w:id="74" w:author="Chris Varma" w:date="2015-09-08T10:51:00Z">
        <w:r w:rsidR="008D6ACA" w:rsidDel="00E54CEC">
          <w:rPr>
            <w:lang w:bidi="en-US"/>
          </w:rPr>
          <w:delText>– current exertis terminology is to reference these as Marketing POTS or MDF’s.</w:delText>
        </w:r>
        <w:r w:rsidR="00B656A0" w:rsidDel="00E54CEC">
          <w:rPr>
            <w:lang w:bidi="en-US"/>
          </w:rPr>
          <w:delText xml:space="preserve"> </w:delText>
        </w:r>
        <w:r w:rsidR="008D6ACA" w:rsidDel="00E54CEC">
          <w:rPr>
            <w:lang w:bidi="en-US"/>
          </w:rPr>
          <w:delText xml:space="preserve">Projects </w:delText>
        </w:r>
        <w:r w:rsidDel="00E54CEC">
          <w:rPr>
            <w:lang w:bidi="en-US"/>
          </w:rPr>
          <w:delText xml:space="preserve">will be supported by a structure of events. </w:delText>
        </w:r>
      </w:del>
      <w:ins w:id="75" w:author="Chris Varma" w:date="2015-09-08T10:51:00Z">
        <w:r w:rsidR="00E54CEC">
          <w:rPr>
            <w:lang w:bidi="en-US"/>
          </w:rPr>
          <w:t xml:space="preserve">Projects will be used in conjunction with CRM to capture marketing campaign costs. </w:t>
        </w:r>
      </w:ins>
    </w:p>
    <w:p w14:paraId="004CDFE1" w14:textId="77777777" w:rsidR="00905930" w:rsidRDefault="00905930" w:rsidP="00A45A60">
      <w:pPr>
        <w:widowControl w:val="0"/>
        <w:rPr>
          <w:lang w:bidi="en-US"/>
        </w:rPr>
      </w:pPr>
    </w:p>
    <w:p w14:paraId="004CDFE2" w14:textId="77777777" w:rsidR="000D63AA" w:rsidRDefault="00905930" w:rsidP="00A45A60">
      <w:pPr>
        <w:widowControl w:val="0"/>
      </w:pPr>
      <w:r>
        <w:object w:dxaOrig="15735" w:dyaOrig="10066" w14:anchorId="004CE7A2">
          <v:shape id="_x0000_i1028" type="#_x0000_t75" style="width:532.8pt;height:338.1pt" o:ole="">
            <v:imagedata r:id="rId19" o:title=""/>
          </v:shape>
          <o:OLEObject Type="Embed" ProgID="Visio.Drawing.15" ShapeID="_x0000_i1028" DrawAspect="Content" ObjectID="_1557727761" r:id="rId20"/>
        </w:object>
      </w:r>
    </w:p>
    <w:p w14:paraId="004CDFE3" w14:textId="77777777" w:rsidR="000D63AA" w:rsidRDefault="000D63AA" w:rsidP="00A45A60">
      <w:pPr>
        <w:widowControl w:val="0"/>
      </w:pPr>
    </w:p>
    <w:p w14:paraId="004CDFE4" w14:textId="77777777" w:rsidR="000D63AA" w:rsidRDefault="000D63AA" w:rsidP="00A45A60">
      <w:pPr>
        <w:widowControl w:val="0"/>
        <w:rPr>
          <w:lang w:bidi="en-US"/>
        </w:rPr>
      </w:pPr>
    </w:p>
    <w:p w14:paraId="004CDFE5" w14:textId="77777777" w:rsidR="00103E51" w:rsidRDefault="00103E51" w:rsidP="00A45A60">
      <w:pPr>
        <w:widowControl w:val="0"/>
        <w:rPr>
          <w:lang w:bidi="en-US"/>
        </w:rPr>
      </w:pPr>
    </w:p>
    <w:p w14:paraId="004CDFE6" w14:textId="77777777" w:rsidR="00103E51" w:rsidRDefault="00103E51" w:rsidP="00A45A60">
      <w:pPr>
        <w:widowControl w:val="0"/>
        <w:rPr>
          <w:lang w:bidi="en-US"/>
        </w:rPr>
      </w:pPr>
    </w:p>
    <w:tbl>
      <w:tblPr>
        <w:tblW w:w="12221" w:type="dxa"/>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582"/>
        <w:gridCol w:w="3969"/>
        <w:gridCol w:w="5670"/>
      </w:tblGrid>
      <w:tr w:rsidR="0012216A" w:rsidRPr="00FE0519" w14:paraId="004CDFEA" w14:textId="77777777" w:rsidTr="00F37357">
        <w:trPr>
          <w:tblHeader/>
        </w:trPr>
        <w:tc>
          <w:tcPr>
            <w:tcW w:w="2582" w:type="dxa"/>
            <w:tcBorders>
              <w:top w:val="single" w:sz="4" w:space="0" w:color="auto"/>
              <w:left w:val="single" w:sz="4" w:space="0" w:color="auto"/>
              <w:bottom w:val="single" w:sz="4" w:space="0" w:color="auto"/>
              <w:right w:val="single" w:sz="4" w:space="0" w:color="auto"/>
            </w:tcBorders>
            <w:shd w:val="clear" w:color="auto" w:fill="FF0000"/>
          </w:tcPr>
          <w:p w14:paraId="004CDFE7" w14:textId="77777777" w:rsidR="0012216A" w:rsidRPr="00ED2B51" w:rsidRDefault="0012216A"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 xml:space="preserve">Process Flow Summary – Step </w:t>
            </w:r>
            <w:r w:rsidRPr="00ED2B51">
              <w:rPr>
                <w:rFonts w:ascii="Verdana" w:hAnsi="Verdana"/>
                <w:color w:val="FFFFFF" w:themeColor="background1"/>
                <w:sz w:val="20"/>
              </w:rPr>
              <w:t>No.</w:t>
            </w:r>
          </w:p>
        </w:tc>
        <w:tc>
          <w:tcPr>
            <w:tcW w:w="3969" w:type="dxa"/>
            <w:tcBorders>
              <w:top w:val="single" w:sz="4" w:space="0" w:color="auto"/>
              <w:left w:val="single" w:sz="4" w:space="0" w:color="auto"/>
              <w:bottom w:val="single" w:sz="4" w:space="0" w:color="auto"/>
              <w:right w:val="single" w:sz="4" w:space="0" w:color="auto"/>
            </w:tcBorders>
            <w:shd w:val="clear" w:color="auto" w:fill="FF0000"/>
          </w:tcPr>
          <w:p w14:paraId="004CDFE8" w14:textId="77777777" w:rsidR="0012216A" w:rsidRPr="00ED2B51" w:rsidRDefault="0012216A" w:rsidP="00A45A60">
            <w:pPr>
              <w:pStyle w:val="TableHeading"/>
              <w:keepLines w:val="0"/>
              <w:widowControl w:val="0"/>
              <w:rPr>
                <w:rFonts w:ascii="Verdana" w:hAnsi="Verdana"/>
                <w:color w:val="FFFFFF" w:themeColor="background1"/>
                <w:sz w:val="20"/>
              </w:rPr>
            </w:pPr>
            <w:r w:rsidRPr="003E3703">
              <w:rPr>
                <w:rFonts w:ascii="Verdana" w:hAnsi="Verdana"/>
                <w:color w:val="FFFFFF" w:themeColor="background1"/>
                <w:sz w:val="20"/>
              </w:rPr>
              <w:t>Description of Process</w:t>
            </w:r>
          </w:p>
        </w:tc>
        <w:tc>
          <w:tcPr>
            <w:tcW w:w="5670" w:type="dxa"/>
            <w:tcBorders>
              <w:top w:val="single" w:sz="4" w:space="0" w:color="auto"/>
              <w:left w:val="single" w:sz="4" w:space="0" w:color="auto"/>
              <w:bottom w:val="single" w:sz="4" w:space="0" w:color="auto"/>
              <w:right w:val="single" w:sz="4" w:space="0" w:color="auto"/>
            </w:tcBorders>
            <w:shd w:val="clear" w:color="auto" w:fill="FF0000"/>
          </w:tcPr>
          <w:p w14:paraId="004CDFE9" w14:textId="77777777" w:rsidR="0012216A" w:rsidRPr="00ED2B51" w:rsidRDefault="0012216A"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Solution Summary</w:t>
            </w:r>
          </w:p>
        </w:tc>
      </w:tr>
      <w:tr w:rsidR="0012216A" w:rsidRPr="00FE0519" w14:paraId="004CDFEE" w14:textId="77777777" w:rsidTr="00F37357">
        <w:trPr>
          <w:trHeight w:hRule="exact" w:val="60"/>
          <w:tblHeader/>
        </w:trPr>
        <w:tc>
          <w:tcPr>
            <w:tcW w:w="2582" w:type="dxa"/>
            <w:tcBorders>
              <w:top w:val="single" w:sz="4" w:space="0" w:color="auto"/>
              <w:left w:val="nil"/>
              <w:bottom w:val="single" w:sz="6" w:space="0" w:color="auto"/>
              <w:right w:val="nil"/>
            </w:tcBorders>
            <w:shd w:val="pct50" w:color="auto" w:fill="auto"/>
          </w:tcPr>
          <w:p w14:paraId="004CDFEB" w14:textId="77777777" w:rsidR="0012216A" w:rsidRPr="00FE0519" w:rsidRDefault="0012216A" w:rsidP="00A45A60">
            <w:pPr>
              <w:pStyle w:val="TableText"/>
              <w:keepLines w:val="0"/>
              <w:widowControl w:val="0"/>
              <w:rPr>
                <w:rFonts w:ascii="Verdana" w:hAnsi="Verdana"/>
                <w:sz w:val="20"/>
              </w:rPr>
            </w:pPr>
          </w:p>
        </w:tc>
        <w:tc>
          <w:tcPr>
            <w:tcW w:w="3969" w:type="dxa"/>
            <w:tcBorders>
              <w:top w:val="single" w:sz="4" w:space="0" w:color="auto"/>
              <w:left w:val="nil"/>
              <w:bottom w:val="single" w:sz="6" w:space="0" w:color="auto"/>
              <w:right w:val="nil"/>
            </w:tcBorders>
            <w:shd w:val="pct50" w:color="auto" w:fill="auto"/>
          </w:tcPr>
          <w:p w14:paraId="004CDFEC" w14:textId="77777777" w:rsidR="0012216A" w:rsidRPr="00FE0519" w:rsidRDefault="0012216A" w:rsidP="00A45A60">
            <w:pPr>
              <w:pStyle w:val="TableText"/>
              <w:keepLines w:val="0"/>
              <w:widowControl w:val="0"/>
              <w:rPr>
                <w:rFonts w:ascii="Verdana" w:hAnsi="Verdana"/>
                <w:sz w:val="20"/>
              </w:rPr>
            </w:pPr>
          </w:p>
        </w:tc>
        <w:tc>
          <w:tcPr>
            <w:tcW w:w="5670" w:type="dxa"/>
            <w:tcBorders>
              <w:top w:val="single" w:sz="4" w:space="0" w:color="auto"/>
              <w:left w:val="nil"/>
              <w:bottom w:val="single" w:sz="6" w:space="0" w:color="auto"/>
              <w:right w:val="nil"/>
            </w:tcBorders>
            <w:shd w:val="pct50" w:color="auto" w:fill="auto"/>
          </w:tcPr>
          <w:p w14:paraId="004CDFED" w14:textId="77777777" w:rsidR="0012216A" w:rsidRPr="00FE0519" w:rsidRDefault="0012216A" w:rsidP="00A45A60">
            <w:pPr>
              <w:pStyle w:val="TableText"/>
              <w:keepLines w:val="0"/>
              <w:widowControl w:val="0"/>
              <w:rPr>
                <w:rFonts w:ascii="Verdana" w:hAnsi="Verdana"/>
                <w:sz w:val="20"/>
              </w:rPr>
            </w:pPr>
          </w:p>
        </w:tc>
      </w:tr>
      <w:tr w:rsidR="0012216A" w:rsidRPr="00FE0519" w14:paraId="004CDFF2" w14:textId="77777777" w:rsidTr="00F37357">
        <w:tc>
          <w:tcPr>
            <w:tcW w:w="2582" w:type="dxa"/>
            <w:tcBorders>
              <w:top w:val="nil"/>
            </w:tcBorders>
          </w:tcPr>
          <w:p w14:paraId="004CDFEF" w14:textId="77777777" w:rsidR="0012216A" w:rsidRPr="00FE0519" w:rsidRDefault="0012216A" w:rsidP="00A45A60">
            <w:pPr>
              <w:widowControl w:val="0"/>
              <w:jc w:val="left"/>
              <w:rPr>
                <w:b/>
              </w:rPr>
            </w:pPr>
            <w:r>
              <w:rPr>
                <w:b/>
              </w:rPr>
              <w:t>FIN-01.06 – step 1</w:t>
            </w:r>
          </w:p>
        </w:tc>
        <w:tc>
          <w:tcPr>
            <w:tcW w:w="3969" w:type="dxa"/>
            <w:tcBorders>
              <w:top w:val="nil"/>
            </w:tcBorders>
          </w:tcPr>
          <w:p w14:paraId="004CDFF0" w14:textId="77777777" w:rsidR="0012216A" w:rsidRPr="00FE0519" w:rsidRDefault="0012216A" w:rsidP="00A45A60">
            <w:pPr>
              <w:widowControl w:val="0"/>
              <w:jc w:val="left"/>
            </w:pPr>
            <w:r>
              <w:t xml:space="preserve">Request for </w:t>
            </w:r>
            <w:r w:rsidR="00B1477D">
              <w:t xml:space="preserve">a Project to be created to manage </w:t>
            </w:r>
            <w:r w:rsidR="008D6ACA">
              <w:t xml:space="preserve">a series of </w:t>
            </w:r>
            <w:r w:rsidR="00B1477D">
              <w:t>activit</w:t>
            </w:r>
            <w:r w:rsidR="008D6ACA">
              <w:t>ies</w:t>
            </w:r>
            <w:r w:rsidR="00B1477D">
              <w:t xml:space="preserve"> and associated WBS elements</w:t>
            </w:r>
            <w:r w:rsidR="008D6ACA">
              <w:t>.</w:t>
            </w:r>
          </w:p>
        </w:tc>
        <w:tc>
          <w:tcPr>
            <w:tcW w:w="5670" w:type="dxa"/>
            <w:tcBorders>
              <w:top w:val="nil"/>
            </w:tcBorders>
          </w:tcPr>
          <w:p w14:paraId="004CDFF1" w14:textId="77777777" w:rsidR="0012216A" w:rsidRPr="0028777B" w:rsidRDefault="0012216A" w:rsidP="00A45A60">
            <w:pPr>
              <w:pStyle w:val="TableText"/>
              <w:keepLines w:val="0"/>
              <w:widowControl w:val="0"/>
              <w:outlineLvl w:val="3"/>
              <w:rPr>
                <w:rFonts w:ascii="Verdana" w:hAnsi="Verdana"/>
                <w:snapToGrid w:val="0"/>
                <w:sz w:val="20"/>
              </w:rPr>
            </w:pPr>
            <w:r>
              <w:rPr>
                <w:rFonts w:ascii="Verdana" w:hAnsi="Verdana"/>
                <w:snapToGrid w:val="0"/>
                <w:sz w:val="20"/>
              </w:rPr>
              <w:t>Manual step – no system consideration</w:t>
            </w:r>
          </w:p>
        </w:tc>
      </w:tr>
      <w:tr w:rsidR="0012216A" w:rsidRPr="00FE0519" w14:paraId="004CDFF6" w14:textId="77777777" w:rsidTr="00F37357">
        <w:tc>
          <w:tcPr>
            <w:tcW w:w="2582" w:type="dxa"/>
            <w:tcBorders>
              <w:top w:val="nil"/>
            </w:tcBorders>
          </w:tcPr>
          <w:p w14:paraId="004CDFF3" w14:textId="77777777" w:rsidR="0012216A" w:rsidRDefault="0012216A" w:rsidP="00A45A60">
            <w:pPr>
              <w:widowControl w:val="0"/>
              <w:jc w:val="left"/>
              <w:rPr>
                <w:b/>
              </w:rPr>
            </w:pPr>
            <w:r>
              <w:rPr>
                <w:b/>
              </w:rPr>
              <w:t>FIN-01.06 – step 2</w:t>
            </w:r>
          </w:p>
        </w:tc>
        <w:tc>
          <w:tcPr>
            <w:tcW w:w="3969" w:type="dxa"/>
            <w:tcBorders>
              <w:top w:val="nil"/>
            </w:tcBorders>
          </w:tcPr>
          <w:p w14:paraId="004CDFF4" w14:textId="77777777" w:rsidR="0012216A" w:rsidRDefault="0012216A" w:rsidP="00A45A60">
            <w:pPr>
              <w:widowControl w:val="0"/>
              <w:jc w:val="left"/>
            </w:pPr>
            <w:r>
              <w:t>Approval required for master data creation. If request is rejected, process ends via a communication to the request originator.</w:t>
            </w:r>
          </w:p>
        </w:tc>
        <w:tc>
          <w:tcPr>
            <w:tcW w:w="5670" w:type="dxa"/>
            <w:tcBorders>
              <w:top w:val="nil"/>
            </w:tcBorders>
          </w:tcPr>
          <w:p w14:paraId="004CDFF5" w14:textId="77777777" w:rsidR="0012216A" w:rsidRPr="0028777B" w:rsidRDefault="0012216A" w:rsidP="00A45A60">
            <w:pPr>
              <w:pStyle w:val="TableText"/>
              <w:keepLines w:val="0"/>
              <w:widowControl w:val="0"/>
              <w:outlineLvl w:val="3"/>
              <w:rPr>
                <w:rFonts w:ascii="Verdana" w:hAnsi="Verdana"/>
                <w:snapToGrid w:val="0"/>
                <w:sz w:val="20"/>
              </w:rPr>
            </w:pPr>
            <w:r>
              <w:rPr>
                <w:rFonts w:ascii="Verdana" w:hAnsi="Verdana"/>
                <w:snapToGrid w:val="0"/>
                <w:sz w:val="20"/>
              </w:rPr>
              <w:t>Manual step – no system consideration</w:t>
            </w:r>
          </w:p>
        </w:tc>
      </w:tr>
      <w:tr w:rsidR="0012216A" w:rsidRPr="00FE0519" w14:paraId="004CDFFF" w14:textId="77777777" w:rsidTr="00F37357">
        <w:tc>
          <w:tcPr>
            <w:tcW w:w="2582" w:type="dxa"/>
          </w:tcPr>
          <w:p w14:paraId="004CDFF7" w14:textId="77777777" w:rsidR="0012216A" w:rsidRPr="00FE0519" w:rsidRDefault="0012216A" w:rsidP="00A45A60">
            <w:pPr>
              <w:widowControl w:val="0"/>
              <w:jc w:val="left"/>
              <w:rPr>
                <w:b/>
              </w:rPr>
            </w:pPr>
            <w:r>
              <w:rPr>
                <w:b/>
              </w:rPr>
              <w:t>FIN-01.06 – step 3</w:t>
            </w:r>
          </w:p>
        </w:tc>
        <w:tc>
          <w:tcPr>
            <w:tcW w:w="3969" w:type="dxa"/>
          </w:tcPr>
          <w:p w14:paraId="004CDFF8" w14:textId="77777777" w:rsidR="0012216A" w:rsidRPr="00FE0519" w:rsidRDefault="002E0DBB" w:rsidP="00A45A60">
            <w:pPr>
              <w:widowControl w:val="0"/>
              <w:jc w:val="left"/>
            </w:pPr>
            <w:r>
              <w:t>Master Data Team create</w:t>
            </w:r>
            <w:r w:rsidR="0012216A">
              <w:t xml:space="preserve"> the </w:t>
            </w:r>
            <w:r w:rsidR="00B715BD">
              <w:t>Project and WBS elements on SAP</w:t>
            </w:r>
            <w:r w:rsidR="008D6ACA">
              <w:t>.</w:t>
            </w:r>
          </w:p>
        </w:tc>
        <w:tc>
          <w:tcPr>
            <w:tcW w:w="5670" w:type="dxa"/>
          </w:tcPr>
          <w:p w14:paraId="004CDFF9" w14:textId="77777777" w:rsidR="00A45A60" w:rsidRDefault="0012216A" w:rsidP="00A45A60">
            <w:pPr>
              <w:pStyle w:val="TableText"/>
              <w:keepLines w:val="0"/>
              <w:widowControl w:val="0"/>
              <w:outlineLvl w:val="3"/>
              <w:rPr>
                <w:rFonts w:ascii="Verdana" w:hAnsi="Verdana"/>
                <w:sz w:val="20"/>
              </w:rPr>
            </w:pPr>
            <w:r w:rsidRPr="00A313E4">
              <w:rPr>
                <w:rFonts w:ascii="Verdana" w:hAnsi="Verdana"/>
                <w:sz w:val="20"/>
                <w:u w:val="single"/>
              </w:rPr>
              <w:t>Configur</w:t>
            </w:r>
            <w:r w:rsidR="007579CC" w:rsidRPr="00A313E4">
              <w:rPr>
                <w:rFonts w:ascii="Verdana" w:hAnsi="Verdana"/>
                <w:sz w:val="20"/>
                <w:u w:val="single"/>
              </w:rPr>
              <w:t>ation</w:t>
            </w:r>
            <w:r w:rsidR="00A45A60">
              <w:rPr>
                <w:rFonts w:ascii="Verdana" w:hAnsi="Verdana"/>
                <w:sz w:val="20"/>
                <w:u w:val="single"/>
              </w:rPr>
              <w:t>:</w:t>
            </w:r>
            <w:r w:rsidR="00A45A60">
              <w:rPr>
                <w:rFonts w:ascii="Verdana" w:hAnsi="Verdana"/>
                <w:sz w:val="20"/>
              </w:rPr>
              <w:t xml:space="preserve"> </w:t>
            </w:r>
          </w:p>
          <w:p w14:paraId="004CDFFA" w14:textId="77777777" w:rsidR="0012216A" w:rsidRPr="001B7534" w:rsidRDefault="00A45A60" w:rsidP="00A45A60">
            <w:pPr>
              <w:pStyle w:val="TableText"/>
              <w:keepLines w:val="0"/>
              <w:widowControl w:val="0"/>
              <w:outlineLvl w:val="3"/>
              <w:rPr>
                <w:rFonts w:ascii="Verdana" w:hAnsi="Verdana"/>
                <w:sz w:val="20"/>
              </w:rPr>
            </w:pPr>
            <w:r>
              <w:rPr>
                <w:rFonts w:ascii="Verdana" w:hAnsi="Verdana"/>
                <w:sz w:val="20"/>
              </w:rPr>
              <w:t>D</w:t>
            </w:r>
            <w:r w:rsidR="007579CC">
              <w:rPr>
                <w:rFonts w:ascii="Verdana" w:hAnsi="Verdana"/>
                <w:sz w:val="20"/>
              </w:rPr>
              <w:t>escribed in section 5.9</w:t>
            </w:r>
            <w:r w:rsidR="0012216A" w:rsidRPr="0007784C">
              <w:rPr>
                <w:rFonts w:ascii="Verdana" w:hAnsi="Verdana"/>
                <w:sz w:val="20"/>
              </w:rPr>
              <w:t xml:space="preserve"> of this Blueprint</w:t>
            </w:r>
          </w:p>
          <w:p w14:paraId="004CDFFB" w14:textId="77777777" w:rsidR="0012216A" w:rsidRPr="001B7534" w:rsidRDefault="0012216A" w:rsidP="00A45A60">
            <w:pPr>
              <w:pStyle w:val="TableText"/>
              <w:keepLines w:val="0"/>
              <w:widowControl w:val="0"/>
              <w:outlineLvl w:val="3"/>
              <w:rPr>
                <w:rFonts w:ascii="Verdana" w:hAnsi="Verdana"/>
                <w:sz w:val="20"/>
              </w:rPr>
            </w:pPr>
          </w:p>
          <w:p w14:paraId="004CDFFC" w14:textId="77777777" w:rsidR="00A45A60" w:rsidRPr="00A45A60" w:rsidRDefault="00A45A60" w:rsidP="00A45A60">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DFFD" w14:textId="77777777" w:rsidR="00A45A60" w:rsidRPr="003313FD" w:rsidRDefault="00A45A60" w:rsidP="00A45A60">
            <w:pPr>
              <w:pStyle w:val="TableText"/>
              <w:keepLines w:val="0"/>
              <w:widowControl w:val="0"/>
              <w:outlineLvl w:val="3"/>
              <w:rPr>
                <w:rFonts w:ascii="Verdana" w:hAnsi="Verdana"/>
                <w:sz w:val="20"/>
              </w:rPr>
            </w:pPr>
            <w:r>
              <w:rPr>
                <w:rFonts w:ascii="Verdana" w:hAnsi="Verdana"/>
                <w:sz w:val="20"/>
              </w:rPr>
              <w:t>N/A</w:t>
            </w:r>
          </w:p>
          <w:p w14:paraId="004CDFFE" w14:textId="77777777" w:rsidR="0012216A" w:rsidRPr="00FE0519" w:rsidRDefault="0012216A" w:rsidP="00A45A60">
            <w:pPr>
              <w:pStyle w:val="TableText"/>
              <w:keepLines w:val="0"/>
              <w:widowControl w:val="0"/>
              <w:outlineLvl w:val="3"/>
              <w:rPr>
                <w:rFonts w:ascii="Verdana" w:hAnsi="Verdana"/>
                <w:sz w:val="20"/>
              </w:rPr>
            </w:pPr>
          </w:p>
        </w:tc>
      </w:tr>
      <w:tr w:rsidR="0012216A" w:rsidRPr="00FE0519" w14:paraId="004CE003" w14:textId="77777777" w:rsidTr="00F37357">
        <w:tc>
          <w:tcPr>
            <w:tcW w:w="2582" w:type="dxa"/>
          </w:tcPr>
          <w:p w14:paraId="004CE000" w14:textId="77777777" w:rsidR="0012216A" w:rsidRPr="00FE0519" w:rsidRDefault="0012216A" w:rsidP="00A45A60">
            <w:pPr>
              <w:widowControl w:val="0"/>
              <w:jc w:val="left"/>
              <w:rPr>
                <w:b/>
              </w:rPr>
            </w:pPr>
            <w:r>
              <w:rPr>
                <w:b/>
              </w:rPr>
              <w:t>FIN-01.06 – step 4</w:t>
            </w:r>
          </w:p>
        </w:tc>
        <w:tc>
          <w:tcPr>
            <w:tcW w:w="3969" w:type="dxa"/>
          </w:tcPr>
          <w:p w14:paraId="004CE001" w14:textId="77777777" w:rsidR="0012216A" w:rsidRPr="00FE0519" w:rsidRDefault="00B715BD" w:rsidP="00A45A60">
            <w:pPr>
              <w:widowControl w:val="0"/>
              <w:jc w:val="left"/>
            </w:pPr>
            <w:r>
              <w:t xml:space="preserve">Communication to the originator of the request notfitying that the new </w:t>
            </w:r>
            <w:r w:rsidR="00567817">
              <w:t>P</w:t>
            </w:r>
            <w:r w:rsidR="00385078">
              <w:t>roject</w:t>
            </w:r>
            <w:r>
              <w:t xml:space="preserve"> available for use.</w:t>
            </w:r>
          </w:p>
        </w:tc>
        <w:tc>
          <w:tcPr>
            <w:tcW w:w="5670" w:type="dxa"/>
          </w:tcPr>
          <w:p w14:paraId="004CE002" w14:textId="77777777" w:rsidR="0012216A" w:rsidRPr="00A00A8D" w:rsidRDefault="00B715BD" w:rsidP="00A45A60">
            <w:pPr>
              <w:pStyle w:val="TableText"/>
              <w:keepLines w:val="0"/>
              <w:widowControl w:val="0"/>
              <w:outlineLvl w:val="3"/>
              <w:rPr>
                <w:rFonts w:ascii="Verdana" w:hAnsi="Verdana"/>
                <w:sz w:val="20"/>
              </w:rPr>
            </w:pPr>
            <w:r>
              <w:rPr>
                <w:rFonts w:ascii="Verdana" w:hAnsi="Verdana"/>
                <w:snapToGrid w:val="0"/>
                <w:sz w:val="20"/>
              </w:rPr>
              <w:t>Manual step – no system consideration</w:t>
            </w:r>
            <w:r w:rsidRPr="00A00A8D">
              <w:rPr>
                <w:rFonts w:ascii="Verdana" w:hAnsi="Verdana"/>
                <w:sz w:val="20"/>
              </w:rPr>
              <w:t xml:space="preserve"> </w:t>
            </w:r>
          </w:p>
        </w:tc>
      </w:tr>
    </w:tbl>
    <w:p w14:paraId="004CE004" w14:textId="77777777" w:rsidR="00103E51" w:rsidRDefault="00103E51" w:rsidP="00A45A60">
      <w:pPr>
        <w:widowControl w:val="0"/>
        <w:rPr>
          <w:lang w:bidi="en-US"/>
        </w:rPr>
      </w:pPr>
    </w:p>
    <w:p w14:paraId="004CE005" w14:textId="77777777" w:rsidR="00385078" w:rsidRDefault="00385078" w:rsidP="00A45A60">
      <w:pPr>
        <w:widowControl w:val="0"/>
        <w:rPr>
          <w:lang w:bidi="en-US"/>
        </w:rPr>
      </w:pPr>
    </w:p>
    <w:p w14:paraId="004CE006" w14:textId="77777777" w:rsidR="00A45A60" w:rsidRDefault="00A45A60">
      <w:pPr>
        <w:jc w:val="left"/>
        <w:rPr>
          <w:rFonts w:cs="Arial"/>
          <w:b/>
          <w:sz w:val="28"/>
          <w:szCs w:val="12"/>
          <w:lang w:bidi="en-US"/>
        </w:rPr>
      </w:pPr>
      <w:r>
        <w:rPr>
          <w:lang w:bidi="en-US"/>
        </w:rPr>
        <w:br w:type="page"/>
      </w:r>
    </w:p>
    <w:p w14:paraId="004CE007" w14:textId="77777777" w:rsidR="00A45A60" w:rsidRDefault="00A45A60" w:rsidP="00A45A60">
      <w:pPr>
        <w:pStyle w:val="Heading2"/>
        <w:widowControl w:val="0"/>
        <w:rPr>
          <w:lang w:bidi="en-US"/>
        </w:rPr>
        <w:sectPr w:rsidR="00A45A60" w:rsidSect="00B12A8A">
          <w:pgSz w:w="16838" w:h="11906" w:orient="landscape" w:code="9"/>
          <w:pgMar w:top="1418" w:right="2269" w:bottom="1418" w:left="1418" w:header="709" w:footer="357" w:gutter="0"/>
          <w:cols w:space="708"/>
          <w:docGrid w:linePitch="360"/>
        </w:sectPr>
      </w:pPr>
    </w:p>
    <w:p w14:paraId="004CE008" w14:textId="77777777" w:rsidR="002B3F1D" w:rsidRDefault="002B3F1D" w:rsidP="00A45A60">
      <w:pPr>
        <w:pStyle w:val="Heading2"/>
        <w:widowControl w:val="0"/>
        <w:rPr>
          <w:lang w:bidi="en-US"/>
        </w:rPr>
      </w:pPr>
      <w:bookmarkStart w:id="76" w:name="_Toc421089910"/>
      <w:r>
        <w:rPr>
          <w:lang w:bidi="en-US"/>
        </w:rPr>
        <w:lastRenderedPageBreak/>
        <w:t>Work Br</w:t>
      </w:r>
      <w:r w:rsidR="00EC5C88">
        <w:rPr>
          <w:lang w:bidi="en-US"/>
        </w:rPr>
        <w:t>eakdown Structures (WBS</w:t>
      </w:r>
      <w:r>
        <w:rPr>
          <w:lang w:bidi="en-US"/>
        </w:rPr>
        <w:t>)</w:t>
      </w:r>
      <w:r w:rsidR="00F37357">
        <w:rPr>
          <w:lang w:bidi="en-US"/>
        </w:rPr>
        <w:t xml:space="preserve"> (FIN-01.07)</w:t>
      </w:r>
      <w:bookmarkEnd w:id="76"/>
    </w:p>
    <w:p w14:paraId="004CE009" w14:textId="77777777" w:rsidR="00D81739" w:rsidRDefault="00D81739" w:rsidP="00A45A60">
      <w:pPr>
        <w:widowControl w:val="0"/>
        <w:rPr>
          <w:lang w:bidi="en-US"/>
        </w:rPr>
      </w:pPr>
    </w:p>
    <w:p w14:paraId="004CE00A" w14:textId="77777777" w:rsidR="000D63AA" w:rsidRDefault="007C4C4D" w:rsidP="00A45A60">
      <w:pPr>
        <w:widowControl w:val="0"/>
        <w:rPr>
          <w:lang w:bidi="en-US"/>
        </w:rPr>
      </w:pPr>
      <w:r>
        <w:rPr>
          <w:lang w:bidi="en-US"/>
        </w:rPr>
        <w:t>Exertis will use a hierarchical WBS t</w:t>
      </w:r>
      <w:r w:rsidR="00C36FA1">
        <w:rPr>
          <w:lang w:bidi="en-US"/>
        </w:rPr>
        <w:t>o support the activ</w:t>
      </w:r>
      <w:r w:rsidR="0079565D">
        <w:rPr>
          <w:lang w:bidi="en-US"/>
        </w:rPr>
        <w:t>i</w:t>
      </w:r>
      <w:r w:rsidR="00C36FA1">
        <w:rPr>
          <w:lang w:bidi="en-US"/>
        </w:rPr>
        <w:t>ties within a Project</w:t>
      </w:r>
      <w:r>
        <w:rPr>
          <w:lang w:bidi="en-US"/>
        </w:rPr>
        <w:t>. A</w:t>
      </w:r>
      <w:r w:rsidR="00EC5C88">
        <w:rPr>
          <w:lang w:bidi="en-US"/>
        </w:rPr>
        <w:t xml:space="preserve"> </w:t>
      </w:r>
      <w:r w:rsidR="00C36FA1">
        <w:rPr>
          <w:lang w:bidi="en-US"/>
        </w:rPr>
        <w:t xml:space="preserve">WBS </w:t>
      </w:r>
      <w:r w:rsidR="00EC5C88">
        <w:rPr>
          <w:lang w:bidi="en-US"/>
        </w:rPr>
        <w:t xml:space="preserve">will be created </w:t>
      </w:r>
      <w:r w:rsidR="001D18C7">
        <w:rPr>
          <w:lang w:bidi="en-US"/>
        </w:rPr>
        <w:t xml:space="preserve">with elements </w:t>
      </w:r>
      <w:r w:rsidR="008157C4">
        <w:rPr>
          <w:lang w:bidi="en-US"/>
        </w:rPr>
        <w:t>based on the</w:t>
      </w:r>
      <w:r w:rsidR="001D18C7">
        <w:rPr>
          <w:lang w:bidi="en-US"/>
        </w:rPr>
        <w:t xml:space="preserve"> reporting requirements. </w:t>
      </w:r>
    </w:p>
    <w:p w14:paraId="004CE00B" w14:textId="77777777" w:rsidR="00DA7D7C" w:rsidRDefault="00DA7D7C" w:rsidP="00A45A60">
      <w:pPr>
        <w:widowControl w:val="0"/>
        <w:rPr>
          <w:lang w:bidi="en-US"/>
        </w:rPr>
      </w:pPr>
    </w:p>
    <w:p w14:paraId="004CE00C" w14:textId="77777777" w:rsidR="00DA7D7C" w:rsidRDefault="00DA7D7C" w:rsidP="00A45A60">
      <w:pPr>
        <w:widowControl w:val="0"/>
        <w:rPr>
          <w:lang w:bidi="en-US"/>
        </w:rPr>
      </w:pPr>
      <w:r>
        <w:rPr>
          <w:lang w:bidi="en-US"/>
        </w:rPr>
        <w:t>The structure will be finalised during the Realisation phase of the project</w:t>
      </w:r>
      <w:ins w:id="77" w:author="Chris Varma" w:date="2015-09-08T10:56:00Z">
        <w:r w:rsidR="001A4C84">
          <w:rPr>
            <w:lang w:bidi="en-US"/>
          </w:rPr>
          <w:t>.</w:t>
        </w:r>
      </w:ins>
      <w:r>
        <w:rPr>
          <w:lang w:bidi="en-US"/>
        </w:rPr>
        <w:t xml:space="preserve"> </w:t>
      </w:r>
      <w:del w:id="78" w:author="Chris Varma" w:date="2015-09-08T10:56:00Z">
        <w:r w:rsidDel="001A4C84">
          <w:rPr>
            <w:lang w:bidi="en-US"/>
          </w:rPr>
          <w:delText>however by way of illustration, the followin</w:delText>
        </w:r>
        <w:r w:rsidR="00905930" w:rsidDel="001A4C84">
          <w:rPr>
            <w:lang w:bidi="en-US"/>
          </w:rPr>
          <w:delText>g shows how this structure can</w:delText>
        </w:r>
        <w:r w:rsidDel="001A4C84">
          <w:rPr>
            <w:lang w:bidi="en-US"/>
          </w:rPr>
          <w:delText xml:space="preserve"> be represented:</w:delText>
        </w:r>
      </w:del>
    </w:p>
    <w:p w14:paraId="004CE00D" w14:textId="77777777" w:rsidR="00DA7D7C" w:rsidRDefault="00DA7D7C" w:rsidP="00A45A60">
      <w:pPr>
        <w:widowControl w:val="0"/>
        <w:rPr>
          <w:lang w:bidi="en-US"/>
        </w:rPr>
      </w:pPr>
    </w:p>
    <w:p w14:paraId="004CE00E" w14:textId="77777777" w:rsidR="00DA7D7C" w:rsidDel="001A4C84" w:rsidRDefault="00D87711" w:rsidP="00A45A60">
      <w:pPr>
        <w:widowControl w:val="0"/>
        <w:rPr>
          <w:del w:id="79" w:author="Chris Varma" w:date="2015-09-08T10:55:00Z"/>
          <w:lang w:bidi="en-US"/>
        </w:rPr>
      </w:pPr>
      <w:del w:id="80" w:author="Chris Varma" w:date="2015-09-08T10:55:00Z">
        <w:r w:rsidDel="001A4C84">
          <w:rPr>
            <w:lang w:bidi="en-US"/>
          </w:rPr>
          <w:delText xml:space="preserve">Project Definition – </w:delText>
        </w:r>
        <w:r w:rsidR="00A736FB" w:rsidDel="001A4C84">
          <w:rPr>
            <w:lang w:bidi="en-US"/>
          </w:rPr>
          <w:delText>Pillar</w:delText>
        </w:r>
        <w:r w:rsidR="001D18C7" w:rsidDel="001A4C84">
          <w:rPr>
            <w:lang w:bidi="en-US"/>
          </w:rPr>
          <w:delText xml:space="preserve"> </w:delText>
        </w:r>
        <w:r w:rsidDel="001A4C84">
          <w:rPr>
            <w:lang w:bidi="en-US"/>
          </w:rPr>
          <w:delText>(</w:delText>
        </w:r>
        <w:r w:rsidR="00A736FB" w:rsidDel="001A4C84">
          <w:rPr>
            <w:lang w:bidi="en-US"/>
          </w:rPr>
          <w:delText>IT</w:delText>
        </w:r>
        <w:r w:rsidDel="001A4C84">
          <w:rPr>
            <w:lang w:bidi="en-US"/>
          </w:rPr>
          <w:delText>.0001)</w:delText>
        </w:r>
        <w:r w:rsidR="00280ED4" w:rsidDel="001A4C84">
          <w:rPr>
            <w:lang w:bidi="en-US"/>
          </w:rPr>
          <w:delText xml:space="preserve"> E.g. I.T or Home or Mobile</w:delText>
        </w:r>
      </w:del>
    </w:p>
    <w:p w14:paraId="004CE00F" w14:textId="77777777" w:rsidR="00D87711" w:rsidDel="001A4C84" w:rsidRDefault="00D87711" w:rsidP="00A45A60">
      <w:pPr>
        <w:widowControl w:val="0"/>
        <w:rPr>
          <w:del w:id="81" w:author="Chris Varma" w:date="2015-09-08T10:55:00Z"/>
          <w:lang w:bidi="en-US"/>
        </w:rPr>
      </w:pPr>
    </w:p>
    <w:p w14:paraId="004CE010" w14:textId="77777777" w:rsidR="00D87711" w:rsidRPr="00905930" w:rsidDel="001A4C84" w:rsidRDefault="00D87711" w:rsidP="005C4CAF">
      <w:pPr>
        <w:pStyle w:val="ListParagraph"/>
        <w:widowControl w:val="0"/>
        <w:numPr>
          <w:ilvl w:val="0"/>
          <w:numId w:val="10"/>
        </w:numPr>
        <w:suppressAutoHyphens w:val="0"/>
        <w:spacing w:before="144"/>
        <w:rPr>
          <w:del w:id="82" w:author="Chris Varma" w:date="2015-09-08T10:55:00Z"/>
          <w:sz w:val="20"/>
          <w:lang w:bidi="en-US"/>
        </w:rPr>
      </w:pPr>
      <w:del w:id="83" w:author="Chris Varma" w:date="2015-09-08T10:55:00Z">
        <w:r w:rsidRPr="00905930" w:rsidDel="001A4C84">
          <w:rPr>
            <w:sz w:val="20"/>
            <w:lang w:bidi="en-US"/>
          </w:rPr>
          <w:delText xml:space="preserve">First Level – </w:delText>
        </w:r>
        <w:r w:rsidR="00A736FB" w:rsidDel="001A4C84">
          <w:rPr>
            <w:sz w:val="20"/>
            <w:lang w:bidi="en-US"/>
          </w:rPr>
          <w:delText>Business Unit</w:delText>
        </w:r>
        <w:r w:rsidRPr="00905930" w:rsidDel="001A4C84">
          <w:rPr>
            <w:sz w:val="20"/>
            <w:lang w:bidi="en-US"/>
          </w:rPr>
          <w:delText xml:space="preserve"> (</w:delText>
        </w:r>
        <w:r w:rsidR="00A736FB" w:rsidDel="001A4C84">
          <w:rPr>
            <w:sz w:val="20"/>
            <w:lang w:bidi="en-US"/>
          </w:rPr>
          <w:delText>IT</w:delText>
        </w:r>
        <w:r w:rsidRPr="00905930" w:rsidDel="001A4C84">
          <w:rPr>
            <w:sz w:val="20"/>
            <w:lang w:bidi="en-US"/>
          </w:rPr>
          <w:delText>.0001/01)</w:delText>
        </w:r>
        <w:r w:rsidR="00280ED4" w:rsidDel="001A4C84">
          <w:rPr>
            <w:sz w:val="20"/>
            <w:lang w:bidi="en-US"/>
          </w:rPr>
          <w:delText xml:space="preserve"> E.g. </w:delText>
        </w:r>
        <w:r w:rsidR="008157C4" w:rsidDel="001A4C84">
          <w:rPr>
            <w:sz w:val="20"/>
            <w:lang w:bidi="en-US"/>
          </w:rPr>
          <w:delText>Computing</w:delText>
        </w:r>
      </w:del>
    </w:p>
    <w:p w14:paraId="004CE011" w14:textId="77777777" w:rsidR="00D87711" w:rsidRPr="00905930" w:rsidDel="001A4C84" w:rsidRDefault="00D87711" w:rsidP="005C4CAF">
      <w:pPr>
        <w:pStyle w:val="ListParagraph"/>
        <w:widowControl w:val="0"/>
        <w:numPr>
          <w:ilvl w:val="1"/>
          <w:numId w:val="10"/>
        </w:numPr>
        <w:suppressAutoHyphens w:val="0"/>
        <w:spacing w:before="144"/>
        <w:rPr>
          <w:del w:id="84" w:author="Chris Varma" w:date="2015-09-08T10:55:00Z"/>
          <w:sz w:val="20"/>
          <w:lang w:bidi="en-US"/>
        </w:rPr>
      </w:pPr>
      <w:del w:id="85" w:author="Chris Varma" w:date="2015-09-08T10:55:00Z">
        <w:r w:rsidRPr="00905930" w:rsidDel="001A4C84">
          <w:rPr>
            <w:sz w:val="20"/>
            <w:lang w:bidi="en-US"/>
          </w:rPr>
          <w:delText xml:space="preserve">Second Level – </w:delText>
        </w:r>
        <w:r w:rsidR="00A736FB" w:rsidDel="001A4C84">
          <w:rPr>
            <w:sz w:val="20"/>
            <w:lang w:bidi="en-US"/>
          </w:rPr>
          <w:delText>Vendor</w:delText>
        </w:r>
        <w:r w:rsidR="001D18C7" w:rsidRPr="00905930" w:rsidDel="001A4C84">
          <w:rPr>
            <w:sz w:val="20"/>
            <w:lang w:bidi="en-US"/>
          </w:rPr>
          <w:delText xml:space="preserve"> </w:delText>
        </w:r>
        <w:r w:rsidR="00E068A1" w:rsidRPr="00905930" w:rsidDel="001A4C84">
          <w:rPr>
            <w:sz w:val="20"/>
            <w:lang w:bidi="en-US"/>
          </w:rPr>
          <w:delText>(</w:delText>
        </w:r>
        <w:r w:rsidR="00A736FB" w:rsidDel="001A4C84">
          <w:rPr>
            <w:sz w:val="20"/>
            <w:lang w:bidi="en-US"/>
          </w:rPr>
          <w:delText>IT</w:delText>
        </w:r>
        <w:r w:rsidR="00E068A1" w:rsidRPr="00905930" w:rsidDel="001A4C84">
          <w:rPr>
            <w:sz w:val="20"/>
            <w:lang w:bidi="en-US"/>
          </w:rPr>
          <w:delText>.0001/01-</w:delText>
        </w:r>
        <w:r w:rsidRPr="00905930" w:rsidDel="001A4C84">
          <w:rPr>
            <w:sz w:val="20"/>
            <w:lang w:bidi="en-US"/>
          </w:rPr>
          <w:delText>01)</w:delText>
        </w:r>
        <w:r w:rsidR="008157C4" w:rsidDel="001A4C84">
          <w:rPr>
            <w:sz w:val="20"/>
            <w:lang w:bidi="en-US"/>
          </w:rPr>
          <w:delText xml:space="preserve"> E.g. Dell</w:delText>
        </w:r>
      </w:del>
    </w:p>
    <w:p w14:paraId="004CE012" w14:textId="77777777" w:rsidR="00E068A1" w:rsidDel="001A4C84" w:rsidRDefault="00E068A1" w:rsidP="005C4CAF">
      <w:pPr>
        <w:pStyle w:val="ListParagraph"/>
        <w:widowControl w:val="0"/>
        <w:numPr>
          <w:ilvl w:val="2"/>
          <w:numId w:val="10"/>
        </w:numPr>
        <w:suppressAutoHyphens w:val="0"/>
        <w:spacing w:before="144"/>
        <w:rPr>
          <w:del w:id="86" w:author="Chris Varma" w:date="2015-09-08T10:55:00Z"/>
          <w:sz w:val="20"/>
          <w:lang w:bidi="en-US"/>
        </w:rPr>
      </w:pPr>
      <w:del w:id="87" w:author="Chris Varma" w:date="2015-09-08T10:55:00Z">
        <w:r w:rsidRPr="00905930" w:rsidDel="001A4C84">
          <w:rPr>
            <w:sz w:val="20"/>
            <w:lang w:bidi="en-US"/>
          </w:rPr>
          <w:delText>Third Level – Campaign</w:delText>
        </w:r>
        <w:r w:rsidR="00A736FB" w:rsidDel="001A4C84">
          <w:rPr>
            <w:sz w:val="20"/>
            <w:lang w:bidi="en-US"/>
          </w:rPr>
          <w:delText xml:space="preserve"> </w:delText>
        </w:r>
        <w:r w:rsidRPr="00905930" w:rsidDel="001A4C84">
          <w:rPr>
            <w:sz w:val="20"/>
            <w:lang w:bidi="en-US"/>
          </w:rPr>
          <w:delText xml:space="preserve"> – (</w:delText>
        </w:r>
        <w:r w:rsidR="00A736FB" w:rsidDel="001A4C84">
          <w:rPr>
            <w:sz w:val="20"/>
            <w:lang w:bidi="en-US"/>
          </w:rPr>
          <w:delText>IT</w:delText>
        </w:r>
        <w:r w:rsidRPr="00905930" w:rsidDel="001A4C84">
          <w:rPr>
            <w:sz w:val="20"/>
            <w:lang w:bidi="en-US"/>
          </w:rPr>
          <w:delText>.0001/01-01-01)</w:delText>
        </w:r>
        <w:r w:rsidR="008157C4" w:rsidDel="001A4C84">
          <w:rPr>
            <w:sz w:val="20"/>
            <w:lang w:bidi="en-US"/>
          </w:rPr>
          <w:delText xml:space="preserve"> E.g Dell Q1 Promo, Dell Laptop XYZ Promo etc</w:delText>
        </w:r>
      </w:del>
    </w:p>
    <w:p w14:paraId="004CE013" w14:textId="77777777" w:rsidR="008157C4" w:rsidDel="001A4C84" w:rsidRDefault="008157C4" w:rsidP="00A45A60">
      <w:pPr>
        <w:pStyle w:val="ListParagraph"/>
        <w:widowControl w:val="0"/>
        <w:numPr>
          <w:ilvl w:val="0"/>
          <w:numId w:val="0"/>
        </w:numPr>
        <w:suppressAutoHyphens w:val="0"/>
        <w:spacing w:before="144"/>
        <w:ind w:left="2160"/>
        <w:rPr>
          <w:del w:id="88" w:author="Chris Varma" w:date="2015-09-08T10:55:00Z"/>
          <w:sz w:val="20"/>
          <w:lang w:bidi="en-US"/>
        </w:rPr>
      </w:pPr>
    </w:p>
    <w:p w14:paraId="004CE014" w14:textId="77777777" w:rsidR="00175F45" w:rsidDel="001A4C84" w:rsidRDefault="008157C4" w:rsidP="00175F45">
      <w:pPr>
        <w:widowControl w:val="0"/>
        <w:spacing w:before="144"/>
        <w:rPr>
          <w:del w:id="89" w:author="Chris Varma" w:date="2015-09-08T10:55:00Z"/>
          <w:lang w:bidi="en-US"/>
        </w:rPr>
        <w:sectPr w:rsidR="00175F45" w:rsidDel="001A4C84" w:rsidSect="00175F45">
          <w:pgSz w:w="11906" w:h="16838" w:code="9"/>
          <w:pgMar w:top="2268" w:right="1418" w:bottom="1418" w:left="1418" w:header="709" w:footer="357" w:gutter="0"/>
          <w:cols w:space="708"/>
          <w:docGrid w:linePitch="360"/>
        </w:sectPr>
      </w:pPr>
      <w:del w:id="90" w:author="Chris Varma" w:date="2015-09-08T10:55:00Z">
        <w:r w:rsidDel="001A4C84">
          <w:rPr>
            <w:lang w:bidi="en-US"/>
          </w:rPr>
          <w:delText>Below gives a diagramitic representation of how this structure will work</w:delText>
        </w:r>
      </w:del>
    </w:p>
    <w:p w14:paraId="004CE015" w14:textId="77777777" w:rsidR="00905930" w:rsidRPr="00905930" w:rsidRDefault="008157C4" w:rsidP="00175F45">
      <w:pPr>
        <w:widowControl w:val="0"/>
        <w:spacing w:before="144"/>
        <w:rPr>
          <w:lang w:bidi="en-US"/>
        </w:rPr>
      </w:pPr>
      <w:del w:id="91" w:author="Chris Varma" w:date="2015-09-08T10:21:00Z">
        <w:r w:rsidDel="00C915C4">
          <w:object w:dxaOrig="21046" w:dyaOrig="14041" w14:anchorId="004CE7A3">
            <v:shape id="_x0000_i1029" type="#_x0000_t75" style="width:655.5pt;height:439.5pt" o:ole="">
              <v:imagedata r:id="rId21" o:title=""/>
            </v:shape>
            <o:OLEObject Type="Embed" ProgID="Visio.Drawing.15" ShapeID="_x0000_i1029" DrawAspect="Content" ObjectID="_1557727762" r:id="rId22"/>
          </w:object>
        </w:r>
      </w:del>
    </w:p>
    <w:p w14:paraId="004CE016" w14:textId="77777777" w:rsidR="00905930" w:rsidRPr="00905930" w:rsidRDefault="00905930" w:rsidP="00A45A60">
      <w:pPr>
        <w:widowControl w:val="0"/>
        <w:tabs>
          <w:tab w:val="left" w:pos="7771"/>
        </w:tabs>
        <w:rPr>
          <w:lang w:bidi="en-US"/>
        </w:rPr>
        <w:sectPr w:rsidR="00905930" w:rsidRPr="00905930" w:rsidSect="00B12A8A">
          <w:pgSz w:w="16838" w:h="11906" w:orient="landscape" w:code="9"/>
          <w:pgMar w:top="1418" w:right="2269" w:bottom="1418" w:left="1418" w:header="709" w:footer="357" w:gutter="0"/>
          <w:cols w:space="708"/>
          <w:docGrid w:linePitch="360"/>
        </w:sectPr>
      </w:pPr>
    </w:p>
    <w:p w14:paraId="004CE017" w14:textId="77777777" w:rsidR="000D63AA" w:rsidRDefault="00103E51" w:rsidP="00A45A60">
      <w:pPr>
        <w:widowControl w:val="0"/>
        <w:rPr>
          <w:lang w:bidi="en-US"/>
        </w:rPr>
      </w:pPr>
      <w:r>
        <w:object w:dxaOrig="15735" w:dyaOrig="14535" w14:anchorId="004CE7A4">
          <v:shape id="_x0000_i1030" type="#_x0000_t75" style="width:482.1pt;height:446.4pt" o:ole="">
            <v:imagedata r:id="rId23" o:title=""/>
          </v:shape>
          <o:OLEObject Type="Embed" ProgID="Visio.Drawing.15" ShapeID="_x0000_i1030" DrawAspect="Content" ObjectID="_1557727763" r:id="rId24"/>
        </w:object>
      </w:r>
    </w:p>
    <w:p w14:paraId="004CE018" w14:textId="77777777" w:rsidR="000D63AA" w:rsidRDefault="000D63AA" w:rsidP="00A45A60">
      <w:pPr>
        <w:widowControl w:val="0"/>
        <w:rPr>
          <w:lang w:bidi="en-US"/>
        </w:rPr>
      </w:pPr>
    </w:p>
    <w:p w14:paraId="004CE019" w14:textId="77777777" w:rsidR="000D63AA" w:rsidRDefault="000D63AA" w:rsidP="00A45A60">
      <w:pPr>
        <w:widowControl w:val="0"/>
        <w:rPr>
          <w:lang w:bidi="en-US"/>
        </w:rPr>
      </w:pPr>
    </w:p>
    <w:p w14:paraId="004CE01A" w14:textId="77777777" w:rsidR="000D63AA" w:rsidRDefault="000D63AA" w:rsidP="00A45A60">
      <w:pPr>
        <w:widowControl w:val="0"/>
        <w:rPr>
          <w:lang w:bidi="en-US"/>
        </w:rPr>
      </w:pPr>
    </w:p>
    <w:tbl>
      <w:tblPr>
        <w:tblW w:w="12221" w:type="dxa"/>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582"/>
        <w:gridCol w:w="3969"/>
        <w:gridCol w:w="5670"/>
      </w:tblGrid>
      <w:tr w:rsidR="0012216A" w:rsidRPr="00FE0519" w14:paraId="004CE01E" w14:textId="77777777" w:rsidTr="00F37357">
        <w:trPr>
          <w:tblHeader/>
        </w:trPr>
        <w:tc>
          <w:tcPr>
            <w:tcW w:w="2582" w:type="dxa"/>
            <w:tcBorders>
              <w:top w:val="single" w:sz="4" w:space="0" w:color="auto"/>
              <w:left w:val="single" w:sz="4" w:space="0" w:color="auto"/>
              <w:bottom w:val="single" w:sz="4" w:space="0" w:color="auto"/>
              <w:right w:val="single" w:sz="4" w:space="0" w:color="auto"/>
            </w:tcBorders>
            <w:shd w:val="clear" w:color="auto" w:fill="FF0000"/>
          </w:tcPr>
          <w:p w14:paraId="004CE01B" w14:textId="77777777" w:rsidR="0012216A" w:rsidRPr="00ED2B51" w:rsidRDefault="0012216A"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 xml:space="preserve">Process Flow Summary – Step </w:t>
            </w:r>
            <w:r w:rsidRPr="00ED2B51">
              <w:rPr>
                <w:rFonts w:ascii="Verdana" w:hAnsi="Verdana"/>
                <w:color w:val="FFFFFF" w:themeColor="background1"/>
                <w:sz w:val="20"/>
              </w:rPr>
              <w:t>No.</w:t>
            </w:r>
          </w:p>
        </w:tc>
        <w:tc>
          <w:tcPr>
            <w:tcW w:w="3969" w:type="dxa"/>
            <w:tcBorders>
              <w:top w:val="single" w:sz="4" w:space="0" w:color="auto"/>
              <w:left w:val="single" w:sz="4" w:space="0" w:color="auto"/>
              <w:bottom w:val="single" w:sz="4" w:space="0" w:color="auto"/>
              <w:right w:val="single" w:sz="4" w:space="0" w:color="auto"/>
            </w:tcBorders>
            <w:shd w:val="clear" w:color="auto" w:fill="FF0000"/>
          </w:tcPr>
          <w:p w14:paraId="004CE01C" w14:textId="77777777" w:rsidR="0012216A" w:rsidRPr="00ED2B51" w:rsidRDefault="0012216A" w:rsidP="00A45A60">
            <w:pPr>
              <w:pStyle w:val="TableHeading"/>
              <w:keepLines w:val="0"/>
              <w:widowControl w:val="0"/>
              <w:rPr>
                <w:rFonts w:ascii="Verdana" w:hAnsi="Verdana"/>
                <w:color w:val="FFFFFF" w:themeColor="background1"/>
                <w:sz w:val="20"/>
              </w:rPr>
            </w:pPr>
            <w:r w:rsidRPr="003E3703">
              <w:rPr>
                <w:rFonts w:ascii="Verdana" w:hAnsi="Verdana"/>
                <w:color w:val="FFFFFF" w:themeColor="background1"/>
                <w:sz w:val="20"/>
              </w:rPr>
              <w:t>Description of Process</w:t>
            </w:r>
          </w:p>
        </w:tc>
        <w:tc>
          <w:tcPr>
            <w:tcW w:w="5670" w:type="dxa"/>
            <w:tcBorders>
              <w:top w:val="single" w:sz="4" w:space="0" w:color="auto"/>
              <w:left w:val="single" w:sz="4" w:space="0" w:color="auto"/>
              <w:bottom w:val="single" w:sz="4" w:space="0" w:color="auto"/>
              <w:right w:val="single" w:sz="4" w:space="0" w:color="auto"/>
            </w:tcBorders>
            <w:shd w:val="clear" w:color="auto" w:fill="FF0000"/>
          </w:tcPr>
          <w:p w14:paraId="004CE01D" w14:textId="77777777" w:rsidR="0012216A" w:rsidRPr="00ED2B51" w:rsidRDefault="0012216A"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Solution Summary</w:t>
            </w:r>
          </w:p>
        </w:tc>
      </w:tr>
      <w:tr w:rsidR="0012216A" w:rsidRPr="00FE0519" w14:paraId="004CE022" w14:textId="77777777" w:rsidTr="00F37357">
        <w:trPr>
          <w:trHeight w:hRule="exact" w:val="60"/>
          <w:tblHeader/>
        </w:trPr>
        <w:tc>
          <w:tcPr>
            <w:tcW w:w="2582" w:type="dxa"/>
            <w:tcBorders>
              <w:top w:val="single" w:sz="4" w:space="0" w:color="auto"/>
              <w:left w:val="nil"/>
              <w:bottom w:val="single" w:sz="6" w:space="0" w:color="auto"/>
              <w:right w:val="nil"/>
            </w:tcBorders>
            <w:shd w:val="pct50" w:color="auto" w:fill="auto"/>
          </w:tcPr>
          <w:p w14:paraId="004CE01F" w14:textId="77777777" w:rsidR="0012216A" w:rsidRPr="00FE0519" w:rsidRDefault="0012216A" w:rsidP="00A45A60">
            <w:pPr>
              <w:pStyle w:val="TableText"/>
              <w:keepLines w:val="0"/>
              <w:widowControl w:val="0"/>
              <w:rPr>
                <w:rFonts w:ascii="Verdana" w:hAnsi="Verdana"/>
                <w:sz w:val="20"/>
              </w:rPr>
            </w:pPr>
          </w:p>
        </w:tc>
        <w:tc>
          <w:tcPr>
            <w:tcW w:w="3969" w:type="dxa"/>
            <w:tcBorders>
              <w:top w:val="single" w:sz="4" w:space="0" w:color="auto"/>
              <w:left w:val="nil"/>
              <w:bottom w:val="single" w:sz="6" w:space="0" w:color="auto"/>
              <w:right w:val="nil"/>
            </w:tcBorders>
            <w:shd w:val="pct50" w:color="auto" w:fill="auto"/>
          </w:tcPr>
          <w:p w14:paraId="004CE020" w14:textId="77777777" w:rsidR="0012216A" w:rsidRPr="00FE0519" w:rsidRDefault="0012216A" w:rsidP="00A45A60">
            <w:pPr>
              <w:pStyle w:val="TableText"/>
              <w:keepLines w:val="0"/>
              <w:widowControl w:val="0"/>
              <w:rPr>
                <w:rFonts w:ascii="Verdana" w:hAnsi="Verdana"/>
                <w:sz w:val="20"/>
              </w:rPr>
            </w:pPr>
          </w:p>
        </w:tc>
        <w:tc>
          <w:tcPr>
            <w:tcW w:w="5670" w:type="dxa"/>
            <w:tcBorders>
              <w:top w:val="single" w:sz="4" w:space="0" w:color="auto"/>
              <w:left w:val="nil"/>
              <w:bottom w:val="single" w:sz="6" w:space="0" w:color="auto"/>
              <w:right w:val="nil"/>
            </w:tcBorders>
            <w:shd w:val="pct50" w:color="auto" w:fill="auto"/>
          </w:tcPr>
          <w:p w14:paraId="004CE021" w14:textId="77777777" w:rsidR="0012216A" w:rsidRPr="00FE0519" w:rsidRDefault="0012216A" w:rsidP="00A45A60">
            <w:pPr>
              <w:pStyle w:val="TableText"/>
              <w:keepLines w:val="0"/>
              <w:widowControl w:val="0"/>
              <w:rPr>
                <w:rFonts w:ascii="Verdana" w:hAnsi="Verdana"/>
                <w:sz w:val="20"/>
              </w:rPr>
            </w:pPr>
          </w:p>
        </w:tc>
      </w:tr>
      <w:tr w:rsidR="0012216A" w:rsidRPr="00FE0519" w14:paraId="004CE026" w14:textId="77777777" w:rsidTr="00F37357">
        <w:tc>
          <w:tcPr>
            <w:tcW w:w="2582" w:type="dxa"/>
            <w:tcBorders>
              <w:top w:val="nil"/>
            </w:tcBorders>
          </w:tcPr>
          <w:p w14:paraId="004CE023" w14:textId="77777777" w:rsidR="0012216A" w:rsidRPr="00FE0519" w:rsidRDefault="0012216A" w:rsidP="00A45A60">
            <w:pPr>
              <w:widowControl w:val="0"/>
              <w:jc w:val="left"/>
              <w:rPr>
                <w:b/>
              </w:rPr>
            </w:pPr>
            <w:r>
              <w:rPr>
                <w:b/>
              </w:rPr>
              <w:t>FIN-01.07 – step 1</w:t>
            </w:r>
          </w:p>
        </w:tc>
        <w:tc>
          <w:tcPr>
            <w:tcW w:w="3969" w:type="dxa"/>
            <w:tcBorders>
              <w:top w:val="nil"/>
            </w:tcBorders>
          </w:tcPr>
          <w:p w14:paraId="004CE024" w14:textId="77777777" w:rsidR="00B715BD" w:rsidRPr="00FE0519" w:rsidRDefault="0012216A" w:rsidP="00A45A60">
            <w:pPr>
              <w:widowControl w:val="0"/>
              <w:jc w:val="left"/>
            </w:pPr>
            <w:r>
              <w:t xml:space="preserve">Request for new </w:t>
            </w:r>
            <w:r w:rsidR="00B715BD">
              <w:t>WBS elements for an existing Project. For Marketing a WBS element represents a campaign.</w:t>
            </w:r>
          </w:p>
        </w:tc>
        <w:tc>
          <w:tcPr>
            <w:tcW w:w="5670" w:type="dxa"/>
            <w:tcBorders>
              <w:top w:val="nil"/>
            </w:tcBorders>
          </w:tcPr>
          <w:p w14:paraId="004CE025" w14:textId="77777777" w:rsidR="0012216A" w:rsidRPr="0028777B" w:rsidRDefault="0012216A" w:rsidP="00A45A60">
            <w:pPr>
              <w:pStyle w:val="TableText"/>
              <w:keepLines w:val="0"/>
              <w:widowControl w:val="0"/>
              <w:outlineLvl w:val="3"/>
              <w:rPr>
                <w:rFonts w:ascii="Verdana" w:hAnsi="Verdana"/>
                <w:snapToGrid w:val="0"/>
                <w:sz w:val="20"/>
              </w:rPr>
            </w:pPr>
            <w:r>
              <w:rPr>
                <w:rFonts w:ascii="Verdana" w:hAnsi="Verdana"/>
                <w:snapToGrid w:val="0"/>
                <w:sz w:val="20"/>
              </w:rPr>
              <w:t>Manual step – no system consideration</w:t>
            </w:r>
          </w:p>
        </w:tc>
      </w:tr>
      <w:tr w:rsidR="0012216A" w:rsidRPr="00FE0519" w14:paraId="004CE02A" w14:textId="77777777" w:rsidTr="00F37357">
        <w:tc>
          <w:tcPr>
            <w:tcW w:w="2582" w:type="dxa"/>
            <w:tcBorders>
              <w:top w:val="nil"/>
            </w:tcBorders>
          </w:tcPr>
          <w:p w14:paraId="004CE027" w14:textId="77777777" w:rsidR="0012216A" w:rsidRDefault="0012216A" w:rsidP="00A45A60">
            <w:pPr>
              <w:widowControl w:val="0"/>
              <w:jc w:val="left"/>
              <w:rPr>
                <w:b/>
              </w:rPr>
            </w:pPr>
            <w:r>
              <w:rPr>
                <w:b/>
              </w:rPr>
              <w:t>FIN-01.07 – step 2</w:t>
            </w:r>
          </w:p>
        </w:tc>
        <w:tc>
          <w:tcPr>
            <w:tcW w:w="3969" w:type="dxa"/>
            <w:tcBorders>
              <w:top w:val="nil"/>
            </w:tcBorders>
          </w:tcPr>
          <w:p w14:paraId="004CE028" w14:textId="77777777" w:rsidR="0012216A" w:rsidRDefault="0012216A" w:rsidP="00A45A60">
            <w:pPr>
              <w:widowControl w:val="0"/>
              <w:jc w:val="left"/>
            </w:pPr>
            <w:r>
              <w:t>Approval required for master data creation. If request is rejected, process ends via a communication to the request originator.</w:t>
            </w:r>
          </w:p>
        </w:tc>
        <w:tc>
          <w:tcPr>
            <w:tcW w:w="5670" w:type="dxa"/>
            <w:tcBorders>
              <w:top w:val="nil"/>
            </w:tcBorders>
          </w:tcPr>
          <w:p w14:paraId="004CE029" w14:textId="77777777" w:rsidR="0012216A" w:rsidRPr="0028777B" w:rsidRDefault="0012216A" w:rsidP="00A45A60">
            <w:pPr>
              <w:pStyle w:val="TableText"/>
              <w:keepLines w:val="0"/>
              <w:widowControl w:val="0"/>
              <w:outlineLvl w:val="3"/>
              <w:rPr>
                <w:rFonts w:ascii="Verdana" w:hAnsi="Verdana"/>
                <w:snapToGrid w:val="0"/>
                <w:sz w:val="20"/>
              </w:rPr>
            </w:pPr>
            <w:r>
              <w:rPr>
                <w:rFonts w:ascii="Verdana" w:hAnsi="Verdana"/>
                <w:snapToGrid w:val="0"/>
                <w:sz w:val="20"/>
              </w:rPr>
              <w:t>Manual step – no system consideration</w:t>
            </w:r>
          </w:p>
        </w:tc>
      </w:tr>
      <w:tr w:rsidR="0012216A" w:rsidRPr="00FE0519" w14:paraId="004CE033" w14:textId="77777777" w:rsidTr="00F37357">
        <w:tc>
          <w:tcPr>
            <w:tcW w:w="2582" w:type="dxa"/>
          </w:tcPr>
          <w:p w14:paraId="004CE02B" w14:textId="77777777" w:rsidR="0012216A" w:rsidRPr="00FE0519" w:rsidRDefault="0012216A" w:rsidP="00A45A60">
            <w:pPr>
              <w:widowControl w:val="0"/>
              <w:jc w:val="left"/>
              <w:rPr>
                <w:b/>
              </w:rPr>
            </w:pPr>
            <w:r>
              <w:rPr>
                <w:b/>
              </w:rPr>
              <w:t>FIN-01.07 – step 3</w:t>
            </w:r>
          </w:p>
        </w:tc>
        <w:tc>
          <w:tcPr>
            <w:tcW w:w="3969" w:type="dxa"/>
          </w:tcPr>
          <w:p w14:paraId="004CE02C" w14:textId="77777777" w:rsidR="0012216A" w:rsidRPr="00FE0519" w:rsidRDefault="002E0DBB" w:rsidP="00A45A60">
            <w:pPr>
              <w:widowControl w:val="0"/>
              <w:jc w:val="left"/>
            </w:pPr>
            <w:r>
              <w:t>Master D</w:t>
            </w:r>
            <w:r w:rsidR="0012216A">
              <w:t xml:space="preserve">ata </w:t>
            </w:r>
            <w:r>
              <w:t>Team create</w:t>
            </w:r>
            <w:r w:rsidR="0012216A">
              <w:t xml:space="preserve"> the </w:t>
            </w:r>
            <w:r>
              <w:t xml:space="preserve">WBS </w:t>
            </w:r>
            <w:r w:rsidR="00017FF7">
              <w:t xml:space="preserve">and relevant </w:t>
            </w:r>
            <w:r>
              <w:t>element(s)</w:t>
            </w:r>
            <w:r w:rsidR="0012216A">
              <w:t xml:space="preserve"> on SAP</w:t>
            </w:r>
            <w:r>
              <w:t>.</w:t>
            </w:r>
          </w:p>
        </w:tc>
        <w:tc>
          <w:tcPr>
            <w:tcW w:w="5670" w:type="dxa"/>
          </w:tcPr>
          <w:p w14:paraId="004CE02D" w14:textId="77777777" w:rsidR="00175F45" w:rsidRDefault="0012216A" w:rsidP="00A45A60">
            <w:pPr>
              <w:pStyle w:val="TableText"/>
              <w:keepLines w:val="0"/>
              <w:widowControl w:val="0"/>
              <w:outlineLvl w:val="3"/>
              <w:rPr>
                <w:rFonts w:ascii="Verdana" w:hAnsi="Verdana"/>
                <w:sz w:val="20"/>
              </w:rPr>
            </w:pPr>
            <w:r w:rsidRPr="00A313E4">
              <w:rPr>
                <w:rFonts w:ascii="Verdana" w:hAnsi="Verdana"/>
                <w:sz w:val="20"/>
                <w:u w:val="single"/>
              </w:rPr>
              <w:t>Configuration</w:t>
            </w:r>
            <w:r w:rsidR="00175F45">
              <w:rPr>
                <w:rFonts w:ascii="Verdana" w:hAnsi="Verdana"/>
                <w:sz w:val="20"/>
                <w:u w:val="single"/>
              </w:rPr>
              <w:t>:</w:t>
            </w:r>
            <w:r w:rsidR="00175F45">
              <w:rPr>
                <w:rFonts w:ascii="Verdana" w:hAnsi="Verdana"/>
                <w:sz w:val="20"/>
              </w:rPr>
              <w:t xml:space="preserve"> </w:t>
            </w:r>
          </w:p>
          <w:p w14:paraId="004CE02E" w14:textId="77777777" w:rsidR="0012216A" w:rsidRPr="00E068A1" w:rsidRDefault="00175F45" w:rsidP="00A45A60">
            <w:pPr>
              <w:pStyle w:val="TableText"/>
              <w:keepLines w:val="0"/>
              <w:widowControl w:val="0"/>
              <w:outlineLvl w:val="3"/>
              <w:rPr>
                <w:rFonts w:ascii="Verdana" w:hAnsi="Verdana"/>
                <w:sz w:val="20"/>
              </w:rPr>
            </w:pPr>
            <w:r>
              <w:rPr>
                <w:rFonts w:ascii="Verdana" w:hAnsi="Verdana"/>
                <w:sz w:val="20"/>
              </w:rPr>
              <w:t>D</w:t>
            </w:r>
            <w:r w:rsidR="0012216A" w:rsidRPr="0007784C">
              <w:rPr>
                <w:rFonts w:ascii="Verdana" w:hAnsi="Verdana"/>
                <w:sz w:val="20"/>
              </w:rPr>
              <w:t>es</w:t>
            </w:r>
            <w:r w:rsidR="007579CC">
              <w:rPr>
                <w:rFonts w:ascii="Verdana" w:hAnsi="Verdana"/>
                <w:sz w:val="20"/>
              </w:rPr>
              <w:t>cribed in section 5.9</w:t>
            </w:r>
            <w:r w:rsidR="0012216A" w:rsidRPr="0007784C">
              <w:rPr>
                <w:rFonts w:ascii="Verdana" w:hAnsi="Verdana"/>
                <w:sz w:val="20"/>
              </w:rPr>
              <w:t xml:space="preserve"> of this Blueprint</w:t>
            </w:r>
          </w:p>
          <w:p w14:paraId="004CE02F" w14:textId="77777777" w:rsidR="0012216A" w:rsidRPr="00E068A1" w:rsidRDefault="0012216A" w:rsidP="00A45A60">
            <w:pPr>
              <w:pStyle w:val="TableText"/>
              <w:keepLines w:val="0"/>
              <w:widowControl w:val="0"/>
              <w:outlineLvl w:val="3"/>
              <w:rPr>
                <w:rFonts w:ascii="Verdana" w:hAnsi="Verdana"/>
                <w:sz w:val="20"/>
              </w:rPr>
            </w:pPr>
          </w:p>
          <w:p w14:paraId="004CE030" w14:textId="77777777" w:rsidR="00175F45" w:rsidRPr="00A45A60" w:rsidRDefault="00175F45" w:rsidP="00175F45">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031" w14:textId="77777777" w:rsidR="00175F45" w:rsidRPr="003313FD" w:rsidRDefault="00175F45" w:rsidP="00175F45">
            <w:pPr>
              <w:pStyle w:val="TableText"/>
              <w:keepLines w:val="0"/>
              <w:widowControl w:val="0"/>
              <w:outlineLvl w:val="3"/>
              <w:rPr>
                <w:rFonts w:ascii="Verdana" w:hAnsi="Verdana"/>
                <w:sz w:val="20"/>
              </w:rPr>
            </w:pPr>
            <w:r>
              <w:rPr>
                <w:rFonts w:ascii="Verdana" w:hAnsi="Verdana"/>
                <w:sz w:val="20"/>
              </w:rPr>
              <w:t>N/A</w:t>
            </w:r>
          </w:p>
          <w:p w14:paraId="004CE032" w14:textId="77777777" w:rsidR="0012216A" w:rsidRPr="00FE0519" w:rsidRDefault="0012216A" w:rsidP="00A45A60">
            <w:pPr>
              <w:pStyle w:val="TableText"/>
              <w:keepLines w:val="0"/>
              <w:widowControl w:val="0"/>
              <w:outlineLvl w:val="3"/>
              <w:rPr>
                <w:rFonts w:ascii="Verdana" w:hAnsi="Verdana"/>
                <w:sz w:val="20"/>
              </w:rPr>
            </w:pPr>
          </w:p>
        </w:tc>
      </w:tr>
      <w:tr w:rsidR="0012216A" w:rsidRPr="00FE0519" w14:paraId="004CE037" w14:textId="77777777" w:rsidTr="00F37357">
        <w:tc>
          <w:tcPr>
            <w:tcW w:w="2582" w:type="dxa"/>
          </w:tcPr>
          <w:p w14:paraId="004CE034" w14:textId="77777777" w:rsidR="0012216A" w:rsidRPr="00FE0519" w:rsidRDefault="0012216A" w:rsidP="00A45A60">
            <w:pPr>
              <w:widowControl w:val="0"/>
              <w:jc w:val="left"/>
              <w:rPr>
                <w:b/>
              </w:rPr>
            </w:pPr>
            <w:r>
              <w:rPr>
                <w:b/>
              </w:rPr>
              <w:t xml:space="preserve">FIN-01.07 – step </w:t>
            </w:r>
            <w:r w:rsidR="002E0DBB">
              <w:rPr>
                <w:b/>
              </w:rPr>
              <w:t>4</w:t>
            </w:r>
          </w:p>
        </w:tc>
        <w:tc>
          <w:tcPr>
            <w:tcW w:w="3969" w:type="dxa"/>
          </w:tcPr>
          <w:p w14:paraId="004CE035" w14:textId="77777777" w:rsidR="0012216A" w:rsidRPr="00FE0519" w:rsidRDefault="0012216A" w:rsidP="00A45A60">
            <w:pPr>
              <w:widowControl w:val="0"/>
              <w:jc w:val="left"/>
            </w:pPr>
            <w:r>
              <w:t>Communication to the originator of the request not</w:t>
            </w:r>
            <w:r w:rsidR="005C6AC2">
              <w:t>i</w:t>
            </w:r>
            <w:r>
              <w:t xml:space="preserve">fying that the new </w:t>
            </w:r>
            <w:r w:rsidR="00385078">
              <w:t>WBS</w:t>
            </w:r>
            <w:r>
              <w:t xml:space="preserve"> available for use.</w:t>
            </w:r>
          </w:p>
        </w:tc>
        <w:tc>
          <w:tcPr>
            <w:tcW w:w="5670" w:type="dxa"/>
          </w:tcPr>
          <w:p w14:paraId="004CE036" w14:textId="77777777" w:rsidR="0012216A" w:rsidRPr="00A00A8D" w:rsidRDefault="0012216A" w:rsidP="00A45A60">
            <w:pPr>
              <w:pStyle w:val="TableText"/>
              <w:keepLines w:val="0"/>
              <w:widowControl w:val="0"/>
              <w:rPr>
                <w:rFonts w:ascii="Verdana" w:hAnsi="Verdana"/>
                <w:sz w:val="20"/>
              </w:rPr>
            </w:pPr>
            <w:r>
              <w:rPr>
                <w:rFonts w:ascii="Verdana" w:hAnsi="Verdana"/>
                <w:snapToGrid w:val="0"/>
                <w:sz w:val="20"/>
              </w:rPr>
              <w:t>Manual step – no system consideration</w:t>
            </w:r>
          </w:p>
        </w:tc>
      </w:tr>
    </w:tbl>
    <w:p w14:paraId="004CE038" w14:textId="77777777" w:rsidR="000D63AA" w:rsidRDefault="000D63AA" w:rsidP="00A45A60">
      <w:pPr>
        <w:widowControl w:val="0"/>
        <w:rPr>
          <w:lang w:bidi="en-US"/>
        </w:rPr>
      </w:pPr>
    </w:p>
    <w:p w14:paraId="004CE039" w14:textId="77777777" w:rsidR="000D63AA" w:rsidRDefault="000D63AA" w:rsidP="00A45A60">
      <w:pPr>
        <w:widowControl w:val="0"/>
        <w:rPr>
          <w:lang w:bidi="en-US"/>
        </w:rPr>
      </w:pPr>
    </w:p>
    <w:p w14:paraId="004CE03A" w14:textId="77777777" w:rsidR="00905930" w:rsidRDefault="00905930" w:rsidP="00A45A60">
      <w:pPr>
        <w:widowControl w:val="0"/>
        <w:jc w:val="left"/>
        <w:rPr>
          <w:rFonts w:cs="Arial"/>
          <w:b/>
          <w:sz w:val="28"/>
          <w:szCs w:val="12"/>
          <w:lang w:bidi="en-US"/>
        </w:rPr>
      </w:pPr>
      <w:r>
        <w:rPr>
          <w:lang w:bidi="en-US"/>
        </w:rPr>
        <w:br w:type="page"/>
      </w:r>
    </w:p>
    <w:p w14:paraId="004CE03B" w14:textId="77777777" w:rsidR="00905930" w:rsidRDefault="00905930" w:rsidP="00A45A60">
      <w:pPr>
        <w:pStyle w:val="Heading2"/>
        <w:widowControl w:val="0"/>
        <w:rPr>
          <w:lang w:bidi="en-US"/>
        </w:rPr>
        <w:sectPr w:rsidR="00905930" w:rsidSect="00FE3170">
          <w:pgSz w:w="16838" w:h="11906" w:orient="landscape" w:code="9"/>
          <w:pgMar w:top="1418" w:right="1418" w:bottom="1418" w:left="2659" w:header="709" w:footer="357" w:gutter="0"/>
          <w:cols w:space="708"/>
          <w:docGrid w:linePitch="360"/>
        </w:sectPr>
      </w:pPr>
    </w:p>
    <w:p w14:paraId="004CE03C" w14:textId="77777777" w:rsidR="00FE3170" w:rsidRPr="00154C36" w:rsidRDefault="00154C36" w:rsidP="00A45A60">
      <w:pPr>
        <w:pStyle w:val="Heading2"/>
        <w:widowControl w:val="0"/>
        <w:rPr>
          <w:lang w:bidi="en-US"/>
        </w:rPr>
      </w:pPr>
      <w:bookmarkStart w:id="92" w:name="_Toc421089911"/>
      <w:r>
        <w:rPr>
          <w:lang w:bidi="en-US"/>
        </w:rPr>
        <w:lastRenderedPageBreak/>
        <w:t>Statistical Key Figures</w:t>
      </w:r>
      <w:bookmarkEnd w:id="92"/>
    </w:p>
    <w:p w14:paraId="004CE03D" w14:textId="77777777" w:rsidR="00F37357" w:rsidRDefault="00F37357" w:rsidP="00A45A60">
      <w:pPr>
        <w:widowControl w:val="0"/>
        <w:rPr>
          <w:b/>
          <w:u w:val="single"/>
          <w:lang w:bidi="en-US"/>
        </w:rPr>
      </w:pPr>
    </w:p>
    <w:p w14:paraId="004CE03E" w14:textId="77777777" w:rsidR="00DD61E8" w:rsidRDefault="00B450CF" w:rsidP="00A45A60">
      <w:pPr>
        <w:widowControl w:val="0"/>
        <w:rPr>
          <w:lang w:bidi="en-US"/>
        </w:rPr>
      </w:pPr>
      <w:r>
        <w:rPr>
          <w:lang w:bidi="en-US"/>
        </w:rPr>
        <w:t xml:space="preserve">Statistical Key Figures will be created to record statistics which will be used in </w:t>
      </w:r>
      <w:r w:rsidR="00567817">
        <w:rPr>
          <w:lang w:bidi="en-US"/>
        </w:rPr>
        <w:t>Cost Centre</w:t>
      </w:r>
      <w:r>
        <w:rPr>
          <w:lang w:bidi="en-US"/>
        </w:rPr>
        <w:t xml:space="preserve"> Distribution for the purposes of reallocating costs from one </w:t>
      </w:r>
      <w:r w:rsidR="00567817">
        <w:rPr>
          <w:lang w:bidi="en-US"/>
        </w:rPr>
        <w:t>Cost Centre</w:t>
      </w:r>
      <w:r>
        <w:rPr>
          <w:lang w:bidi="en-US"/>
        </w:rPr>
        <w:t xml:space="preserve"> to a series receiving </w:t>
      </w:r>
      <w:r w:rsidR="00567817">
        <w:rPr>
          <w:lang w:bidi="en-US"/>
        </w:rPr>
        <w:t>Cost Centre</w:t>
      </w:r>
      <w:r>
        <w:rPr>
          <w:lang w:bidi="en-US"/>
        </w:rPr>
        <w:t xml:space="preserve">s. Two specific </w:t>
      </w:r>
      <w:r w:rsidR="00DD61E8">
        <w:rPr>
          <w:lang w:bidi="en-US"/>
        </w:rPr>
        <w:t>Statistical Key Figures have been identified:</w:t>
      </w:r>
    </w:p>
    <w:p w14:paraId="004CE03F" w14:textId="77777777" w:rsidR="00DD61E8" w:rsidRDefault="00DD61E8" w:rsidP="00A45A60">
      <w:pPr>
        <w:widowControl w:val="0"/>
        <w:rPr>
          <w:lang w:bidi="en-US"/>
        </w:rPr>
      </w:pPr>
    </w:p>
    <w:p w14:paraId="004CE040" w14:textId="77777777" w:rsidR="00DD61E8" w:rsidRPr="00050959" w:rsidRDefault="00F0770D" w:rsidP="005C4CAF">
      <w:pPr>
        <w:pStyle w:val="ListParagraph"/>
        <w:widowControl w:val="0"/>
        <w:numPr>
          <w:ilvl w:val="0"/>
          <w:numId w:val="9"/>
        </w:numPr>
        <w:suppressAutoHyphens w:val="0"/>
        <w:spacing w:before="144"/>
        <w:rPr>
          <w:sz w:val="20"/>
          <w:szCs w:val="20"/>
          <w:lang w:bidi="en-US"/>
        </w:rPr>
      </w:pPr>
      <w:r w:rsidRPr="00050959">
        <w:rPr>
          <w:sz w:val="20"/>
          <w:szCs w:val="20"/>
          <w:lang w:bidi="en-US"/>
        </w:rPr>
        <w:t xml:space="preserve">Sales </w:t>
      </w:r>
      <w:r w:rsidR="00154C36" w:rsidRPr="00050959">
        <w:rPr>
          <w:sz w:val="20"/>
          <w:szCs w:val="20"/>
          <w:lang w:bidi="en-US"/>
        </w:rPr>
        <w:t>Revenue</w:t>
      </w:r>
    </w:p>
    <w:p w14:paraId="004CE041" w14:textId="77777777" w:rsidR="009C7CBD" w:rsidRPr="00050959" w:rsidRDefault="009C7CBD" w:rsidP="005C4CAF">
      <w:pPr>
        <w:pStyle w:val="ListParagraph"/>
        <w:widowControl w:val="0"/>
        <w:numPr>
          <w:ilvl w:val="0"/>
          <w:numId w:val="9"/>
        </w:numPr>
        <w:suppressAutoHyphens w:val="0"/>
        <w:spacing w:before="144"/>
        <w:rPr>
          <w:sz w:val="20"/>
          <w:szCs w:val="20"/>
          <w:lang w:bidi="en-US"/>
        </w:rPr>
      </w:pPr>
      <w:r w:rsidRPr="00050959">
        <w:rPr>
          <w:sz w:val="20"/>
          <w:szCs w:val="20"/>
          <w:lang w:bidi="en-US"/>
        </w:rPr>
        <w:t>Headcount</w:t>
      </w:r>
    </w:p>
    <w:p w14:paraId="004CE042" w14:textId="77777777" w:rsidR="009C7CBD" w:rsidRDefault="009C7CBD" w:rsidP="00A45A60">
      <w:pPr>
        <w:widowControl w:val="0"/>
        <w:rPr>
          <w:lang w:bidi="en-US"/>
        </w:rPr>
      </w:pPr>
    </w:p>
    <w:p w14:paraId="004CE043" w14:textId="77777777" w:rsidR="001A0061" w:rsidRDefault="001A0061" w:rsidP="00A45A60">
      <w:pPr>
        <w:widowControl w:val="0"/>
        <w:rPr>
          <w:lang w:bidi="en-US"/>
        </w:rPr>
      </w:pPr>
    </w:p>
    <w:p w14:paraId="004CE044" w14:textId="77777777" w:rsidR="00DD61E8" w:rsidRDefault="00DD61E8" w:rsidP="00A45A60">
      <w:pPr>
        <w:widowControl w:val="0"/>
        <w:rPr>
          <w:lang w:bidi="en-US"/>
        </w:rPr>
      </w:pPr>
      <w:r>
        <w:rPr>
          <w:lang w:bidi="en-US"/>
        </w:rPr>
        <w:t xml:space="preserve">The process for populating these Statistical Key Figures is described in </w:t>
      </w:r>
      <w:r w:rsidRPr="0007784C">
        <w:rPr>
          <w:lang w:bidi="en-US"/>
        </w:rPr>
        <w:t>Section</w:t>
      </w:r>
      <w:r w:rsidR="00017FF7" w:rsidRPr="0007784C">
        <w:rPr>
          <w:lang w:bidi="en-US"/>
        </w:rPr>
        <w:t xml:space="preserve"> 6</w:t>
      </w:r>
      <w:r w:rsidR="00EB3A9B" w:rsidRPr="0007784C">
        <w:rPr>
          <w:lang w:bidi="en-US"/>
        </w:rPr>
        <w:t>.2 of</w:t>
      </w:r>
      <w:r w:rsidR="00EB3A9B">
        <w:rPr>
          <w:lang w:bidi="en-US"/>
        </w:rPr>
        <w:t xml:space="preserve"> this Blueprint.</w:t>
      </w:r>
    </w:p>
    <w:p w14:paraId="004CE045" w14:textId="77777777" w:rsidR="00154C36" w:rsidRPr="00154C36" w:rsidRDefault="00154C36" w:rsidP="00A45A60">
      <w:pPr>
        <w:widowControl w:val="0"/>
        <w:rPr>
          <w:lang w:bidi="en-US"/>
        </w:rPr>
      </w:pPr>
    </w:p>
    <w:p w14:paraId="004CE046" w14:textId="77777777" w:rsidR="001A0061" w:rsidRPr="001A0061" w:rsidRDefault="00B87912" w:rsidP="00A45A60">
      <w:pPr>
        <w:pStyle w:val="Heading2"/>
        <w:widowControl w:val="0"/>
        <w:rPr>
          <w:lang w:val="en-GB"/>
        </w:rPr>
      </w:pPr>
      <w:bookmarkStart w:id="93" w:name="_Toc421089912"/>
      <w:r>
        <w:rPr>
          <w:lang w:val="en-GB"/>
        </w:rPr>
        <w:t>Cost Elements</w:t>
      </w:r>
      <w:r w:rsidR="00AA044D">
        <w:rPr>
          <w:lang w:val="en-GB"/>
        </w:rPr>
        <w:t xml:space="preserve"> (FIN</w:t>
      </w:r>
      <w:r w:rsidR="00CB183E">
        <w:rPr>
          <w:lang w:val="en-GB"/>
        </w:rPr>
        <w:t>-01.01)</w:t>
      </w:r>
      <w:bookmarkEnd w:id="93"/>
    </w:p>
    <w:p w14:paraId="004CE047" w14:textId="77777777" w:rsidR="001A0061" w:rsidRDefault="001A0061" w:rsidP="00A45A60">
      <w:pPr>
        <w:widowControl w:val="0"/>
        <w:rPr>
          <w:lang w:val="en-GB"/>
        </w:rPr>
      </w:pPr>
    </w:p>
    <w:p w14:paraId="004CE048" w14:textId="77777777" w:rsidR="0006361B" w:rsidRDefault="001A0061" w:rsidP="00A45A60">
      <w:pPr>
        <w:widowControl w:val="0"/>
        <w:rPr>
          <w:lang w:val="en-GB"/>
        </w:rPr>
      </w:pPr>
      <w:r>
        <w:rPr>
          <w:lang w:val="en-GB"/>
        </w:rPr>
        <w:t xml:space="preserve">Cost elements will be created </w:t>
      </w:r>
      <w:r w:rsidR="00127879">
        <w:rPr>
          <w:lang w:val="en-GB"/>
        </w:rPr>
        <w:t>to represent GL accounts which will be subject</w:t>
      </w:r>
      <w:r w:rsidR="00B0051E">
        <w:rPr>
          <w:lang w:val="en-GB"/>
        </w:rPr>
        <w:t xml:space="preserve"> to a cost object </w:t>
      </w:r>
      <w:r w:rsidR="00127879">
        <w:rPr>
          <w:lang w:val="en-GB"/>
        </w:rPr>
        <w:t xml:space="preserve">assignment during transactional processing e.g. when posting costs to a GL account with reference to a </w:t>
      </w:r>
      <w:r w:rsidR="00567817">
        <w:rPr>
          <w:lang w:val="en-GB"/>
        </w:rPr>
        <w:t>Cost Centre</w:t>
      </w:r>
      <w:r w:rsidR="00127879">
        <w:rPr>
          <w:lang w:val="en-GB"/>
        </w:rPr>
        <w:t xml:space="preserve">, in order for that cost to be reflected in </w:t>
      </w:r>
      <w:r w:rsidR="00567817">
        <w:rPr>
          <w:lang w:val="en-GB"/>
        </w:rPr>
        <w:t>Cost Centre</w:t>
      </w:r>
      <w:r w:rsidR="00127879">
        <w:rPr>
          <w:lang w:val="en-GB"/>
        </w:rPr>
        <w:t xml:space="preserve"> accounting, the GL account must have been created as a cost element.</w:t>
      </w:r>
    </w:p>
    <w:p w14:paraId="004CE049" w14:textId="77777777" w:rsidR="00080B5C" w:rsidRDefault="00080B5C" w:rsidP="00A45A60">
      <w:pPr>
        <w:widowControl w:val="0"/>
        <w:rPr>
          <w:lang w:val="en-GB"/>
        </w:rPr>
      </w:pPr>
    </w:p>
    <w:p w14:paraId="004CE04A" w14:textId="77777777" w:rsidR="00080B5C" w:rsidRDefault="00080B5C" w:rsidP="00A45A60">
      <w:pPr>
        <w:widowControl w:val="0"/>
        <w:rPr>
          <w:lang w:val="en-GB"/>
        </w:rPr>
      </w:pPr>
      <w:r>
        <w:rPr>
          <w:lang w:val="en-GB"/>
        </w:rPr>
        <w:t>Note that a requirement for secondary cost elements has not been identified so will not be created.</w:t>
      </w:r>
      <w:r w:rsidR="004E762C">
        <w:rPr>
          <w:lang w:val="en-GB"/>
        </w:rPr>
        <w:t xml:space="preserve"> Secondary </w:t>
      </w:r>
      <w:r w:rsidR="004C1AD7">
        <w:rPr>
          <w:lang w:val="en-GB"/>
        </w:rPr>
        <w:t xml:space="preserve">cost </w:t>
      </w:r>
      <w:r w:rsidR="004E762C">
        <w:rPr>
          <w:lang w:val="en-GB"/>
        </w:rPr>
        <w:t xml:space="preserve">elements are additional accounts which are posted to when </w:t>
      </w:r>
      <w:r w:rsidR="00404E23">
        <w:rPr>
          <w:lang w:val="en-GB"/>
        </w:rPr>
        <w:t xml:space="preserve">e.g. </w:t>
      </w:r>
      <w:r w:rsidR="004E762C">
        <w:rPr>
          <w:lang w:val="en-GB"/>
        </w:rPr>
        <w:t xml:space="preserve">utilising Activity Types </w:t>
      </w:r>
      <w:r w:rsidR="002A725D">
        <w:rPr>
          <w:lang w:val="en-GB"/>
        </w:rPr>
        <w:t>and reallocations using</w:t>
      </w:r>
      <w:r w:rsidR="00404E23">
        <w:rPr>
          <w:lang w:val="en-GB"/>
        </w:rPr>
        <w:t xml:space="preserve"> Assessment functionality. In this case, the amount being reallocated is visible on a separate account i.e. the secondary cost element. exertis will be using Distribution i.e. the original </w:t>
      </w:r>
      <w:r w:rsidR="009A0D66">
        <w:rPr>
          <w:lang w:val="en-GB"/>
        </w:rPr>
        <w:t xml:space="preserve">primary </w:t>
      </w:r>
      <w:r w:rsidR="00404E23">
        <w:rPr>
          <w:lang w:val="en-GB"/>
        </w:rPr>
        <w:t xml:space="preserve"> </w:t>
      </w:r>
      <w:r w:rsidR="009A0D66">
        <w:rPr>
          <w:lang w:val="en-GB"/>
        </w:rPr>
        <w:t>cost element</w:t>
      </w:r>
      <w:r w:rsidR="00404E23">
        <w:rPr>
          <w:lang w:val="en-GB"/>
        </w:rPr>
        <w:t xml:space="preserve"> is affected</w:t>
      </w:r>
      <w:r w:rsidR="009A0D66">
        <w:rPr>
          <w:lang w:val="en-GB"/>
        </w:rPr>
        <w:t>.</w:t>
      </w:r>
      <w:r w:rsidR="004C1AD7">
        <w:rPr>
          <w:lang w:val="en-GB"/>
        </w:rPr>
        <w:t xml:space="preserve"> Note that secondary cost elements can be added post go live if required.</w:t>
      </w:r>
    </w:p>
    <w:p w14:paraId="004CE04B" w14:textId="77777777" w:rsidR="0006361B" w:rsidRDefault="0006361B" w:rsidP="00A45A60">
      <w:pPr>
        <w:widowControl w:val="0"/>
        <w:rPr>
          <w:lang w:val="en-GB"/>
        </w:rPr>
      </w:pPr>
    </w:p>
    <w:p w14:paraId="004CE04C" w14:textId="77777777" w:rsidR="00CB183E" w:rsidRDefault="0006361B" w:rsidP="00A45A60">
      <w:pPr>
        <w:widowControl w:val="0"/>
        <w:rPr>
          <w:lang w:val="en-GB"/>
        </w:rPr>
      </w:pPr>
      <w:r>
        <w:rPr>
          <w:lang w:val="en-GB"/>
        </w:rPr>
        <w:t>The creation of cost elements will be part of the GL account process.</w:t>
      </w:r>
    </w:p>
    <w:p w14:paraId="004CE04D" w14:textId="77777777" w:rsidR="00905930" w:rsidRDefault="00905930" w:rsidP="00A45A60">
      <w:pPr>
        <w:widowControl w:val="0"/>
        <w:rPr>
          <w:lang w:val="en-GB"/>
        </w:rPr>
      </w:pPr>
    </w:p>
    <w:p w14:paraId="004CE04E" w14:textId="77777777" w:rsidR="007579CC" w:rsidRDefault="007579CC" w:rsidP="00A45A60">
      <w:pPr>
        <w:widowControl w:val="0"/>
        <w:jc w:val="left"/>
        <w:rPr>
          <w:lang w:val="en-GB"/>
        </w:rPr>
      </w:pPr>
      <w:r>
        <w:rPr>
          <w:lang w:val="en-GB"/>
        </w:rPr>
        <w:t>Refer to Section 5.9 for any configuration details.</w:t>
      </w:r>
    </w:p>
    <w:p w14:paraId="004CE04F" w14:textId="77777777" w:rsidR="007579CC" w:rsidRDefault="007579CC" w:rsidP="00A45A60">
      <w:pPr>
        <w:widowControl w:val="0"/>
        <w:rPr>
          <w:lang w:val="en-GB"/>
        </w:rPr>
      </w:pPr>
    </w:p>
    <w:p w14:paraId="004CE050" w14:textId="77777777" w:rsidR="007579CC" w:rsidRDefault="007579CC" w:rsidP="00A45A60">
      <w:pPr>
        <w:widowControl w:val="0"/>
        <w:rPr>
          <w:lang w:val="en-GB"/>
        </w:rPr>
        <w:sectPr w:rsidR="007579CC" w:rsidSect="00103E51">
          <w:headerReference w:type="default" r:id="rId25"/>
          <w:pgSz w:w="11906" w:h="16838" w:code="9"/>
          <w:pgMar w:top="1843" w:right="1418" w:bottom="1418" w:left="1418" w:header="706" w:footer="357" w:gutter="0"/>
          <w:cols w:space="708"/>
          <w:docGrid w:linePitch="360"/>
        </w:sectPr>
      </w:pPr>
    </w:p>
    <w:p w14:paraId="004CE051" w14:textId="77777777" w:rsidR="00CB183E" w:rsidRDefault="00CB183E" w:rsidP="00A45A60">
      <w:pPr>
        <w:widowControl w:val="0"/>
        <w:rPr>
          <w:lang w:val="en-GB"/>
        </w:rPr>
      </w:pPr>
    </w:p>
    <w:p w14:paraId="004CE052" w14:textId="77777777" w:rsidR="00CB183E" w:rsidRDefault="00CB183E" w:rsidP="00A45A60">
      <w:pPr>
        <w:widowControl w:val="0"/>
      </w:pPr>
      <w:r>
        <w:object w:dxaOrig="15735" w:dyaOrig="10815" w14:anchorId="004CE7A5">
          <v:shape id="_x0000_i1031" type="#_x0000_t75" style="width:640.5pt;height:438.35pt" o:ole="">
            <v:imagedata r:id="rId26" o:title=""/>
          </v:shape>
          <o:OLEObject Type="Embed" ProgID="Visio.Drawing.15" ShapeID="_x0000_i1031" DrawAspect="Content" ObjectID="_1557727764" r:id="rId27"/>
        </w:object>
      </w:r>
    </w:p>
    <w:p w14:paraId="004CE053" w14:textId="77777777" w:rsidR="00CB183E" w:rsidRDefault="00CB183E" w:rsidP="00A45A60">
      <w:pPr>
        <w:widowControl w:val="0"/>
      </w:pPr>
    </w:p>
    <w:tbl>
      <w:tblPr>
        <w:tblW w:w="12221" w:type="dxa"/>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582"/>
        <w:gridCol w:w="3969"/>
        <w:gridCol w:w="5670"/>
      </w:tblGrid>
      <w:tr w:rsidR="00CB183E" w:rsidRPr="00FE0519" w14:paraId="004CE057" w14:textId="77777777" w:rsidTr="009C78FD">
        <w:trPr>
          <w:tblHeader/>
        </w:trPr>
        <w:tc>
          <w:tcPr>
            <w:tcW w:w="2582" w:type="dxa"/>
            <w:tcBorders>
              <w:top w:val="single" w:sz="4" w:space="0" w:color="auto"/>
              <w:left w:val="single" w:sz="4" w:space="0" w:color="auto"/>
              <w:bottom w:val="single" w:sz="4" w:space="0" w:color="auto"/>
              <w:right w:val="single" w:sz="4" w:space="0" w:color="auto"/>
            </w:tcBorders>
            <w:shd w:val="clear" w:color="auto" w:fill="FF0000"/>
          </w:tcPr>
          <w:p w14:paraId="004CE054" w14:textId="77777777" w:rsidR="00CB183E" w:rsidRPr="00ED2B51" w:rsidRDefault="00CB183E"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 xml:space="preserve">Process Flow Summary – Step </w:t>
            </w:r>
            <w:r w:rsidRPr="00ED2B51">
              <w:rPr>
                <w:rFonts w:ascii="Verdana" w:hAnsi="Verdana"/>
                <w:color w:val="FFFFFF" w:themeColor="background1"/>
                <w:sz w:val="20"/>
              </w:rPr>
              <w:t>No.</w:t>
            </w:r>
          </w:p>
        </w:tc>
        <w:tc>
          <w:tcPr>
            <w:tcW w:w="3969" w:type="dxa"/>
            <w:tcBorders>
              <w:top w:val="single" w:sz="4" w:space="0" w:color="auto"/>
              <w:left w:val="single" w:sz="4" w:space="0" w:color="auto"/>
              <w:bottom w:val="single" w:sz="4" w:space="0" w:color="auto"/>
              <w:right w:val="single" w:sz="4" w:space="0" w:color="auto"/>
            </w:tcBorders>
            <w:shd w:val="clear" w:color="auto" w:fill="FF0000"/>
          </w:tcPr>
          <w:p w14:paraId="004CE055" w14:textId="77777777" w:rsidR="00CB183E" w:rsidRPr="00ED2B51" w:rsidRDefault="00CB183E" w:rsidP="00A45A60">
            <w:pPr>
              <w:pStyle w:val="TableHeading"/>
              <w:keepLines w:val="0"/>
              <w:widowControl w:val="0"/>
              <w:rPr>
                <w:rFonts w:ascii="Verdana" w:hAnsi="Verdana"/>
                <w:color w:val="FFFFFF" w:themeColor="background1"/>
                <w:sz w:val="20"/>
              </w:rPr>
            </w:pPr>
            <w:r w:rsidRPr="003E3703">
              <w:rPr>
                <w:rFonts w:ascii="Verdana" w:hAnsi="Verdana"/>
                <w:color w:val="FFFFFF" w:themeColor="background1"/>
                <w:sz w:val="20"/>
              </w:rPr>
              <w:t>Description of Process</w:t>
            </w:r>
          </w:p>
        </w:tc>
        <w:tc>
          <w:tcPr>
            <w:tcW w:w="5670" w:type="dxa"/>
            <w:tcBorders>
              <w:top w:val="single" w:sz="4" w:space="0" w:color="auto"/>
              <w:left w:val="single" w:sz="4" w:space="0" w:color="auto"/>
              <w:bottom w:val="single" w:sz="4" w:space="0" w:color="auto"/>
              <w:right w:val="single" w:sz="4" w:space="0" w:color="auto"/>
            </w:tcBorders>
            <w:shd w:val="clear" w:color="auto" w:fill="FF0000"/>
          </w:tcPr>
          <w:p w14:paraId="004CE056" w14:textId="77777777" w:rsidR="00CB183E" w:rsidRPr="00ED2B51" w:rsidRDefault="00CB183E"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Solution Summary</w:t>
            </w:r>
          </w:p>
        </w:tc>
      </w:tr>
      <w:tr w:rsidR="00CB183E" w:rsidRPr="00FE0519" w14:paraId="004CE05B" w14:textId="77777777" w:rsidTr="009C78FD">
        <w:trPr>
          <w:trHeight w:hRule="exact" w:val="60"/>
          <w:tblHeader/>
        </w:trPr>
        <w:tc>
          <w:tcPr>
            <w:tcW w:w="2582" w:type="dxa"/>
            <w:tcBorders>
              <w:top w:val="single" w:sz="4" w:space="0" w:color="auto"/>
              <w:left w:val="nil"/>
              <w:bottom w:val="single" w:sz="6" w:space="0" w:color="auto"/>
              <w:right w:val="nil"/>
            </w:tcBorders>
            <w:shd w:val="pct50" w:color="auto" w:fill="auto"/>
          </w:tcPr>
          <w:p w14:paraId="004CE058" w14:textId="77777777" w:rsidR="00CB183E" w:rsidRPr="00FE0519" w:rsidRDefault="00CB183E" w:rsidP="00A45A60">
            <w:pPr>
              <w:pStyle w:val="TableText"/>
              <w:keepLines w:val="0"/>
              <w:widowControl w:val="0"/>
              <w:rPr>
                <w:rFonts w:ascii="Verdana" w:hAnsi="Verdana"/>
                <w:sz w:val="20"/>
              </w:rPr>
            </w:pPr>
          </w:p>
        </w:tc>
        <w:tc>
          <w:tcPr>
            <w:tcW w:w="3969" w:type="dxa"/>
            <w:tcBorders>
              <w:top w:val="single" w:sz="4" w:space="0" w:color="auto"/>
              <w:left w:val="nil"/>
              <w:bottom w:val="single" w:sz="6" w:space="0" w:color="auto"/>
              <w:right w:val="nil"/>
            </w:tcBorders>
            <w:shd w:val="pct50" w:color="auto" w:fill="auto"/>
          </w:tcPr>
          <w:p w14:paraId="004CE059" w14:textId="77777777" w:rsidR="00CB183E" w:rsidRPr="00FE0519" w:rsidRDefault="00CB183E" w:rsidP="00A45A60">
            <w:pPr>
              <w:pStyle w:val="TableText"/>
              <w:keepLines w:val="0"/>
              <w:widowControl w:val="0"/>
              <w:rPr>
                <w:rFonts w:ascii="Verdana" w:hAnsi="Verdana"/>
                <w:sz w:val="20"/>
              </w:rPr>
            </w:pPr>
          </w:p>
        </w:tc>
        <w:tc>
          <w:tcPr>
            <w:tcW w:w="5670" w:type="dxa"/>
            <w:tcBorders>
              <w:top w:val="single" w:sz="4" w:space="0" w:color="auto"/>
              <w:left w:val="nil"/>
              <w:bottom w:val="single" w:sz="6" w:space="0" w:color="auto"/>
              <w:right w:val="nil"/>
            </w:tcBorders>
            <w:shd w:val="pct50" w:color="auto" w:fill="auto"/>
          </w:tcPr>
          <w:p w14:paraId="004CE05A" w14:textId="77777777" w:rsidR="00CB183E" w:rsidRPr="00FE0519" w:rsidRDefault="00CB183E" w:rsidP="00A45A60">
            <w:pPr>
              <w:pStyle w:val="TableText"/>
              <w:keepLines w:val="0"/>
              <w:widowControl w:val="0"/>
              <w:rPr>
                <w:rFonts w:ascii="Verdana" w:hAnsi="Verdana"/>
                <w:sz w:val="20"/>
              </w:rPr>
            </w:pPr>
          </w:p>
        </w:tc>
      </w:tr>
      <w:tr w:rsidR="00CB183E" w:rsidRPr="00FE0519" w14:paraId="004CE05F" w14:textId="77777777" w:rsidTr="009C78FD">
        <w:tc>
          <w:tcPr>
            <w:tcW w:w="2582" w:type="dxa"/>
            <w:tcBorders>
              <w:top w:val="nil"/>
            </w:tcBorders>
          </w:tcPr>
          <w:p w14:paraId="004CE05C" w14:textId="77777777" w:rsidR="00CB183E" w:rsidRPr="00FE0519" w:rsidRDefault="00CB183E" w:rsidP="00A45A60">
            <w:pPr>
              <w:widowControl w:val="0"/>
              <w:jc w:val="left"/>
              <w:rPr>
                <w:b/>
              </w:rPr>
            </w:pPr>
            <w:r>
              <w:rPr>
                <w:b/>
              </w:rPr>
              <w:t>FIN-01.01 – step 1</w:t>
            </w:r>
          </w:p>
        </w:tc>
        <w:tc>
          <w:tcPr>
            <w:tcW w:w="3969" w:type="dxa"/>
            <w:tcBorders>
              <w:top w:val="nil"/>
            </w:tcBorders>
          </w:tcPr>
          <w:p w14:paraId="004CE05D" w14:textId="77777777" w:rsidR="00CB183E" w:rsidRPr="00FE0519" w:rsidRDefault="00CB183E" w:rsidP="00A45A60">
            <w:pPr>
              <w:widowControl w:val="0"/>
              <w:jc w:val="left"/>
            </w:pPr>
            <w:r>
              <w:t xml:space="preserve">Request for new GL account. </w:t>
            </w:r>
          </w:p>
        </w:tc>
        <w:tc>
          <w:tcPr>
            <w:tcW w:w="5670" w:type="dxa"/>
            <w:tcBorders>
              <w:top w:val="nil"/>
            </w:tcBorders>
          </w:tcPr>
          <w:p w14:paraId="004CE05E" w14:textId="77777777" w:rsidR="00CB183E" w:rsidRPr="0028777B" w:rsidRDefault="00CB183E" w:rsidP="00A45A60">
            <w:pPr>
              <w:pStyle w:val="TableText"/>
              <w:keepLines w:val="0"/>
              <w:widowControl w:val="0"/>
              <w:outlineLvl w:val="3"/>
              <w:rPr>
                <w:rFonts w:ascii="Verdana" w:hAnsi="Verdana"/>
                <w:snapToGrid w:val="0"/>
                <w:sz w:val="20"/>
              </w:rPr>
            </w:pPr>
            <w:r>
              <w:rPr>
                <w:rFonts w:ascii="Verdana" w:hAnsi="Verdana"/>
                <w:snapToGrid w:val="0"/>
                <w:sz w:val="20"/>
              </w:rPr>
              <w:t>Manual step – no system consideration</w:t>
            </w:r>
          </w:p>
        </w:tc>
      </w:tr>
      <w:tr w:rsidR="00CB183E" w:rsidRPr="00FE0519" w14:paraId="004CE063" w14:textId="77777777" w:rsidTr="009C78FD">
        <w:tc>
          <w:tcPr>
            <w:tcW w:w="2582" w:type="dxa"/>
            <w:tcBorders>
              <w:top w:val="nil"/>
            </w:tcBorders>
          </w:tcPr>
          <w:p w14:paraId="004CE060" w14:textId="77777777" w:rsidR="00CB183E" w:rsidRDefault="00CB183E" w:rsidP="00A45A60">
            <w:pPr>
              <w:widowControl w:val="0"/>
              <w:jc w:val="left"/>
              <w:rPr>
                <w:b/>
              </w:rPr>
            </w:pPr>
            <w:r>
              <w:rPr>
                <w:b/>
              </w:rPr>
              <w:t>FIN-01.01 – step 2</w:t>
            </w:r>
          </w:p>
        </w:tc>
        <w:tc>
          <w:tcPr>
            <w:tcW w:w="3969" w:type="dxa"/>
            <w:tcBorders>
              <w:top w:val="nil"/>
            </w:tcBorders>
          </w:tcPr>
          <w:p w14:paraId="004CE061" w14:textId="77777777" w:rsidR="00CB183E" w:rsidRDefault="00CB183E" w:rsidP="00A45A60">
            <w:pPr>
              <w:widowControl w:val="0"/>
              <w:jc w:val="left"/>
            </w:pPr>
            <w:r>
              <w:t xml:space="preserve">Approval required for master data creation. If </w:t>
            </w:r>
            <w:r w:rsidR="00C87479">
              <w:t xml:space="preserve">the </w:t>
            </w:r>
            <w:r>
              <w:t xml:space="preserve">request is rejected, </w:t>
            </w:r>
            <w:r w:rsidR="00C87479">
              <w:t xml:space="preserve">the </w:t>
            </w:r>
            <w:r>
              <w:t>process ends via a communication to the request originator.</w:t>
            </w:r>
          </w:p>
        </w:tc>
        <w:tc>
          <w:tcPr>
            <w:tcW w:w="5670" w:type="dxa"/>
            <w:tcBorders>
              <w:top w:val="nil"/>
            </w:tcBorders>
          </w:tcPr>
          <w:p w14:paraId="004CE062" w14:textId="77777777" w:rsidR="00CB183E" w:rsidRPr="0028777B" w:rsidRDefault="00CB183E" w:rsidP="00A45A60">
            <w:pPr>
              <w:pStyle w:val="TableText"/>
              <w:keepLines w:val="0"/>
              <w:widowControl w:val="0"/>
              <w:outlineLvl w:val="3"/>
              <w:rPr>
                <w:rFonts w:ascii="Verdana" w:hAnsi="Verdana"/>
                <w:snapToGrid w:val="0"/>
                <w:sz w:val="20"/>
              </w:rPr>
            </w:pPr>
            <w:r>
              <w:rPr>
                <w:rFonts w:ascii="Verdana" w:hAnsi="Verdana"/>
                <w:snapToGrid w:val="0"/>
                <w:sz w:val="20"/>
              </w:rPr>
              <w:t>Manual step – no system consideration</w:t>
            </w:r>
          </w:p>
        </w:tc>
      </w:tr>
      <w:tr w:rsidR="00CB183E" w:rsidRPr="00FE0519" w14:paraId="004CE06D" w14:textId="77777777" w:rsidTr="009C78FD">
        <w:tc>
          <w:tcPr>
            <w:tcW w:w="2582" w:type="dxa"/>
          </w:tcPr>
          <w:p w14:paraId="004CE064" w14:textId="77777777" w:rsidR="00CB183E" w:rsidRPr="00FE0519" w:rsidRDefault="00CB183E" w:rsidP="00A45A60">
            <w:pPr>
              <w:widowControl w:val="0"/>
              <w:jc w:val="left"/>
              <w:rPr>
                <w:b/>
              </w:rPr>
            </w:pPr>
            <w:r>
              <w:rPr>
                <w:b/>
              </w:rPr>
              <w:t>FIN-01.01 – step 3</w:t>
            </w:r>
          </w:p>
        </w:tc>
        <w:tc>
          <w:tcPr>
            <w:tcW w:w="3969" w:type="dxa"/>
          </w:tcPr>
          <w:p w14:paraId="004CE065" w14:textId="77777777" w:rsidR="00CB183E" w:rsidRPr="00FE0519" w:rsidRDefault="00CB183E" w:rsidP="00A45A60">
            <w:pPr>
              <w:widowControl w:val="0"/>
              <w:jc w:val="left"/>
            </w:pPr>
            <w:r>
              <w:t>Master Data Team create</w:t>
            </w:r>
            <w:r w:rsidR="00C87479">
              <w:t>s</w:t>
            </w:r>
            <w:r>
              <w:t xml:space="preserve"> the</w:t>
            </w:r>
            <w:r w:rsidR="00707DE4">
              <w:t xml:space="preserve"> GL account</w:t>
            </w:r>
            <w:r>
              <w:t>.</w:t>
            </w:r>
          </w:p>
        </w:tc>
        <w:tc>
          <w:tcPr>
            <w:tcW w:w="5670" w:type="dxa"/>
          </w:tcPr>
          <w:p w14:paraId="004CE066" w14:textId="77777777" w:rsidR="00175F45" w:rsidRDefault="00CB183E" w:rsidP="00A45A60">
            <w:pPr>
              <w:pStyle w:val="TableText"/>
              <w:keepLines w:val="0"/>
              <w:widowControl w:val="0"/>
              <w:outlineLvl w:val="3"/>
              <w:rPr>
                <w:rFonts w:ascii="Verdana" w:hAnsi="Verdana"/>
                <w:sz w:val="20"/>
              </w:rPr>
            </w:pPr>
            <w:r w:rsidRPr="002B4BCE">
              <w:rPr>
                <w:rFonts w:ascii="Verdana" w:hAnsi="Verdana"/>
                <w:sz w:val="20"/>
                <w:u w:val="single"/>
              </w:rPr>
              <w:t>Configuratio</w:t>
            </w:r>
            <w:r w:rsidR="00175F45">
              <w:rPr>
                <w:rFonts w:ascii="Verdana" w:hAnsi="Verdana"/>
                <w:sz w:val="20"/>
                <w:u w:val="single"/>
              </w:rPr>
              <w:t>n:</w:t>
            </w:r>
          </w:p>
          <w:p w14:paraId="004CE067" w14:textId="77777777" w:rsidR="00CB183E" w:rsidRPr="00E068A1" w:rsidRDefault="00175F45" w:rsidP="00A45A60">
            <w:pPr>
              <w:pStyle w:val="TableText"/>
              <w:keepLines w:val="0"/>
              <w:widowControl w:val="0"/>
              <w:outlineLvl w:val="3"/>
              <w:rPr>
                <w:rFonts w:ascii="Verdana" w:hAnsi="Verdana"/>
                <w:sz w:val="20"/>
              </w:rPr>
            </w:pPr>
            <w:r>
              <w:rPr>
                <w:rFonts w:ascii="Verdana" w:hAnsi="Verdana"/>
                <w:sz w:val="20"/>
              </w:rPr>
              <w:t>D</w:t>
            </w:r>
            <w:r w:rsidR="00CB183E" w:rsidRPr="00E068A1">
              <w:rPr>
                <w:rFonts w:ascii="Verdana" w:hAnsi="Verdana"/>
                <w:sz w:val="20"/>
              </w:rPr>
              <w:t>es</w:t>
            </w:r>
            <w:r w:rsidR="00707DE4">
              <w:rPr>
                <w:rFonts w:ascii="Verdana" w:hAnsi="Verdana"/>
                <w:sz w:val="20"/>
              </w:rPr>
              <w:t xml:space="preserve">cribed in the Finance </w:t>
            </w:r>
            <w:r w:rsidR="00CB183E" w:rsidRPr="00E068A1">
              <w:rPr>
                <w:rFonts w:ascii="Verdana" w:hAnsi="Verdana"/>
                <w:sz w:val="20"/>
              </w:rPr>
              <w:t>Blueprint</w:t>
            </w:r>
          </w:p>
          <w:p w14:paraId="004CE068" w14:textId="77777777" w:rsidR="00CB183E" w:rsidRPr="00E068A1" w:rsidRDefault="00CB183E" w:rsidP="00A45A60">
            <w:pPr>
              <w:pStyle w:val="TableText"/>
              <w:keepLines w:val="0"/>
              <w:widowControl w:val="0"/>
              <w:outlineLvl w:val="3"/>
              <w:rPr>
                <w:rFonts w:ascii="Verdana" w:hAnsi="Verdana"/>
                <w:sz w:val="20"/>
              </w:rPr>
            </w:pPr>
          </w:p>
          <w:p w14:paraId="004CE069" w14:textId="77777777" w:rsidR="00175F45" w:rsidRPr="00A45A60" w:rsidRDefault="00175F45" w:rsidP="00175F45">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06A" w14:textId="77777777" w:rsidR="00175F45" w:rsidRPr="003313FD" w:rsidRDefault="00175F45" w:rsidP="00175F45">
            <w:pPr>
              <w:pStyle w:val="TableText"/>
              <w:keepLines w:val="0"/>
              <w:widowControl w:val="0"/>
              <w:outlineLvl w:val="3"/>
              <w:rPr>
                <w:rFonts w:ascii="Verdana" w:hAnsi="Verdana"/>
                <w:sz w:val="20"/>
              </w:rPr>
            </w:pPr>
            <w:r>
              <w:rPr>
                <w:rFonts w:ascii="Verdana" w:hAnsi="Verdana"/>
                <w:sz w:val="20"/>
              </w:rPr>
              <w:t>N/A</w:t>
            </w:r>
          </w:p>
          <w:p w14:paraId="004CE06B" w14:textId="77777777" w:rsidR="00CB183E" w:rsidRPr="00E068A1" w:rsidRDefault="00CB183E" w:rsidP="00A45A60">
            <w:pPr>
              <w:pStyle w:val="TableText"/>
              <w:keepLines w:val="0"/>
              <w:widowControl w:val="0"/>
              <w:outlineLvl w:val="3"/>
              <w:rPr>
                <w:rFonts w:ascii="Verdana" w:hAnsi="Verdana"/>
                <w:sz w:val="20"/>
              </w:rPr>
            </w:pPr>
          </w:p>
          <w:p w14:paraId="004CE06C" w14:textId="77777777" w:rsidR="00CB183E" w:rsidRPr="00FE0519" w:rsidRDefault="00CB183E" w:rsidP="00A45A60">
            <w:pPr>
              <w:pStyle w:val="TableText"/>
              <w:keepLines w:val="0"/>
              <w:widowControl w:val="0"/>
              <w:outlineLvl w:val="3"/>
              <w:rPr>
                <w:rFonts w:ascii="Verdana" w:hAnsi="Verdana"/>
                <w:sz w:val="20"/>
              </w:rPr>
            </w:pPr>
          </w:p>
        </w:tc>
      </w:tr>
      <w:tr w:rsidR="00707DE4" w:rsidRPr="00FE0519" w14:paraId="004CE076" w14:textId="77777777" w:rsidTr="009C78FD">
        <w:tc>
          <w:tcPr>
            <w:tcW w:w="2582" w:type="dxa"/>
          </w:tcPr>
          <w:p w14:paraId="004CE06E" w14:textId="77777777" w:rsidR="00707DE4" w:rsidRPr="00FE0519" w:rsidRDefault="00707DE4" w:rsidP="00A45A60">
            <w:pPr>
              <w:widowControl w:val="0"/>
              <w:jc w:val="left"/>
              <w:rPr>
                <w:b/>
              </w:rPr>
            </w:pPr>
            <w:r>
              <w:rPr>
                <w:b/>
              </w:rPr>
              <w:t>FIN-01.01 – step 4</w:t>
            </w:r>
          </w:p>
        </w:tc>
        <w:tc>
          <w:tcPr>
            <w:tcW w:w="3969" w:type="dxa"/>
          </w:tcPr>
          <w:p w14:paraId="004CE06F" w14:textId="77777777" w:rsidR="00707DE4" w:rsidRPr="00FE0519" w:rsidRDefault="00C87479" w:rsidP="00A45A60">
            <w:pPr>
              <w:widowControl w:val="0"/>
              <w:jc w:val="left"/>
            </w:pPr>
            <w:r>
              <w:t xml:space="preserve">The </w:t>
            </w:r>
            <w:r w:rsidR="00707DE4">
              <w:t>Master Data Team create</w:t>
            </w:r>
            <w:r>
              <w:t>s</w:t>
            </w:r>
            <w:r w:rsidR="00707DE4">
              <w:t xml:space="preserve"> an equivalent cost element if required.</w:t>
            </w:r>
          </w:p>
        </w:tc>
        <w:tc>
          <w:tcPr>
            <w:tcW w:w="5670" w:type="dxa"/>
          </w:tcPr>
          <w:p w14:paraId="004CE070" w14:textId="77777777" w:rsidR="0065436E" w:rsidRDefault="00707DE4" w:rsidP="00A45A60">
            <w:pPr>
              <w:pStyle w:val="TableText"/>
              <w:keepLines w:val="0"/>
              <w:widowControl w:val="0"/>
              <w:outlineLvl w:val="3"/>
              <w:rPr>
                <w:rFonts w:ascii="Verdana" w:hAnsi="Verdana"/>
                <w:sz w:val="20"/>
              </w:rPr>
            </w:pPr>
            <w:r w:rsidRPr="002B4BCE">
              <w:rPr>
                <w:rFonts w:ascii="Verdana" w:hAnsi="Verdana"/>
                <w:sz w:val="20"/>
                <w:u w:val="single"/>
              </w:rPr>
              <w:t>Configuration</w:t>
            </w:r>
            <w:r w:rsidR="0065436E">
              <w:rPr>
                <w:rFonts w:ascii="Verdana" w:hAnsi="Verdana"/>
                <w:sz w:val="20"/>
              </w:rPr>
              <w:t xml:space="preserve">: </w:t>
            </w:r>
          </w:p>
          <w:p w14:paraId="004CE071" w14:textId="77777777" w:rsidR="00707DE4" w:rsidRPr="00E068A1" w:rsidRDefault="0065436E" w:rsidP="00A45A60">
            <w:pPr>
              <w:pStyle w:val="TableText"/>
              <w:keepLines w:val="0"/>
              <w:widowControl w:val="0"/>
              <w:outlineLvl w:val="3"/>
              <w:rPr>
                <w:rFonts w:ascii="Verdana" w:hAnsi="Verdana"/>
                <w:sz w:val="20"/>
              </w:rPr>
            </w:pPr>
            <w:r>
              <w:rPr>
                <w:rFonts w:ascii="Verdana" w:hAnsi="Verdana"/>
                <w:sz w:val="20"/>
              </w:rPr>
              <w:t>D</w:t>
            </w:r>
            <w:r w:rsidR="00707DE4" w:rsidRPr="0007784C">
              <w:rPr>
                <w:rFonts w:ascii="Verdana" w:hAnsi="Verdana"/>
                <w:sz w:val="20"/>
              </w:rPr>
              <w:t>es</w:t>
            </w:r>
            <w:r w:rsidR="00DD1274" w:rsidRPr="0007784C">
              <w:rPr>
                <w:rFonts w:ascii="Verdana" w:hAnsi="Verdana"/>
                <w:sz w:val="20"/>
              </w:rPr>
              <w:t>cribed in section 5.9</w:t>
            </w:r>
            <w:r w:rsidR="00707DE4" w:rsidRPr="0007784C">
              <w:rPr>
                <w:rFonts w:ascii="Verdana" w:hAnsi="Verdana"/>
                <w:sz w:val="20"/>
              </w:rPr>
              <w:t xml:space="preserve"> of this Blueprint</w:t>
            </w:r>
          </w:p>
          <w:p w14:paraId="004CE072" w14:textId="77777777" w:rsidR="00707DE4" w:rsidRPr="00E068A1" w:rsidRDefault="00707DE4" w:rsidP="00A45A60">
            <w:pPr>
              <w:pStyle w:val="TableText"/>
              <w:keepLines w:val="0"/>
              <w:widowControl w:val="0"/>
              <w:outlineLvl w:val="3"/>
              <w:rPr>
                <w:rFonts w:ascii="Verdana" w:hAnsi="Verdana"/>
                <w:sz w:val="20"/>
              </w:rPr>
            </w:pPr>
          </w:p>
          <w:p w14:paraId="004CE073" w14:textId="77777777" w:rsidR="00175F45" w:rsidRPr="00A45A60" w:rsidRDefault="00175F45" w:rsidP="00175F45">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074" w14:textId="77777777" w:rsidR="00175F45" w:rsidRPr="003313FD" w:rsidRDefault="00175F45" w:rsidP="00175F45">
            <w:pPr>
              <w:pStyle w:val="TableText"/>
              <w:keepLines w:val="0"/>
              <w:widowControl w:val="0"/>
              <w:outlineLvl w:val="3"/>
              <w:rPr>
                <w:rFonts w:ascii="Verdana" w:hAnsi="Verdana"/>
                <w:sz w:val="20"/>
              </w:rPr>
            </w:pPr>
            <w:r>
              <w:rPr>
                <w:rFonts w:ascii="Verdana" w:hAnsi="Verdana"/>
                <w:sz w:val="20"/>
              </w:rPr>
              <w:t>N/A</w:t>
            </w:r>
          </w:p>
          <w:p w14:paraId="004CE075" w14:textId="77777777" w:rsidR="00707DE4" w:rsidRPr="00FE0519" w:rsidRDefault="00707DE4" w:rsidP="00A45A60">
            <w:pPr>
              <w:pStyle w:val="TableText"/>
              <w:keepLines w:val="0"/>
              <w:widowControl w:val="0"/>
              <w:outlineLvl w:val="3"/>
              <w:rPr>
                <w:rFonts w:ascii="Verdana" w:hAnsi="Verdana"/>
                <w:sz w:val="20"/>
              </w:rPr>
            </w:pPr>
          </w:p>
        </w:tc>
      </w:tr>
      <w:tr w:rsidR="00707DE4" w:rsidRPr="00FE0519" w14:paraId="004CE07A" w14:textId="77777777" w:rsidTr="009C78FD">
        <w:tc>
          <w:tcPr>
            <w:tcW w:w="2582" w:type="dxa"/>
          </w:tcPr>
          <w:p w14:paraId="004CE077" w14:textId="77777777" w:rsidR="00707DE4" w:rsidRPr="00FE0519" w:rsidRDefault="00707DE4" w:rsidP="00A45A60">
            <w:pPr>
              <w:widowControl w:val="0"/>
              <w:jc w:val="left"/>
              <w:rPr>
                <w:b/>
              </w:rPr>
            </w:pPr>
            <w:r>
              <w:rPr>
                <w:b/>
              </w:rPr>
              <w:t>FIN-01.01 – step 5</w:t>
            </w:r>
          </w:p>
        </w:tc>
        <w:tc>
          <w:tcPr>
            <w:tcW w:w="3969" w:type="dxa"/>
          </w:tcPr>
          <w:p w14:paraId="004CE078" w14:textId="77777777" w:rsidR="00707DE4" w:rsidRPr="00FE0519" w:rsidRDefault="00707DE4" w:rsidP="00A45A60">
            <w:pPr>
              <w:widowControl w:val="0"/>
              <w:jc w:val="left"/>
            </w:pPr>
            <w:r>
              <w:t xml:space="preserve">Communication to the originator of the request notfitying that the new </w:t>
            </w:r>
            <w:r w:rsidR="002D65B5">
              <w:t>GL account/cost element</w:t>
            </w:r>
            <w:r>
              <w:t xml:space="preserve"> </w:t>
            </w:r>
            <w:r w:rsidR="00C87479">
              <w:t xml:space="preserve">is </w:t>
            </w:r>
            <w:r>
              <w:t>available for use.</w:t>
            </w:r>
          </w:p>
        </w:tc>
        <w:tc>
          <w:tcPr>
            <w:tcW w:w="5670" w:type="dxa"/>
          </w:tcPr>
          <w:p w14:paraId="004CE079" w14:textId="77777777" w:rsidR="00707DE4" w:rsidRPr="00A00A8D" w:rsidRDefault="00707DE4" w:rsidP="00A45A60">
            <w:pPr>
              <w:pStyle w:val="TableText"/>
              <w:keepLines w:val="0"/>
              <w:widowControl w:val="0"/>
              <w:rPr>
                <w:rFonts w:ascii="Verdana" w:hAnsi="Verdana"/>
                <w:sz w:val="20"/>
              </w:rPr>
            </w:pPr>
            <w:r>
              <w:rPr>
                <w:rFonts w:ascii="Verdana" w:hAnsi="Verdana"/>
                <w:snapToGrid w:val="0"/>
                <w:sz w:val="20"/>
              </w:rPr>
              <w:t>Manual step – no system consideration</w:t>
            </w:r>
          </w:p>
        </w:tc>
      </w:tr>
    </w:tbl>
    <w:p w14:paraId="004CE07B" w14:textId="77777777" w:rsidR="00AE4101" w:rsidRDefault="00AE4101" w:rsidP="00A45A60">
      <w:pPr>
        <w:widowControl w:val="0"/>
        <w:rPr>
          <w:lang w:val="en-GB"/>
        </w:rPr>
      </w:pPr>
      <w:r>
        <w:rPr>
          <w:lang w:val="en-GB"/>
        </w:rPr>
        <w:br w:type="page"/>
      </w:r>
    </w:p>
    <w:p w14:paraId="004CE07C" w14:textId="77777777" w:rsidR="00DF4B99" w:rsidRDefault="00DF4B99" w:rsidP="00A45A60">
      <w:pPr>
        <w:pStyle w:val="Heading2"/>
        <w:widowControl w:val="0"/>
        <w:spacing w:before="480"/>
        <w:jc w:val="both"/>
        <w:rPr>
          <w:lang w:val="en-GB"/>
        </w:rPr>
        <w:sectPr w:rsidR="00DF4B99" w:rsidSect="00FE3170">
          <w:pgSz w:w="16838" w:h="11906" w:orient="landscape" w:code="9"/>
          <w:pgMar w:top="1418" w:right="1418" w:bottom="1418" w:left="2659" w:header="709" w:footer="357" w:gutter="0"/>
          <w:cols w:space="708"/>
          <w:docGrid w:linePitch="360"/>
        </w:sectPr>
      </w:pPr>
    </w:p>
    <w:p w14:paraId="004CE07D" w14:textId="77777777" w:rsidR="009F1B51" w:rsidRPr="009F1B51" w:rsidRDefault="002B3F1D" w:rsidP="00A45A60">
      <w:pPr>
        <w:pStyle w:val="Heading2"/>
        <w:widowControl w:val="0"/>
        <w:spacing w:before="480"/>
        <w:jc w:val="both"/>
        <w:rPr>
          <w:lang w:val="en-GB"/>
        </w:rPr>
      </w:pPr>
      <w:bookmarkStart w:id="94" w:name="_Toc421089913"/>
      <w:r>
        <w:rPr>
          <w:lang w:val="en-GB"/>
        </w:rPr>
        <w:lastRenderedPageBreak/>
        <w:t>Controlling</w:t>
      </w:r>
      <w:r w:rsidR="009F1B51" w:rsidRPr="009F1B51">
        <w:rPr>
          <w:lang w:val="en-GB"/>
        </w:rPr>
        <w:t xml:space="preserve"> </w:t>
      </w:r>
      <w:r w:rsidR="009F1B51">
        <w:rPr>
          <w:lang w:val="en-GB"/>
        </w:rPr>
        <w:t xml:space="preserve">Master Data </w:t>
      </w:r>
      <w:r w:rsidR="009F1B51" w:rsidRPr="009F1B51">
        <w:rPr>
          <w:lang w:val="en-GB"/>
        </w:rPr>
        <w:t>Catalogue</w:t>
      </w:r>
      <w:bookmarkEnd w:id="94"/>
      <w:r w:rsidR="009F1B51" w:rsidRPr="009F1B51">
        <w:rPr>
          <w:lang w:val="en-GB"/>
        </w:rPr>
        <w:t xml:space="preserve"> </w:t>
      </w:r>
    </w:p>
    <w:p w14:paraId="004CE07E" w14:textId="77777777" w:rsidR="009F1B51" w:rsidRPr="008B3AF0" w:rsidRDefault="009F1B51" w:rsidP="00A45A60">
      <w:pPr>
        <w:widowControl w:val="0"/>
        <w:rPr>
          <w:rFonts w:ascii="Calibri" w:hAnsi="Calibri"/>
          <w:lang w:val="en-US"/>
        </w:rPr>
      </w:pPr>
    </w:p>
    <w:tbl>
      <w:tblPr>
        <w:tblW w:w="14175" w:type="dxa"/>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851"/>
        <w:gridCol w:w="2126"/>
        <w:gridCol w:w="30"/>
        <w:gridCol w:w="2238"/>
        <w:gridCol w:w="2977"/>
        <w:gridCol w:w="3543"/>
        <w:gridCol w:w="2410"/>
      </w:tblGrid>
      <w:tr w:rsidR="009F1B51" w:rsidRPr="00DD3074" w14:paraId="004CE085" w14:textId="77777777" w:rsidTr="00FE0519">
        <w:trPr>
          <w:tblHeader/>
        </w:trPr>
        <w:tc>
          <w:tcPr>
            <w:tcW w:w="851" w:type="dxa"/>
            <w:tcBorders>
              <w:top w:val="single" w:sz="4" w:space="0" w:color="auto"/>
              <w:left w:val="single" w:sz="4" w:space="0" w:color="auto"/>
              <w:bottom w:val="single" w:sz="4" w:space="0" w:color="auto"/>
              <w:right w:val="single" w:sz="4" w:space="0" w:color="auto"/>
            </w:tcBorders>
            <w:shd w:val="clear" w:color="auto" w:fill="FF0000"/>
          </w:tcPr>
          <w:p w14:paraId="004CE07F" w14:textId="77777777" w:rsidR="009F1B51" w:rsidRPr="00FE0519" w:rsidRDefault="009F1B51" w:rsidP="00A45A60">
            <w:pPr>
              <w:pStyle w:val="TableHeading"/>
              <w:keepLines w:val="0"/>
              <w:widowControl w:val="0"/>
              <w:rPr>
                <w:rFonts w:ascii="Verdana" w:hAnsi="Verdana"/>
                <w:color w:val="FFFFFF" w:themeColor="background1"/>
                <w:sz w:val="20"/>
              </w:rPr>
            </w:pPr>
            <w:r w:rsidRPr="00FE0519">
              <w:rPr>
                <w:rFonts w:ascii="Verdana" w:hAnsi="Verdana"/>
                <w:color w:val="FFFFFF" w:themeColor="background1"/>
                <w:sz w:val="20"/>
              </w:rPr>
              <w:t>No.</w:t>
            </w:r>
          </w:p>
        </w:tc>
        <w:tc>
          <w:tcPr>
            <w:tcW w:w="2156" w:type="dxa"/>
            <w:gridSpan w:val="2"/>
            <w:tcBorders>
              <w:top w:val="single" w:sz="4" w:space="0" w:color="auto"/>
              <w:left w:val="single" w:sz="4" w:space="0" w:color="auto"/>
              <w:bottom w:val="single" w:sz="4" w:space="0" w:color="auto"/>
              <w:right w:val="single" w:sz="4" w:space="0" w:color="auto"/>
            </w:tcBorders>
            <w:shd w:val="clear" w:color="auto" w:fill="FF0000"/>
          </w:tcPr>
          <w:p w14:paraId="004CE080" w14:textId="77777777" w:rsidR="009F1B51" w:rsidRPr="00FE0519" w:rsidRDefault="00FE0519" w:rsidP="00A45A60">
            <w:pPr>
              <w:pStyle w:val="TableHeading"/>
              <w:keepLines w:val="0"/>
              <w:widowControl w:val="0"/>
              <w:rPr>
                <w:rFonts w:ascii="Verdana" w:hAnsi="Verdana"/>
                <w:color w:val="FFFFFF" w:themeColor="background1"/>
                <w:sz w:val="20"/>
              </w:rPr>
            </w:pPr>
            <w:r w:rsidRPr="00FE0519">
              <w:rPr>
                <w:rFonts w:ascii="Verdana" w:hAnsi="Verdana"/>
                <w:color w:val="FFFFFF" w:themeColor="background1"/>
                <w:sz w:val="20"/>
              </w:rPr>
              <w:t>Data Object</w:t>
            </w:r>
          </w:p>
        </w:tc>
        <w:tc>
          <w:tcPr>
            <w:tcW w:w="2238" w:type="dxa"/>
            <w:tcBorders>
              <w:top w:val="single" w:sz="4" w:space="0" w:color="auto"/>
              <w:left w:val="single" w:sz="4" w:space="0" w:color="auto"/>
              <w:bottom w:val="single" w:sz="4" w:space="0" w:color="auto"/>
              <w:right w:val="single" w:sz="4" w:space="0" w:color="auto"/>
            </w:tcBorders>
            <w:shd w:val="clear" w:color="auto" w:fill="FF0000"/>
          </w:tcPr>
          <w:p w14:paraId="004CE081" w14:textId="77777777" w:rsidR="009F1B51" w:rsidRPr="00FE0519" w:rsidRDefault="009F1B51" w:rsidP="00A45A60">
            <w:pPr>
              <w:pStyle w:val="TableHeading"/>
              <w:keepLines w:val="0"/>
              <w:widowControl w:val="0"/>
              <w:rPr>
                <w:rFonts w:ascii="Verdana" w:hAnsi="Verdana"/>
                <w:color w:val="FFFFFF" w:themeColor="background1"/>
                <w:sz w:val="20"/>
              </w:rPr>
            </w:pPr>
            <w:r w:rsidRPr="00FE0519">
              <w:rPr>
                <w:rFonts w:ascii="Verdana" w:hAnsi="Verdana"/>
                <w:color w:val="FFFFFF" w:themeColor="background1"/>
                <w:sz w:val="20"/>
              </w:rPr>
              <w:t xml:space="preserve">Description of </w:t>
            </w:r>
            <w:r w:rsidR="00FE0519" w:rsidRPr="00FE0519">
              <w:rPr>
                <w:rFonts w:ascii="Verdana" w:hAnsi="Verdana"/>
                <w:color w:val="FFFFFF" w:themeColor="background1"/>
                <w:sz w:val="20"/>
              </w:rPr>
              <w:t>Data Object</w:t>
            </w:r>
          </w:p>
        </w:tc>
        <w:tc>
          <w:tcPr>
            <w:tcW w:w="2977" w:type="dxa"/>
            <w:tcBorders>
              <w:top w:val="single" w:sz="4" w:space="0" w:color="auto"/>
              <w:left w:val="single" w:sz="4" w:space="0" w:color="auto"/>
              <w:bottom w:val="single" w:sz="4" w:space="0" w:color="auto"/>
              <w:right w:val="single" w:sz="4" w:space="0" w:color="auto"/>
            </w:tcBorders>
            <w:shd w:val="clear" w:color="auto" w:fill="FF0000"/>
          </w:tcPr>
          <w:p w14:paraId="004CE082" w14:textId="77777777" w:rsidR="009F1B51" w:rsidRPr="00FE0519" w:rsidRDefault="009F1B51" w:rsidP="00A45A60">
            <w:pPr>
              <w:pStyle w:val="TableHeading"/>
              <w:keepLines w:val="0"/>
              <w:widowControl w:val="0"/>
              <w:rPr>
                <w:rFonts w:ascii="Verdana" w:hAnsi="Verdana"/>
                <w:color w:val="FFFFFF" w:themeColor="background1"/>
                <w:sz w:val="20"/>
              </w:rPr>
            </w:pPr>
            <w:r w:rsidRPr="00FE0519">
              <w:rPr>
                <w:rFonts w:ascii="Verdana" w:hAnsi="Verdana"/>
                <w:color w:val="FFFFFF" w:themeColor="background1"/>
                <w:sz w:val="20"/>
              </w:rPr>
              <w:t>Summary of SAP Design</w:t>
            </w:r>
          </w:p>
        </w:tc>
        <w:tc>
          <w:tcPr>
            <w:tcW w:w="3543" w:type="dxa"/>
            <w:tcBorders>
              <w:top w:val="single" w:sz="4" w:space="0" w:color="auto"/>
              <w:left w:val="single" w:sz="4" w:space="0" w:color="auto"/>
              <w:bottom w:val="single" w:sz="4" w:space="0" w:color="auto"/>
              <w:right w:val="single" w:sz="4" w:space="0" w:color="auto"/>
            </w:tcBorders>
            <w:shd w:val="clear" w:color="auto" w:fill="FF0000"/>
          </w:tcPr>
          <w:p w14:paraId="004CE083" w14:textId="77777777" w:rsidR="009F1B51" w:rsidRPr="00FE0519" w:rsidRDefault="009F1B51" w:rsidP="00A45A60">
            <w:pPr>
              <w:pStyle w:val="TableHeading"/>
              <w:keepLines w:val="0"/>
              <w:widowControl w:val="0"/>
              <w:rPr>
                <w:rFonts w:ascii="Verdana" w:hAnsi="Verdana"/>
                <w:color w:val="FFFFFF" w:themeColor="background1"/>
                <w:sz w:val="20"/>
              </w:rPr>
            </w:pPr>
            <w:r w:rsidRPr="00FE0519">
              <w:rPr>
                <w:rFonts w:ascii="Verdana" w:hAnsi="Verdana"/>
                <w:color w:val="FFFFFF" w:themeColor="background1"/>
                <w:sz w:val="20"/>
              </w:rPr>
              <w:t>Solution</w:t>
            </w:r>
          </w:p>
        </w:tc>
        <w:tc>
          <w:tcPr>
            <w:tcW w:w="2410" w:type="dxa"/>
            <w:tcBorders>
              <w:top w:val="single" w:sz="4" w:space="0" w:color="auto"/>
              <w:left w:val="single" w:sz="4" w:space="0" w:color="auto"/>
              <w:bottom w:val="single" w:sz="4" w:space="0" w:color="auto"/>
              <w:right w:val="single" w:sz="4" w:space="0" w:color="auto"/>
            </w:tcBorders>
            <w:shd w:val="clear" w:color="auto" w:fill="FF0000"/>
          </w:tcPr>
          <w:p w14:paraId="004CE084" w14:textId="77777777" w:rsidR="009F1B51" w:rsidRPr="00FE0519" w:rsidRDefault="009F1B51" w:rsidP="00A45A60">
            <w:pPr>
              <w:pStyle w:val="TableHeading"/>
              <w:keepLines w:val="0"/>
              <w:widowControl w:val="0"/>
              <w:rPr>
                <w:rFonts w:ascii="Verdana" w:hAnsi="Verdana"/>
                <w:color w:val="FFFFFF" w:themeColor="background1"/>
                <w:sz w:val="20"/>
              </w:rPr>
            </w:pPr>
            <w:r w:rsidRPr="00FE0519">
              <w:rPr>
                <w:rFonts w:ascii="Verdana" w:hAnsi="Verdana"/>
                <w:color w:val="FFFFFF" w:themeColor="background1"/>
                <w:sz w:val="20"/>
              </w:rPr>
              <w:t>Comments</w:t>
            </w:r>
          </w:p>
        </w:tc>
      </w:tr>
      <w:tr w:rsidR="009F1B51" w:rsidRPr="00DD3074" w14:paraId="004CE08C" w14:textId="77777777" w:rsidTr="00FE0519">
        <w:trPr>
          <w:trHeight w:hRule="exact" w:val="60"/>
          <w:tblHeader/>
        </w:trPr>
        <w:tc>
          <w:tcPr>
            <w:tcW w:w="851" w:type="dxa"/>
            <w:tcBorders>
              <w:top w:val="single" w:sz="4" w:space="0" w:color="auto"/>
              <w:left w:val="nil"/>
              <w:bottom w:val="single" w:sz="6" w:space="0" w:color="auto"/>
              <w:right w:val="nil"/>
            </w:tcBorders>
            <w:shd w:val="pct50" w:color="auto" w:fill="auto"/>
          </w:tcPr>
          <w:p w14:paraId="004CE086" w14:textId="77777777" w:rsidR="009F1B51" w:rsidRPr="00FE0519" w:rsidRDefault="009F1B51" w:rsidP="00A45A60">
            <w:pPr>
              <w:pStyle w:val="TableText"/>
              <w:keepLines w:val="0"/>
              <w:widowControl w:val="0"/>
              <w:rPr>
                <w:rFonts w:ascii="Verdana" w:hAnsi="Verdana"/>
                <w:sz w:val="20"/>
              </w:rPr>
            </w:pPr>
          </w:p>
        </w:tc>
        <w:tc>
          <w:tcPr>
            <w:tcW w:w="2156" w:type="dxa"/>
            <w:gridSpan w:val="2"/>
            <w:tcBorders>
              <w:top w:val="single" w:sz="4" w:space="0" w:color="auto"/>
              <w:left w:val="nil"/>
              <w:bottom w:val="single" w:sz="6" w:space="0" w:color="auto"/>
              <w:right w:val="nil"/>
            </w:tcBorders>
            <w:shd w:val="pct50" w:color="auto" w:fill="auto"/>
          </w:tcPr>
          <w:p w14:paraId="004CE087" w14:textId="77777777" w:rsidR="009F1B51" w:rsidRPr="00FE0519" w:rsidRDefault="009F1B51" w:rsidP="00A45A60">
            <w:pPr>
              <w:pStyle w:val="TableText"/>
              <w:keepLines w:val="0"/>
              <w:widowControl w:val="0"/>
              <w:rPr>
                <w:rFonts w:ascii="Verdana" w:hAnsi="Verdana"/>
                <w:sz w:val="20"/>
              </w:rPr>
            </w:pPr>
          </w:p>
        </w:tc>
        <w:tc>
          <w:tcPr>
            <w:tcW w:w="2238" w:type="dxa"/>
            <w:tcBorders>
              <w:top w:val="single" w:sz="4" w:space="0" w:color="auto"/>
              <w:left w:val="nil"/>
              <w:bottom w:val="single" w:sz="6" w:space="0" w:color="auto"/>
              <w:right w:val="nil"/>
            </w:tcBorders>
            <w:shd w:val="pct50" w:color="auto" w:fill="auto"/>
          </w:tcPr>
          <w:p w14:paraId="004CE088" w14:textId="77777777" w:rsidR="009F1B51" w:rsidRPr="00FE0519" w:rsidRDefault="009F1B51" w:rsidP="00A45A60">
            <w:pPr>
              <w:pStyle w:val="TableText"/>
              <w:keepLines w:val="0"/>
              <w:widowControl w:val="0"/>
              <w:rPr>
                <w:rFonts w:ascii="Verdana" w:hAnsi="Verdana"/>
                <w:sz w:val="20"/>
              </w:rPr>
            </w:pPr>
          </w:p>
        </w:tc>
        <w:tc>
          <w:tcPr>
            <w:tcW w:w="2977" w:type="dxa"/>
            <w:tcBorders>
              <w:top w:val="single" w:sz="4" w:space="0" w:color="auto"/>
              <w:left w:val="nil"/>
              <w:bottom w:val="single" w:sz="6" w:space="0" w:color="auto"/>
              <w:right w:val="nil"/>
            </w:tcBorders>
            <w:shd w:val="pct50" w:color="auto" w:fill="auto"/>
          </w:tcPr>
          <w:p w14:paraId="004CE089" w14:textId="77777777" w:rsidR="009F1B51" w:rsidRPr="00FE0519" w:rsidRDefault="009F1B51" w:rsidP="00A45A60">
            <w:pPr>
              <w:pStyle w:val="TableText"/>
              <w:keepLines w:val="0"/>
              <w:widowControl w:val="0"/>
              <w:rPr>
                <w:rFonts w:ascii="Verdana" w:hAnsi="Verdana"/>
                <w:sz w:val="20"/>
              </w:rPr>
            </w:pPr>
          </w:p>
        </w:tc>
        <w:tc>
          <w:tcPr>
            <w:tcW w:w="3543" w:type="dxa"/>
            <w:tcBorders>
              <w:top w:val="single" w:sz="4" w:space="0" w:color="auto"/>
              <w:left w:val="nil"/>
              <w:bottom w:val="single" w:sz="6" w:space="0" w:color="auto"/>
              <w:right w:val="nil"/>
            </w:tcBorders>
            <w:shd w:val="pct50" w:color="auto" w:fill="auto"/>
          </w:tcPr>
          <w:p w14:paraId="004CE08A" w14:textId="77777777" w:rsidR="009F1B51" w:rsidRPr="00FE0519" w:rsidRDefault="009F1B51" w:rsidP="00A45A60">
            <w:pPr>
              <w:pStyle w:val="TableText"/>
              <w:keepLines w:val="0"/>
              <w:widowControl w:val="0"/>
              <w:rPr>
                <w:rFonts w:ascii="Verdana" w:hAnsi="Verdana"/>
                <w:sz w:val="20"/>
              </w:rPr>
            </w:pPr>
          </w:p>
        </w:tc>
        <w:tc>
          <w:tcPr>
            <w:tcW w:w="2410" w:type="dxa"/>
            <w:tcBorders>
              <w:top w:val="single" w:sz="4" w:space="0" w:color="auto"/>
              <w:left w:val="nil"/>
              <w:bottom w:val="single" w:sz="6" w:space="0" w:color="auto"/>
              <w:right w:val="nil"/>
            </w:tcBorders>
            <w:shd w:val="pct50" w:color="auto" w:fill="auto"/>
          </w:tcPr>
          <w:p w14:paraId="004CE08B" w14:textId="77777777" w:rsidR="009F1B51" w:rsidRPr="00FE0519" w:rsidRDefault="009F1B51" w:rsidP="00A45A60">
            <w:pPr>
              <w:pStyle w:val="TableText"/>
              <w:keepLines w:val="0"/>
              <w:widowControl w:val="0"/>
              <w:rPr>
                <w:rFonts w:ascii="Verdana" w:hAnsi="Verdana"/>
                <w:sz w:val="20"/>
              </w:rPr>
            </w:pPr>
          </w:p>
        </w:tc>
      </w:tr>
      <w:tr w:rsidR="00FE0519" w:rsidRPr="00FE0519" w14:paraId="004CE09B" w14:textId="77777777" w:rsidTr="00FE3170">
        <w:tc>
          <w:tcPr>
            <w:tcW w:w="851" w:type="dxa"/>
            <w:tcBorders>
              <w:top w:val="nil"/>
            </w:tcBorders>
          </w:tcPr>
          <w:p w14:paraId="004CE08D" w14:textId="77777777" w:rsidR="00FE0519" w:rsidRPr="00FE0519" w:rsidRDefault="00FE0519" w:rsidP="00A45A60">
            <w:pPr>
              <w:widowControl w:val="0"/>
              <w:jc w:val="left"/>
              <w:rPr>
                <w:b/>
              </w:rPr>
            </w:pPr>
            <w:r w:rsidRPr="00FE0519">
              <w:rPr>
                <w:b/>
              </w:rPr>
              <w:t>5.1</w:t>
            </w:r>
          </w:p>
        </w:tc>
        <w:tc>
          <w:tcPr>
            <w:tcW w:w="2126" w:type="dxa"/>
            <w:tcBorders>
              <w:top w:val="nil"/>
            </w:tcBorders>
          </w:tcPr>
          <w:p w14:paraId="004CE08E" w14:textId="77777777" w:rsidR="00FE0519" w:rsidRPr="00FE0519" w:rsidRDefault="00567817" w:rsidP="00A45A60">
            <w:pPr>
              <w:widowControl w:val="0"/>
              <w:jc w:val="left"/>
            </w:pPr>
            <w:r>
              <w:t>Profit Centre</w:t>
            </w:r>
            <w:r w:rsidR="002B3F1D">
              <w:t>s</w:t>
            </w:r>
          </w:p>
        </w:tc>
        <w:tc>
          <w:tcPr>
            <w:tcW w:w="2268" w:type="dxa"/>
            <w:gridSpan w:val="2"/>
            <w:tcBorders>
              <w:top w:val="nil"/>
            </w:tcBorders>
          </w:tcPr>
          <w:p w14:paraId="004CE08F" w14:textId="77777777" w:rsidR="00FE0519" w:rsidRPr="00FE0519" w:rsidRDefault="00866097" w:rsidP="00A45A60">
            <w:pPr>
              <w:pStyle w:val="TableText"/>
              <w:keepLines w:val="0"/>
              <w:widowControl w:val="0"/>
              <w:outlineLvl w:val="3"/>
              <w:rPr>
                <w:rFonts w:ascii="Verdana" w:hAnsi="Verdana"/>
                <w:b/>
                <w:snapToGrid w:val="0"/>
                <w:sz w:val="20"/>
              </w:rPr>
            </w:pPr>
            <w:r>
              <w:rPr>
                <w:rFonts w:ascii="Verdana" w:hAnsi="Verdana"/>
                <w:sz w:val="20"/>
              </w:rPr>
              <w:t xml:space="preserve">The </w:t>
            </w:r>
            <w:r w:rsidR="00567817">
              <w:rPr>
                <w:rFonts w:ascii="Verdana" w:hAnsi="Verdana"/>
                <w:sz w:val="20"/>
              </w:rPr>
              <w:t>Profit Centre</w:t>
            </w:r>
            <w:r>
              <w:rPr>
                <w:rFonts w:ascii="Verdana" w:hAnsi="Verdana"/>
                <w:sz w:val="20"/>
              </w:rPr>
              <w:t xml:space="preserve"> is an object for used for recording revenue.</w:t>
            </w:r>
          </w:p>
        </w:tc>
        <w:tc>
          <w:tcPr>
            <w:tcW w:w="2977" w:type="dxa"/>
            <w:tcBorders>
              <w:top w:val="nil"/>
            </w:tcBorders>
          </w:tcPr>
          <w:p w14:paraId="004CE090" w14:textId="77777777" w:rsidR="00FE0519" w:rsidRPr="00866097" w:rsidRDefault="00685286" w:rsidP="00A45A60">
            <w:pPr>
              <w:pStyle w:val="TableText"/>
              <w:keepLines w:val="0"/>
              <w:widowControl w:val="0"/>
              <w:outlineLvl w:val="3"/>
              <w:rPr>
                <w:rFonts w:ascii="Verdana" w:hAnsi="Verdana"/>
                <w:sz w:val="20"/>
              </w:rPr>
            </w:pPr>
            <w:r>
              <w:rPr>
                <w:rFonts w:ascii="Verdana" w:hAnsi="Verdana"/>
                <w:sz w:val="20"/>
              </w:rPr>
              <w:t xml:space="preserve">Profit centres will be created as </w:t>
            </w:r>
            <w:r w:rsidR="00866097" w:rsidRPr="00866097">
              <w:rPr>
                <w:rFonts w:ascii="Verdana" w:hAnsi="Verdana"/>
                <w:sz w:val="20"/>
              </w:rPr>
              <w:t>described in section 5.1</w:t>
            </w:r>
          </w:p>
        </w:tc>
        <w:tc>
          <w:tcPr>
            <w:tcW w:w="3543" w:type="dxa"/>
            <w:tcBorders>
              <w:top w:val="nil"/>
            </w:tcBorders>
          </w:tcPr>
          <w:p w14:paraId="004CE091" w14:textId="77777777" w:rsidR="00FE0519" w:rsidRPr="009F1B51" w:rsidRDefault="00FE0519" w:rsidP="00A45A60">
            <w:pPr>
              <w:pStyle w:val="TableText"/>
              <w:keepLines w:val="0"/>
              <w:widowControl w:val="0"/>
              <w:outlineLvl w:val="3"/>
              <w:rPr>
                <w:rFonts w:ascii="Verdana" w:hAnsi="Verdana"/>
                <w:sz w:val="20"/>
                <w:u w:val="single"/>
                <w:lang w:val="en-GB"/>
              </w:rPr>
            </w:pPr>
            <w:r w:rsidRPr="009F1B51">
              <w:rPr>
                <w:rFonts w:ascii="Verdana" w:hAnsi="Verdana"/>
                <w:sz w:val="20"/>
                <w:u w:val="single"/>
                <w:lang w:val="en-GB"/>
              </w:rPr>
              <w:t>Summary:</w:t>
            </w:r>
          </w:p>
          <w:p w14:paraId="004CE092" w14:textId="77777777" w:rsidR="00FE0519" w:rsidRPr="009F1B51" w:rsidRDefault="00567817" w:rsidP="00A45A60">
            <w:pPr>
              <w:pStyle w:val="TableText"/>
              <w:keepLines w:val="0"/>
              <w:widowControl w:val="0"/>
              <w:outlineLvl w:val="3"/>
              <w:rPr>
                <w:rFonts w:ascii="Verdana" w:hAnsi="Verdana"/>
                <w:sz w:val="20"/>
              </w:rPr>
            </w:pPr>
            <w:r>
              <w:rPr>
                <w:rFonts w:ascii="Verdana" w:hAnsi="Verdana"/>
                <w:sz w:val="20"/>
              </w:rPr>
              <w:t>Profit Centre</w:t>
            </w:r>
            <w:r w:rsidR="00866097">
              <w:rPr>
                <w:rFonts w:ascii="Verdana" w:hAnsi="Verdana"/>
                <w:sz w:val="20"/>
              </w:rPr>
              <w:t>s will be used to represent revenue generating areas of the business.</w:t>
            </w:r>
          </w:p>
          <w:p w14:paraId="004CE093" w14:textId="77777777" w:rsidR="00FE0519" w:rsidRPr="009F1B51" w:rsidRDefault="00FE0519" w:rsidP="00A45A60">
            <w:pPr>
              <w:pStyle w:val="TableText"/>
              <w:keepLines w:val="0"/>
              <w:widowControl w:val="0"/>
              <w:outlineLvl w:val="3"/>
              <w:rPr>
                <w:rFonts w:ascii="Verdana" w:hAnsi="Verdana"/>
                <w:sz w:val="20"/>
                <w:lang w:val="en-GB"/>
              </w:rPr>
            </w:pPr>
          </w:p>
          <w:p w14:paraId="004CE094" w14:textId="77777777" w:rsidR="00FE0519" w:rsidRPr="009F1B51" w:rsidRDefault="00FE0519" w:rsidP="00A45A60">
            <w:pPr>
              <w:pStyle w:val="TableText"/>
              <w:keepLines w:val="0"/>
              <w:widowControl w:val="0"/>
              <w:outlineLvl w:val="3"/>
              <w:rPr>
                <w:rFonts w:ascii="Verdana" w:hAnsi="Verdana"/>
                <w:sz w:val="20"/>
                <w:u w:val="single"/>
                <w:lang w:val="en-GB"/>
              </w:rPr>
            </w:pPr>
            <w:r w:rsidRPr="009F1B51">
              <w:rPr>
                <w:rFonts w:ascii="Verdana" w:hAnsi="Verdana"/>
                <w:sz w:val="20"/>
                <w:u w:val="single"/>
                <w:lang w:val="en-GB"/>
              </w:rPr>
              <w:t>Configuration:</w:t>
            </w:r>
          </w:p>
          <w:p w14:paraId="004CE095" w14:textId="77777777" w:rsidR="00FE0519" w:rsidRDefault="00567817" w:rsidP="00A45A60">
            <w:pPr>
              <w:pStyle w:val="CommentText"/>
              <w:widowControl w:val="0"/>
              <w:jc w:val="left"/>
              <w:outlineLvl w:val="3"/>
            </w:pPr>
            <w:r>
              <w:t>Profit Centre</w:t>
            </w:r>
            <w:r w:rsidR="002E3623">
              <w:t xml:space="preserve"> </w:t>
            </w:r>
            <w:r w:rsidR="00456B28">
              <w:t>DUMMY will be created</w:t>
            </w:r>
            <w:r w:rsidR="002B7044">
              <w:t>.</w:t>
            </w:r>
            <w:r w:rsidR="00456B28">
              <w:t xml:space="preserve"> </w:t>
            </w:r>
          </w:p>
          <w:p w14:paraId="004CE096" w14:textId="77777777" w:rsidR="007366F6" w:rsidRDefault="007366F6" w:rsidP="00A45A60">
            <w:pPr>
              <w:pStyle w:val="CommentText"/>
              <w:widowControl w:val="0"/>
              <w:jc w:val="left"/>
              <w:outlineLvl w:val="3"/>
            </w:pPr>
          </w:p>
          <w:p w14:paraId="004CE097"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098"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099" w14:textId="77777777" w:rsidR="007366F6" w:rsidRPr="009F1B51" w:rsidRDefault="007366F6" w:rsidP="00A45A60">
            <w:pPr>
              <w:pStyle w:val="CommentText"/>
              <w:widowControl w:val="0"/>
              <w:jc w:val="left"/>
              <w:outlineLvl w:val="3"/>
            </w:pPr>
          </w:p>
        </w:tc>
        <w:tc>
          <w:tcPr>
            <w:tcW w:w="2410" w:type="dxa"/>
            <w:tcBorders>
              <w:top w:val="nil"/>
            </w:tcBorders>
          </w:tcPr>
          <w:p w14:paraId="004CE09A" w14:textId="77777777" w:rsidR="00FE0519" w:rsidRPr="009F1B51" w:rsidRDefault="002E3623" w:rsidP="00A45A60">
            <w:pPr>
              <w:pStyle w:val="CommentText"/>
              <w:widowControl w:val="0"/>
              <w:jc w:val="left"/>
            </w:pPr>
            <w:r>
              <w:t>None</w:t>
            </w:r>
          </w:p>
        </w:tc>
      </w:tr>
      <w:tr w:rsidR="00FE0519" w:rsidRPr="00FE0519" w14:paraId="004CE0B5" w14:textId="77777777" w:rsidTr="00FE3170">
        <w:tc>
          <w:tcPr>
            <w:tcW w:w="851" w:type="dxa"/>
          </w:tcPr>
          <w:p w14:paraId="004CE09C" w14:textId="77777777" w:rsidR="00FE0519" w:rsidRPr="00FE0519" w:rsidRDefault="00FE0519" w:rsidP="00A45A60">
            <w:pPr>
              <w:widowControl w:val="0"/>
              <w:jc w:val="left"/>
              <w:rPr>
                <w:b/>
              </w:rPr>
            </w:pPr>
            <w:r w:rsidRPr="00FE0519">
              <w:rPr>
                <w:b/>
              </w:rPr>
              <w:t>5.2</w:t>
            </w:r>
          </w:p>
        </w:tc>
        <w:tc>
          <w:tcPr>
            <w:tcW w:w="2126" w:type="dxa"/>
          </w:tcPr>
          <w:p w14:paraId="004CE09D" w14:textId="77777777" w:rsidR="00FE0519" w:rsidRPr="00FE0519" w:rsidRDefault="00567817" w:rsidP="00A45A60">
            <w:pPr>
              <w:widowControl w:val="0"/>
              <w:jc w:val="left"/>
            </w:pPr>
            <w:r>
              <w:t>Cost Centre</w:t>
            </w:r>
            <w:r w:rsidR="002B3F1D">
              <w:t>s</w:t>
            </w:r>
          </w:p>
        </w:tc>
        <w:tc>
          <w:tcPr>
            <w:tcW w:w="2268" w:type="dxa"/>
            <w:gridSpan w:val="2"/>
          </w:tcPr>
          <w:p w14:paraId="004CE09E" w14:textId="77777777" w:rsidR="00FE0519" w:rsidRDefault="002E3623" w:rsidP="00A45A60">
            <w:pPr>
              <w:pStyle w:val="TableText"/>
              <w:keepLines w:val="0"/>
              <w:widowControl w:val="0"/>
              <w:outlineLvl w:val="3"/>
              <w:rPr>
                <w:rFonts w:ascii="Verdana" w:hAnsi="Verdana"/>
                <w:sz w:val="20"/>
              </w:rPr>
            </w:pPr>
            <w:r>
              <w:rPr>
                <w:rFonts w:ascii="Verdana" w:hAnsi="Verdana"/>
                <w:sz w:val="20"/>
              </w:rPr>
              <w:t xml:space="preserve">The </w:t>
            </w:r>
            <w:r w:rsidR="00567817">
              <w:rPr>
                <w:rFonts w:ascii="Verdana" w:hAnsi="Verdana"/>
                <w:sz w:val="20"/>
              </w:rPr>
              <w:t>Cost Centre</w:t>
            </w:r>
            <w:r>
              <w:rPr>
                <w:rFonts w:ascii="Verdana" w:hAnsi="Verdana"/>
                <w:sz w:val="20"/>
              </w:rPr>
              <w:t xml:space="preserve"> is an object used for capturing costs.</w:t>
            </w:r>
          </w:p>
          <w:p w14:paraId="004CE09F" w14:textId="77777777" w:rsidR="00FE0519" w:rsidRPr="00FE0519" w:rsidRDefault="00FE0519" w:rsidP="00A45A60">
            <w:pPr>
              <w:pStyle w:val="TableText"/>
              <w:keepLines w:val="0"/>
              <w:widowControl w:val="0"/>
              <w:outlineLvl w:val="3"/>
              <w:rPr>
                <w:rFonts w:ascii="Verdana" w:hAnsi="Verdana"/>
                <w:sz w:val="20"/>
              </w:rPr>
            </w:pPr>
          </w:p>
        </w:tc>
        <w:tc>
          <w:tcPr>
            <w:tcW w:w="2977" w:type="dxa"/>
          </w:tcPr>
          <w:p w14:paraId="004CE0A0" w14:textId="77777777" w:rsidR="00FE0519" w:rsidRPr="00C87479" w:rsidRDefault="00685286" w:rsidP="00A45A60">
            <w:pPr>
              <w:pStyle w:val="TableText"/>
              <w:keepLines w:val="0"/>
              <w:widowControl w:val="0"/>
              <w:outlineLvl w:val="3"/>
              <w:rPr>
                <w:rFonts w:ascii="Verdana" w:hAnsi="Verdana"/>
                <w:sz w:val="20"/>
                <w:highlight w:val="yellow"/>
              </w:rPr>
            </w:pPr>
            <w:r>
              <w:rPr>
                <w:rFonts w:ascii="Verdana" w:hAnsi="Verdana"/>
                <w:sz w:val="20"/>
              </w:rPr>
              <w:t xml:space="preserve">Cost centres will be created as </w:t>
            </w:r>
            <w:r w:rsidR="002E3623" w:rsidRPr="0007784C">
              <w:rPr>
                <w:rFonts w:ascii="Verdana" w:hAnsi="Verdana"/>
                <w:sz w:val="20"/>
              </w:rPr>
              <w:t>described in section 5.2</w:t>
            </w:r>
          </w:p>
        </w:tc>
        <w:tc>
          <w:tcPr>
            <w:tcW w:w="3543" w:type="dxa"/>
          </w:tcPr>
          <w:p w14:paraId="004CE0A1" w14:textId="77777777" w:rsidR="002E3623" w:rsidRPr="009F1B51" w:rsidRDefault="002E3623" w:rsidP="00A45A60">
            <w:pPr>
              <w:pStyle w:val="TableText"/>
              <w:keepLines w:val="0"/>
              <w:widowControl w:val="0"/>
              <w:outlineLvl w:val="3"/>
              <w:rPr>
                <w:rFonts w:ascii="Verdana" w:hAnsi="Verdana"/>
                <w:sz w:val="20"/>
                <w:u w:val="single"/>
                <w:lang w:val="en-GB"/>
              </w:rPr>
            </w:pPr>
            <w:r w:rsidRPr="009F1B51">
              <w:rPr>
                <w:rFonts w:ascii="Verdana" w:hAnsi="Verdana"/>
                <w:sz w:val="20"/>
                <w:u w:val="single"/>
                <w:lang w:val="en-GB"/>
              </w:rPr>
              <w:t>Summary:</w:t>
            </w:r>
          </w:p>
          <w:p w14:paraId="004CE0A2" w14:textId="77777777" w:rsidR="002E3623" w:rsidRPr="009F1B51" w:rsidRDefault="00685286" w:rsidP="00A45A60">
            <w:pPr>
              <w:pStyle w:val="TableText"/>
              <w:keepLines w:val="0"/>
              <w:widowControl w:val="0"/>
              <w:outlineLvl w:val="3"/>
              <w:rPr>
                <w:rFonts w:ascii="Verdana" w:hAnsi="Verdana"/>
                <w:sz w:val="20"/>
              </w:rPr>
            </w:pPr>
            <w:r>
              <w:rPr>
                <w:rFonts w:ascii="Verdana" w:hAnsi="Verdana"/>
                <w:sz w:val="20"/>
              </w:rPr>
              <w:t>Cost</w:t>
            </w:r>
            <w:r w:rsidR="00567817">
              <w:rPr>
                <w:rFonts w:ascii="Verdana" w:hAnsi="Verdana"/>
                <w:sz w:val="20"/>
              </w:rPr>
              <w:t xml:space="preserve"> Centre</w:t>
            </w:r>
            <w:r w:rsidR="002E3623">
              <w:rPr>
                <w:rFonts w:ascii="Verdana" w:hAnsi="Verdana"/>
                <w:sz w:val="20"/>
              </w:rPr>
              <w:t>s will be used to represent areas of the business responsible for managing overhead costs.</w:t>
            </w:r>
          </w:p>
          <w:p w14:paraId="004CE0A3" w14:textId="77777777" w:rsidR="002E3623" w:rsidRPr="009F1B51" w:rsidRDefault="002E3623" w:rsidP="00A45A60">
            <w:pPr>
              <w:pStyle w:val="TableText"/>
              <w:keepLines w:val="0"/>
              <w:widowControl w:val="0"/>
              <w:outlineLvl w:val="3"/>
              <w:rPr>
                <w:rFonts w:ascii="Verdana" w:hAnsi="Verdana"/>
                <w:sz w:val="20"/>
                <w:lang w:val="en-GB"/>
              </w:rPr>
            </w:pPr>
          </w:p>
          <w:p w14:paraId="004CE0A4" w14:textId="77777777" w:rsidR="002E3623" w:rsidRPr="009F1B51" w:rsidRDefault="002E3623" w:rsidP="00A45A60">
            <w:pPr>
              <w:pStyle w:val="TableText"/>
              <w:keepLines w:val="0"/>
              <w:widowControl w:val="0"/>
              <w:outlineLvl w:val="3"/>
              <w:rPr>
                <w:rFonts w:ascii="Verdana" w:hAnsi="Verdana"/>
                <w:sz w:val="20"/>
                <w:u w:val="single"/>
                <w:lang w:val="en-GB"/>
              </w:rPr>
            </w:pPr>
            <w:r w:rsidRPr="009F1B51">
              <w:rPr>
                <w:rFonts w:ascii="Verdana" w:hAnsi="Verdana"/>
                <w:sz w:val="20"/>
                <w:u w:val="single"/>
                <w:lang w:val="en-GB"/>
              </w:rPr>
              <w:t>Configuration:</w:t>
            </w:r>
          </w:p>
          <w:p w14:paraId="004CE0A5" w14:textId="77777777" w:rsidR="00456B28" w:rsidRDefault="00456B28" w:rsidP="00A45A60">
            <w:pPr>
              <w:pStyle w:val="CommentText"/>
              <w:widowControl w:val="0"/>
              <w:jc w:val="left"/>
              <w:outlineLvl w:val="3"/>
            </w:pPr>
            <w:r>
              <w:t xml:space="preserve">Standard </w:t>
            </w:r>
            <w:r w:rsidR="00567817">
              <w:t>Cost Centre</w:t>
            </w:r>
            <w:r>
              <w:t xml:space="preserve"> categories will be used:</w:t>
            </w:r>
          </w:p>
          <w:p w14:paraId="004CE0A6" w14:textId="77777777" w:rsidR="005A6175" w:rsidRPr="005A6175" w:rsidRDefault="005A6175" w:rsidP="00A45A60">
            <w:pPr>
              <w:pStyle w:val="TableText"/>
              <w:keepLines w:val="0"/>
              <w:widowControl w:val="0"/>
              <w:outlineLvl w:val="3"/>
              <w:rPr>
                <w:rFonts w:ascii="Verdana" w:hAnsi="Verdana"/>
                <w:sz w:val="20"/>
                <w:lang w:val="en-GB"/>
              </w:rPr>
            </w:pPr>
            <w:r w:rsidRPr="00411619">
              <w:rPr>
                <w:rFonts w:ascii="Verdana" w:hAnsi="Verdana"/>
                <w:sz w:val="20"/>
                <w:lang w:val="en-GB"/>
              </w:rPr>
              <w:t>9</w:t>
            </w:r>
            <w:r w:rsidRPr="00411619">
              <w:rPr>
                <w:rFonts w:ascii="Verdana" w:hAnsi="Verdana"/>
                <w:sz w:val="20"/>
                <w:lang w:val="en-GB"/>
              </w:rPr>
              <w:tab/>
              <w:t>Marketing</w:t>
            </w:r>
          </w:p>
          <w:p w14:paraId="004CE0A7" w14:textId="77777777" w:rsidR="00456B28" w:rsidRDefault="00456B28" w:rsidP="00A45A60">
            <w:pPr>
              <w:pStyle w:val="CommentText"/>
              <w:widowControl w:val="0"/>
              <w:jc w:val="left"/>
              <w:outlineLvl w:val="3"/>
            </w:pPr>
            <w:r>
              <w:t>E</w:t>
            </w:r>
            <w:r>
              <w:tab/>
              <w:t>Development</w:t>
            </w:r>
          </w:p>
          <w:p w14:paraId="004CE0A8" w14:textId="77777777" w:rsidR="00456B28" w:rsidRDefault="00456B28" w:rsidP="00A45A60">
            <w:pPr>
              <w:pStyle w:val="CommentText"/>
              <w:widowControl w:val="0"/>
              <w:jc w:val="left"/>
              <w:outlineLvl w:val="3"/>
            </w:pPr>
            <w:r>
              <w:t>F</w:t>
            </w:r>
            <w:r>
              <w:tab/>
              <w:t>Production</w:t>
            </w:r>
          </w:p>
          <w:p w14:paraId="004CE0A9" w14:textId="77777777" w:rsidR="00456B28" w:rsidRDefault="00456B28" w:rsidP="00A45A60">
            <w:pPr>
              <w:pStyle w:val="CommentText"/>
              <w:widowControl w:val="0"/>
              <w:jc w:val="left"/>
              <w:outlineLvl w:val="3"/>
            </w:pPr>
            <w:r>
              <w:t>G</w:t>
            </w:r>
            <w:r>
              <w:tab/>
              <w:t>Logistics</w:t>
            </w:r>
          </w:p>
          <w:p w14:paraId="004CE0AA" w14:textId="77777777" w:rsidR="00456B28" w:rsidRDefault="00456B28" w:rsidP="00A45A60">
            <w:pPr>
              <w:pStyle w:val="CommentText"/>
              <w:widowControl w:val="0"/>
              <w:jc w:val="left"/>
              <w:outlineLvl w:val="3"/>
            </w:pPr>
            <w:r>
              <w:t>H</w:t>
            </w:r>
            <w:r>
              <w:tab/>
              <w:t>Service cost center</w:t>
            </w:r>
          </w:p>
          <w:p w14:paraId="004CE0AB" w14:textId="77777777" w:rsidR="00456B28" w:rsidRDefault="00456B28" w:rsidP="00A45A60">
            <w:pPr>
              <w:pStyle w:val="CommentText"/>
              <w:widowControl w:val="0"/>
              <w:jc w:val="left"/>
              <w:outlineLvl w:val="3"/>
            </w:pPr>
            <w:r>
              <w:t>L</w:t>
            </w:r>
            <w:r>
              <w:tab/>
              <w:t>Management</w:t>
            </w:r>
          </w:p>
          <w:p w14:paraId="004CE0AC" w14:textId="77777777" w:rsidR="00456B28" w:rsidRDefault="00456B28" w:rsidP="00A45A60">
            <w:pPr>
              <w:pStyle w:val="CommentText"/>
              <w:widowControl w:val="0"/>
              <w:jc w:val="left"/>
              <w:outlineLvl w:val="3"/>
            </w:pPr>
            <w:r>
              <w:t>M</w:t>
            </w:r>
            <w:r>
              <w:tab/>
              <w:t>Material</w:t>
            </w:r>
          </w:p>
          <w:p w14:paraId="004CE0AD" w14:textId="77777777" w:rsidR="00456B28" w:rsidRDefault="00456B28" w:rsidP="00A45A60">
            <w:pPr>
              <w:pStyle w:val="CommentText"/>
              <w:widowControl w:val="0"/>
              <w:jc w:val="left"/>
              <w:outlineLvl w:val="3"/>
            </w:pPr>
            <w:r>
              <w:t>S</w:t>
            </w:r>
            <w:r>
              <w:tab/>
              <w:t>Social</w:t>
            </w:r>
          </w:p>
          <w:p w14:paraId="004CE0AE" w14:textId="77777777" w:rsidR="00456B28" w:rsidRDefault="00456B28" w:rsidP="00A45A60">
            <w:pPr>
              <w:pStyle w:val="CommentText"/>
              <w:widowControl w:val="0"/>
              <w:jc w:val="left"/>
              <w:outlineLvl w:val="3"/>
            </w:pPr>
            <w:r>
              <w:lastRenderedPageBreak/>
              <w:t>V</w:t>
            </w:r>
            <w:r>
              <w:tab/>
              <w:t>Sales</w:t>
            </w:r>
          </w:p>
          <w:p w14:paraId="004CE0AF" w14:textId="77777777" w:rsidR="00456B28" w:rsidRDefault="00456B28" w:rsidP="00A45A60">
            <w:pPr>
              <w:pStyle w:val="CommentText"/>
              <w:widowControl w:val="0"/>
              <w:jc w:val="left"/>
              <w:outlineLvl w:val="3"/>
            </w:pPr>
            <w:r>
              <w:t>W</w:t>
            </w:r>
            <w:r>
              <w:tab/>
              <w:t>Administration</w:t>
            </w:r>
          </w:p>
          <w:p w14:paraId="004CE0B0" w14:textId="77777777" w:rsidR="007366F6" w:rsidRDefault="007366F6" w:rsidP="00A45A60">
            <w:pPr>
              <w:pStyle w:val="CommentText"/>
              <w:widowControl w:val="0"/>
              <w:jc w:val="left"/>
              <w:outlineLvl w:val="3"/>
            </w:pPr>
          </w:p>
          <w:p w14:paraId="004CE0B1"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0B2"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0B3" w14:textId="77777777" w:rsidR="007366F6" w:rsidRPr="009F1B51" w:rsidRDefault="007366F6" w:rsidP="00A45A60">
            <w:pPr>
              <w:pStyle w:val="CommentText"/>
              <w:widowControl w:val="0"/>
              <w:jc w:val="left"/>
              <w:outlineLvl w:val="3"/>
            </w:pPr>
          </w:p>
        </w:tc>
        <w:tc>
          <w:tcPr>
            <w:tcW w:w="2410" w:type="dxa"/>
          </w:tcPr>
          <w:p w14:paraId="004CE0B4" w14:textId="77777777" w:rsidR="00FE0519" w:rsidRPr="009F1B51" w:rsidRDefault="00300C67" w:rsidP="00A45A60">
            <w:pPr>
              <w:pStyle w:val="CommentText"/>
              <w:widowControl w:val="0"/>
              <w:jc w:val="left"/>
            </w:pPr>
            <w:r>
              <w:lastRenderedPageBreak/>
              <w:t>None</w:t>
            </w:r>
          </w:p>
        </w:tc>
      </w:tr>
      <w:tr w:rsidR="00FE0519" w:rsidRPr="00FE0519" w14:paraId="004CE0C1" w14:textId="77777777" w:rsidTr="00FE3170">
        <w:tc>
          <w:tcPr>
            <w:tcW w:w="851" w:type="dxa"/>
          </w:tcPr>
          <w:p w14:paraId="004CE0B6" w14:textId="77777777" w:rsidR="00FE0519" w:rsidRPr="00FE0519" w:rsidRDefault="00FE0519" w:rsidP="00A45A60">
            <w:pPr>
              <w:widowControl w:val="0"/>
              <w:jc w:val="left"/>
              <w:rPr>
                <w:b/>
              </w:rPr>
            </w:pPr>
            <w:r w:rsidRPr="00FE0519">
              <w:rPr>
                <w:b/>
              </w:rPr>
              <w:t>5.3</w:t>
            </w:r>
          </w:p>
        </w:tc>
        <w:tc>
          <w:tcPr>
            <w:tcW w:w="2126" w:type="dxa"/>
          </w:tcPr>
          <w:p w14:paraId="004CE0B7" w14:textId="77777777" w:rsidR="00FE0519" w:rsidRPr="00FE0519" w:rsidRDefault="00017AD2" w:rsidP="00A45A60">
            <w:pPr>
              <w:widowControl w:val="0"/>
              <w:jc w:val="left"/>
            </w:pPr>
            <w:r>
              <w:t>Standard Hierarchies</w:t>
            </w:r>
          </w:p>
        </w:tc>
        <w:tc>
          <w:tcPr>
            <w:tcW w:w="2268" w:type="dxa"/>
            <w:gridSpan w:val="2"/>
          </w:tcPr>
          <w:p w14:paraId="004CE0B8" w14:textId="77777777" w:rsidR="00FE0519" w:rsidRPr="00FE0519" w:rsidRDefault="00300C67" w:rsidP="00A45A60">
            <w:pPr>
              <w:pStyle w:val="TableText"/>
              <w:keepLines w:val="0"/>
              <w:widowControl w:val="0"/>
              <w:outlineLvl w:val="3"/>
              <w:rPr>
                <w:rFonts w:ascii="Verdana" w:hAnsi="Verdana"/>
                <w:sz w:val="20"/>
              </w:rPr>
            </w:pPr>
            <w:r>
              <w:rPr>
                <w:rFonts w:ascii="Verdana" w:hAnsi="Verdana"/>
                <w:sz w:val="20"/>
              </w:rPr>
              <w:t xml:space="preserve">Standard view of how Profit and </w:t>
            </w:r>
            <w:r w:rsidR="00567817">
              <w:rPr>
                <w:rFonts w:ascii="Verdana" w:hAnsi="Verdana"/>
                <w:sz w:val="20"/>
              </w:rPr>
              <w:t>Cost Centre</w:t>
            </w:r>
            <w:r>
              <w:rPr>
                <w:rFonts w:ascii="Verdana" w:hAnsi="Verdana"/>
                <w:sz w:val="20"/>
              </w:rPr>
              <w:t>s grouped. This can be used for reporting and selection purposes</w:t>
            </w:r>
            <w:r w:rsidR="002B7044">
              <w:rPr>
                <w:rFonts w:ascii="Verdana" w:hAnsi="Verdana"/>
                <w:sz w:val="20"/>
              </w:rPr>
              <w:t>.</w:t>
            </w:r>
          </w:p>
        </w:tc>
        <w:tc>
          <w:tcPr>
            <w:tcW w:w="2977" w:type="dxa"/>
          </w:tcPr>
          <w:p w14:paraId="004CE0B9" w14:textId="77777777" w:rsidR="00FE0519" w:rsidRPr="009F1B51" w:rsidRDefault="002B7044" w:rsidP="00A45A60">
            <w:pPr>
              <w:pStyle w:val="TableText"/>
              <w:keepLines w:val="0"/>
              <w:widowControl w:val="0"/>
              <w:outlineLvl w:val="3"/>
              <w:rPr>
                <w:rFonts w:ascii="Verdana" w:hAnsi="Verdana"/>
                <w:sz w:val="20"/>
              </w:rPr>
            </w:pPr>
            <w:r w:rsidRPr="0007784C">
              <w:rPr>
                <w:rFonts w:ascii="Verdana" w:hAnsi="Verdana"/>
                <w:sz w:val="20"/>
              </w:rPr>
              <w:t>As described in section 5.3</w:t>
            </w:r>
          </w:p>
        </w:tc>
        <w:tc>
          <w:tcPr>
            <w:tcW w:w="3543" w:type="dxa"/>
          </w:tcPr>
          <w:p w14:paraId="004CE0BA" w14:textId="77777777" w:rsidR="002B7044" w:rsidRPr="009F1B51" w:rsidRDefault="002B7044" w:rsidP="00A45A60">
            <w:pPr>
              <w:pStyle w:val="TableText"/>
              <w:keepLines w:val="0"/>
              <w:widowControl w:val="0"/>
              <w:outlineLvl w:val="3"/>
              <w:rPr>
                <w:rFonts w:ascii="Verdana" w:hAnsi="Verdana"/>
                <w:sz w:val="20"/>
                <w:u w:val="single"/>
                <w:lang w:val="en-GB"/>
              </w:rPr>
            </w:pPr>
            <w:r w:rsidRPr="009F1B51">
              <w:rPr>
                <w:rFonts w:ascii="Verdana" w:hAnsi="Verdana"/>
                <w:sz w:val="20"/>
                <w:u w:val="single"/>
                <w:lang w:val="en-GB"/>
              </w:rPr>
              <w:t>Configuration:</w:t>
            </w:r>
          </w:p>
          <w:p w14:paraId="004CE0BB" w14:textId="77777777" w:rsidR="002B7044" w:rsidRDefault="002B7044" w:rsidP="00A45A60">
            <w:pPr>
              <w:pStyle w:val="CommentText"/>
              <w:widowControl w:val="0"/>
              <w:jc w:val="left"/>
              <w:outlineLvl w:val="3"/>
            </w:pPr>
            <w:r>
              <w:t>The top level node of the hierarchy (EX01).</w:t>
            </w:r>
          </w:p>
          <w:p w14:paraId="004CE0BC" w14:textId="77777777" w:rsidR="007366F6" w:rsidRDefault="007366F6" w:rsidP="00A45A60">
            <w:pPr>
              <w:pStyle w:val="TableText"/>
              <w:keepLines w:val="0"/>
              <w:widowControl w:val="0"/>
              <w:outlineLvl w:val="3"/>
              <w:rPr>
                <w:rFonts w:ascii="Verdana" w:hAnsi="Verdana"/>
                <w:sz w:val="20"/>
              </w:rPr>
            </w:pPr>
          </w:p>
          <w:p w14:paraId="004CE0BD"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0BE"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0BF" w14:textId="77777777" w:rsidR="00FE0519" w:rsidRPr="009F1B51" w:rsidRDefault="00FE0519" w:rsidP="00A45A60">
            <w:pPr>
              <w:pStyle w:val="CommentText"/>
              <w:widowControl w:val="0"/>
              <w:jc w:val="left"/>
              <w:outlineLvl w:val="3"/>
            </w:pPr>
          </w:p>
        </w:tc>
        <w:tc>
          <w:tcPr>
            <w:tcW w:w="2410" w:type="dxa"/>
          </w:tcPr>
          <w:p w14:paraId="004CE0C0" w14:textId="77777777" w:rsidR="00FE0519" w:rsidRPr="009F1B51" w:rsidRDefault="00177AC7" w:rsidP="00A45A60">
            <w:pPr>
              <w:pStyle w:val="CommentText"/>
              <w:widowControl w:val="0"/>
              <w:jc w:val="left"/>
            </w:pPr>
            <w:r>
              <w:t>None</w:t>
            </w:r>
          </w:p>
        </w:tc>
      </w:tr>
      <w:tr w:rsidR="002B3F1D" w:rsidRPr="00FE0519" w14:paraId="004CE0D1" w14:textId="77777777" w:rsidTr="00FE3170">
        <w:tc>
          <w:tcPr>
            <w:tcW w:w="851" w:type="dxa"/>
          </w:tcPr>
          <w:p w14:paraId="004CE0C2" w14:textId="77777777" w:rsidR="002B3F1D" w:rsidRPr="00FE0519" w:rsidRDefault="005F344F" w:rsidP="00A45A60">
            <w:pPr>
              <w:widowControl w:val="0"/>
              <w:jc w:val="left"/>
              <w:rPr>
                <w:b/>
              </w:rPr>
            </w:pPr>
            <w:r>
              <w:rPr>
                <w:b/>
              </w:rPr>
              <w:t xml:space="preserve">5.4 </w:t>
            </w:r>
          </w:p>
        </w:tc>
        <w:tc>
          <w:tcPr>
            <w:tcW w:w="2126" w:type="dxa"/>
          </w:tcPr>
          <w:p w14:paraId="004CE0C3" w14:textId="77777777" w:rsidR="002B3F1D" w:rsidRDefault="00DD1274" w:rsidP="00A45A60">
            <w:pPr>
              <w:widowControl w:val="0"/>
              <w:jc w:val="left"/>
            </w:pPr>
            <w:r>
              <w:t>Internal Orders</w:t>
            </w:r>
          </w:p>
        </w:tc>
        <w:tc>
          <w:tcPr>
            <w:tcW w:w="2268" w:type="dxa"/>
            <w:gridSpan w:val="2"/>
          </w:tcPr>
          <w:p w14:paraId="004CE0C4" w14:textId="77777777" w:rsidR="002B3F1D" w:rsidRPr="00FE0519" w:rsidRDefault="00C87479" w:rsidP="00A45A60">
            <w:pPr>
              <w:pStyle w:val="TableText"/>
              <w:keepLines w:val="0"/>
              <w:widowControl w:val="0"/>
              <w:outlineLvl w:val="3"/>
              <w:rPr>
                <w:rFonts w:ascii="Verdana" w:hAnsi="Verdana"/>
                <w:sz w:val="20"/>
              </w:rPr>
            </w:pPr>
            <w:r>
              <w:rPr>
                <w:rFonts w:ascii="Verdana" w:hAnsi="Verdana"/>
                <w:sz w:val="20"/>
              </w:rPr>
              <w:t>An Internal O</w:t>
            </w:r>
            <w:r w:rsidR="002B7044">
              <w:rPr>
                <w:rFonts w:ascii="Verdana" w:hAnsi="Verdana"/>
                <w:sz w:val="20"/>
              </w:rPr>
              <w:t>rder is an object for facilit</w:t>
            </w:r>
            <w:r w:rsidR="002563D2">
              <w:rPr>
                <w:rFonts w:ascii="Verdana" w:hAnsi="Verdana"/>
                <w:sz w:val="20"/>
              </w:rPr>
              <w:t>ating sub-</w:t>
            </w:r>
            <w:r w:rsidR="00E77EB0">
              <w:rPr>
                <w:rFonts w:ascii="Verdana" w:hAnsi="Verdana"/>
                <w:sz w:val="20"/>
              </w:rPr>
              <w:t>analysis of costs.</w:t>
            </w:r>
          </w:p>
        </w:tc>
        <w:tc>
          <w:tcPr>
            <w:tcW w:w="2977" w:type="dxa"/>
          </w:tcPr>
          <w:p w14:paraId="004CE0C5" w14:textId="77777777" w:rsidR="002B3F1D" w:rsidRPr="0007784C" w:rsidRDefault="000731B9" w:rsidP="00A45A60">
            <w:pPr>
              <w:pStyle w:val="TableText"/>
              <w:keepLines w:val="0"/>
              <w:widowControl w:val="0"/>
              <w:outlineLvl w:val="3"/>
              <w:rPr>
                <w:rFonts w:ascii="Verdana" w:hAnsi="Verdana"/>
                <w:sz w:val="20"/>
              </w:rPr>
            </w:pPr>
            <w:r>
              <w:rPr>
                <w:rFonts w:ascii="Verdana" w:hAnsi="Verdana"/>
                <w:sz w:val="20"/>
              </w:rPr>
              <w:t>In</w:t>
            </w:r>
            <w:r w:rsidR="00092A12">
              <w:rPr>
                <w:rFonts w:ascii="Verdana" w:hAnsi="Verdana"/>
                <w:sz w:val="20"/>
              </w:rPr>
              <w:t xml:space="preserve">ternal order types will be created to allow segregation </w:t>
            </w:r>
            <w:r w:rsidR="00B57C2C">
              <w:rPr>
                <w:rFonts w:ascii="Verdana" w:hAnsi="Verdana"/>
                <w:sz w:val="20"/>
              </w:rPr>
              <w:t xml:space="preserve">of orders e.g. reporting. Also </w:t>
            </w:r>
            <w:r w:rsidR="00092A12">
              <w:rPr>
                <w:rFonts w:ascii="Verdana" w:hAnsi="Verdana"/>
                <w:sz w:val="20"/>
              </w:rPr>
              <w:t xml:space="preserve">to control whether fields are mandatory, suppressed etc when creating the master data. </w:t>
            </w:r>
          </w:p>
        </w:tc>
        <w:tc>
          <w:tcPr>
            <w:tcW w:w="3543" w:type="dxa"/>
          </w:tcPr>
          <w:p w14:paraId="004CE0C6" w14:textId="77777777" w:rsidR="00E77EB0" w:rsidRPr="009F1B51" w:rsidRDefault="00E77EB0" w:rsidP="00A45A60">
            <w:pPr>
              <w:pStyle w:val="TableText"/>
              <w:keepLines w:val="0"/>
              <w:widowControl w:val="0"/>
              <w:outlineLvl w:val="3"/>
              <w:rPr>
                <w:rFonts w:ascii="Verdana" w:hAnsi="Verdana"/>
                <w:sz w:val="20"/>
                <w:u w:val="single"/>
                <w:lang w:val="en-GB"/>
              </w:rPr>
            </w:pPr>
            <w:r w:rsidRPr="009F1B51">
              <w:rPr>
                <w:rFonts w:ascii="Verdana" w:hAnsi="Verdana"/>
                <w:sz w:val="20"/>
                <w:u w:val="single"/>
                <w:lang w:val="en-GB"/>
              </w:rPr>
              <w:t>Configuration:</w:t>
            </w:r>
          </w:p>
          <w:p w14:paraId="004CE0C7" w14:textId="77777777" w:rsidR="00E77EB0" w:rsidRDefault="000731B9" w:rsidP="00A45A60">
            <w:pPr>
              <w:pStyle w:val="CommentText"/>
              <w:widowControl w:val="0"/>
              <w:jc w:val="left"/>
              <w:outlineLvl w:val="3"/>
            </w:pPr>
            <w:r>
              <w:t>Initial proposal is to create two order types</w:t>
            </w:r>
            <w:r w:rsidR="0042110A">
              <w:t>:</w:t>
            </w:r>
          </w:p>
          <w:p w14:paraId="004CE0C8" w14:textId="77777777" w:rsidR="0042110A" w:rsidRDefault="0042110A" w:rsidP="00A45A60">
            <w:pPr>
              <w:pStyle w:val="CommentText"/>
              <w:widowControl w:val="0"/>
              <w:jc w:val="left"/>
              <w:outlineLvl w:val="3"/>
            </w:pPr>
            <w:r>
              <w:t>Z001 – internal number range</w:t>
            </w:r>
          </w:p>
          <w:p w14:paraId="004CE0C9" w14:textId="77777777" w:rsidR="0042110A" w:rsidRDefault="0042110A" w:rsidP="00A45A60">
            <w:pPr>
              <w:pStyle w:val="CommentText"/>
              <w:widowControl w:val="0"/>
              <w:jc w:val="left"/>
              <w:outlineLvl w:val="3"/>
            </w:pPr>
            <w:r>
              <w:t>Z002 – external number range</w:t>
            </w:r>
          </w:p>
          <w:p w14:paraId="004CE0CA" w14:textId="77777777" w:rsidR="007366F6" w:rsidRDefault="007366F6" w:rsidP="00A45A60">
            <w:pPr>
              <w:pStyle w:val="TableText"/>
              <w:keepLines w:val="0"/>
              <w:widowControl w:val="0"/>
              <w:outlineLvl w:val="3"/>
              <w:rPr>
                <w:rFonts w:ascii="Verdana" w:hAnsi="Verdana"/>
                <w:sz w:val="20"/>
              </w:rPr>
            </w:pPr>
          </w:p>
          <w:p w14:paraId="004CE0CB" w14:textId="77777777" w:rsidR="005F4ED3" w:rsidRDefault="005F4ED3" w:rsidP="00A45A60">
            <w:pPr>
              <w:pStyle w:val="TableText"/>
              <w:keepLines w:val="0"/>
              <w:widowControl w:val="0"/>
              <w:outlineLvl w:val="3"/>
              <w:rPr>
                <w:rFonts w:ascii="Verdana" w:hAnsi="Verdana"/>
                <w:sz w:val="20"/>
              </w:rPr>
            </w:pPr>
            <w:r>
              <w:rPr>
                <w:rFonts w:ascii="Verdana" w:hAnsi="Verdana"/>
                <w:sz w:val="20"/>
              </w:rPr>
              <w:t>Statistical order types will be created with the ‘statistical’ check box flagged, actual cost centre posted will be a mandatory field.</w:t>
            </w:r>
          </w:p>
          <w:p w14:paraId="004CE0CC" w14:textId="77777777" w:rsidR="005F4ED3" w:rsidRDefault="005F4ED3" w:rsidP="00A45A60">
            <w:pPr>
              <w:pStyle w:val="TableText"/>
              <w:keepLines w:val="0"/>
              <w:widowControl w:val="0"/>
              <w:outlineLvl w:val="3"/>
              <w:rPr>
                <w:rFonts w:ascii="Verdana" w:hAnsi="Verdana"/>
                <w:sz w:val="20"/>
              </w:rPr>
            </w:pPr>
          </w:p>
          <w:p w14:paraId="004CE0CD"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0CE"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0CF" w14:textId="77777777" w:rsidR="002B3F1D" w:rsidRPr="009F1B51" w:rsidRDefault="002B3F1D" w:rsidP="0065436E">
            <w:pPr>
              <w:pStyle w:val="TableText"/>
              <w:keepLines w:val="0"/>
              <w:widowControl w:val="0"/>
              <w:outlineLvl w:val="3"/>
            </w:pPr>
          </w:p>
        </w:tc>
        <w:tc>
          <w:tcPr>
            <w:tcW w:w="2410" w:type="dxa"/>
          </w:tcPr>
          <w:p w14:paraId="004CE0D0" w14:textId="77777777" w:rsidR="002B3F1D" w:rsidRPr="009F1B51" w:rsidRDefault="00177AC7" w:rsidP="00A45A60">
            <w:pPr>
              <w:pStyle w:val="CommentText"/>
              <w:widowControl w:val="0"/>
              <w:jc w:val="left"/>
            </w:pPr>
            <w:r>
              <w:t>None</w:t>
            </w:r>
          </w:p>
        </w:tc>
      </w:tr>
      <w:tr w:rsidR="00017AD2" w:rsidRPr="00FE0519" w14:paraId="004CE0DE" w14:textId="77777777" w:rsidTr="00FE3170">
        <w:tc>
          <w:tcPr>
            <w:tcW w:w="851" w:type="dxa"/>
          </w:tcPr>
          <w:p w14:paraId="004CE0D2" w14:textId="77777777" w:rsidR="00017AD2" w:rsidRDefault="00017AD2" w:rsidP="00A45A60">
            <w:pPr>
              <w:widowControl w:val="0"/>
              <w:jc w:val="left"/>
              <w:rPr>
                <w:b/>
              </w:rPr>
            </w:pPr>
            <w:r>
              <w:rPr>
                <w:b/>
              </w:rPr>
              <w:t>5.5</w:t>
            </w:r>
          </w:p>
        </w:tc>
        <w:tc>
          <w:tcPr>
            <w:tcW w:w="2126" w:type="dxa"/>
          </w:tcPr>
          <w:p w14:paraId="004CE0D3" w14:textId="77777777" w:rsidR="00017AD2" w:rsidRDefault="00017AD2" w:rsidP="00A45A60">
            <w:pPr>
              <w:widowControl w:val="0"/>
              <w:jc w:val="left"/>
            </w:pPr>
            <w:r>
              <w:t>Projects</w:t>
            </w:r>
          </w:p>
        </w:tc>
        <w:tc>
          <w:tcPr>
            <w:tcW w:w="2268" w:type="dxa"/>
            <w:gridSpan w:val="2"/>
          </w:tcPr>
          <w:p w14:paraId="004CE0D4" w14:textId="77777777" w:rsidR="00017AD2" w:rsidRPr="00FE0519" w:rsidRDefault="00C87479" w:rsidP="00A45A60">
            <w:pPr>
              <w:pStyle w:val="TableText"/>
              <w:keepLines w:val="0"/>
              <w:widowControl w:val="0"/>
              <w:outlineLvl w:val="3"/>
              <w:rPr>
                <w:rFonts w:ascii="Verdana" w:hAnsi="Verdana"/>
                <w:sz w:val="20"/>
              </w:rPr>
            </w:pPr>
            <w:r>
              <w:rPr>
                <w:rFonts w:ascii="Verdana" w:hAnsi="Verdana"/>
                <w:sz w:val="20"/>
              </w:rPr>
              <w:t xml:space="preserve">A </w:t>
            </w:r>
            <w:r w:rsidR="0042110A">
              <w:rPr>
                <w:rFonts w:ascii="Verdana" w:hAnsi="Verdana"/>
                <w:sz w:val="20"/>
              </w:rPr>
              <w:t xml:space="preserve">Project represents </w:t>
            </w:r>
            <w:r w:rsidR="006A0D67">
              <w:rPr>
                <w:rFonts w:ascii="Verdana" w:hAnsi="Verdana"/>
                <w:sz w:val="20"/>
              </w:rPr>
              <w:t xml:space="preserve">a piece of work carried out for </w:t>
            </w:r>
            <w:r>
              <w:rPr>
                <w:rFonts w:ascii="Verdana" w:hAnsi="Verdana"/>
                <w:sz w:val="20"/>
              </w:rPr>
              <w:t xml:space="preserve">a </w:t>
            </w:r>
            <w:r w:rsidR="006A0D67">
              <w:rPr>
                <w:rFonts w:ascii="Verdana" w:hAnsi="Verdana"/>
                <w:sz w:val="20"/>
              </w:rPr>
              <w:t xml:space="preserve">fixed length of time with </w:t>
            </w:r>
            <w:r w:rsidR="006A0D67">
              <w:rPr>
                <w:rFonts w:ascii="Verdana" w:hAnsi="Verdana"/>
                <w:sz w:val="20"/>
              </w:rPr>
              <w:lastRenderedPageBreak/>
              <w:t>supporting activities.</w:t>
            </w:r>
          </w:p>
        </w:tc>
        <w:tc>
          <w:tcPr>
            <w:tcW w:w="2977" w:type="dxa"/>
          </w:tcPr>
          <w:p w14:paraId="004CE0D5" w14:textId="77777777" w:rsidR="00017AD2" w:rsidRDefault="007C4C4D" w:rsidP="00A45A60">
            <w:pPr>
              <w:pStyle w:val="TableText"/>
              <w:keepLines w:val="0"/>
              <w:widowControl w:val="0"/>
              <w:outlineLvl w:val="3"/>
              <w:rPr>
                <w:rFonts w:ascii="Verdana" w:hAnsi="Verdana"/>
                <w:sz w:val="20"/>
              </w:rPr>
            </w:pPr>
            <w:r w:rsidRPr="00B12A8A">
              <w:rPr>
                <w:rFonts w:ascii="Verdana" w:hAnsi="Verdana"/>
                <w:sz w:val="20"/>
              </w:rPr>
              <w:lastRenderedPageBreak/>
              <w:t xml:space="preserve">A Project will be defined to represent a group ofactivities – current exertis terminology is to reference these as Marketing POTS </w:t>
            </w:r>
            <w:r w:rsidRPr="00B12A8A">
              <w:rPr>
                <w:rFonts w:ascii="Verdana" w:hAnsi="Verdana"/>
                <w:sz w:val="20"/>
              </w:rPr>
              <w:lastRenderedPageBreak/>
              <w:t>or MDF’s. Projects will be supported by a structure of events</w:t>
            </w:r>
          </w:p>
          <w:p w14:paraId="004CE0D6" w14:textId="77777777" w:rsidR="0065436E" w:rsidRPr="0007784C" w:rsidRDefault="0065436E" w:rsidP="00A45A60">
            <w:pPr>
              <w:pStyle w:val="TableText"/>
              <w:keepLines w:val="0"/>
              <w:widowControl w:val="0"/>
              <w:outlineLvl w:val="3"/>
              <w:rPr>
                <w:rFonts w:ascii="Verdana" w:hAnsi="Verdana"/>
                <w:sz w:val="20"/>
              </w:rPr>
            </w:pPr>
          </w:p>
        </w:tc>
        <w:tc>
          <w:tcPr>
            <w:tcW w:w="3543" w:type="dxa"/>
          </w:tcPr>
          <w:p w14:paraId="004CE0D7" w14:textId="77777777" w:rsidR="006A0D67" w:rsidRPr="009F1B51" w:rsidRDefault="006A0D67" w:rsidP="00A45A60">
            <w:pPr>
              <w:pStyle w:val="TableText"/>
              <w:keepLines w:val="0"/>
              <w:widowControl w:val="0"/>
              <w:outlineLvl w:val="3"/>
              <w:rPr>
                <w:rFonts w:ascii="Verdana" w:hAnsi="Verdana"/>
                <w:sz w:val="20"/>
                <w:u w:val="single"/>
                <w:lang w:val="en-GB"/>
              </w:rPr>
            </w:pPr>
            <w:r w:rsidRPr="009F1B51">
              <w:rPr>
                <w:rFonts w:ascii="Verdana" w:hAnsi="Verdana"/>
                <w:sz w:val="20"/>
                <w:u w:val="single"/>
                <w:lang w:val="en-GB"/>
              </w:rPr>
              <w:lastRenderedPageBreak/>
              <w:t>Configuration:</w:t>
            </w:r>
          </w:p>
          <w:p w14:paraId="004CE0D8" w14:textId="77777777" w:rsidR="00017AD2" w:rsidRDefault="00177AC7" w:rsidP="00A45A60">
            <w:pPr>
              <w:pStyle w:val="CommentText"/>
              <w:widowControl w:val="0"/>
              <w:jc w:val="left"/>
              <w:outlineLvl w:val="3"/>
            </w:pPr>
            <w:r>
              <w:t xml:space="preserve">Create Project Profile </w:t>
            </w:r>
            <w:r w:rsidR="006A2B8B">
              <w:t xml:space="preserve">with defaults to be determined during </w:t>
            </w:r>
            <w:r w:rsidR="00DE2C97">
              <w:t xml:space="preserve">the </w:t>
            </w:r>
            <w:r w:rsidR="006A2B8B">
              <w:t>Realisation</w:t>
            </w:r>
            <w:r w:rsidR="00DE2C97">
              <w:t xml:space="preserve"> phase.</w:t>
            </w:r>
          </w:p>
          <w:p w14:paraId="004CE0D9" w14:textId="77777777" w:rsidR="007366F6" w:rsidRDefault="007366F6" w:rsidP="00A45A60">
            <w:pPr>
              <w:pStyle w:val="CommentText"/>
              <w:widowControl w:val="0"/>
              <w:jc w:val="left"/>
              <w:outlineLvl w:val="3"/>
            </w:pPr>
          </w:p>
          <w:p w14:paraId="004CE0DA"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lastRenderedPageBreak/>
              <w:t>WRICEF:</w:t>
            </w:r>
          </w:p>
          <w:p w14:paraId="004CE0DB"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0DC" w14:textId="77777777" w:rsidR="007366F6" w:rsidRPr="009F1B51" w:rsidRDefault="007366F6" w:rsidP="00A45A60">
            <w:pPr>
              <w:pStyle w:val="CommentText"/>
              <w:widowControl w:val="0"/>
              <w:jc w:val="left"/>
              <w:outlineLvl w:val="3"/>
            </w:pPr>
          </w:p>
        </w:tc>
        <w:tc>
          <w:tcPr>
            <w:tcW w:w="2410" w:type="dxa"/>
          </w:tcPr>
          <w:p w14:paraId="004CE0DD" w14:textId="77777777" w:rsidR="00017AD2" w:rsidRPr="009F1B51" w:rsidRDefault="00177AC7" w:rsidP="00A45A60">
            <w:pPr>
              <w:pStyle w:val="CommentText"/>
              <w:widowControl w:val="0"/>
              <w:jc w:val="left"/>
            </w:pPr>
            <w:r>
              <w:lastRenderedPageBreak/>
              <w:t>None</w:t>
            </w:r>
          </w:p>
        </w:tc>
      </w:tr>
      <w:tr w:rsidR="00017AD2" w:rsidRPr="00FE0519" w14:paraId="004CE0EB" w14:textId="77777777" w:rsidTr="00FE3170">
        <w:tc>
          <w:tcPr>
            <w:tcW w:w="851" w:type="dxa"/>
          </w:tcPr>
          <w:p w14:paraId="004CE0DF" w14:textId="77777777" w:rsidR="00017AD2" w:rsidRDefault="00DC0E7C" w:rsidP="00A45A60">
            <w:pPr>
              <w:widowControl w:val="0"/>
              <w:jc w:val="left"/>
              <w:rPr>
                <w:b/>
              </w:rPr>
            </w:pPr>
            <w:r>
              <w:rPr>
                <w:b/>
              </w:rPr>
              <w:t>5.6</w:t>
            </w:r>
          </w:p>
        </w:tc>
        <w:tc>
          <w:tcPr>
            <w:tcW w:w="2126" w:type="dxa"/>
          </w:tcPr>
          <w:p w14:paraId="004CE0E0" w14:textId="77777777" w:rsidR="00017AD2" w:rsidRDefault="00017AD2" w:rsidP="00A45A60">
            <w:pPr>
              <w:widowControl w:val="0"/>
              <w:jc w:val="left"/>
            </w:pPr>
            <w:r>
              <w:t>WBS Elements</w:t>
            </w:r>
          </w:p>
        </w:tc>
        <w:tc>
          <w:tcPr>
            <w:tcW w:w="2268" w:type="dxa"/>
            <w:gridSpan w:val="2"/>
          </w:tcPr>
          <w:p w14:paraId="004CE0E1" w14:textId="77777777" w:rsidR="00017AD2" w:rsidRPr="00FE0519" w:rsidRDefault="00C87479" w:rsidP="00A45A60">
            <w:pPr>
              <w:pStyle w:val="TableText"/>
              <w:keepLines w:val="0"/>
              <w:widowControl w:val="0"/>
              <w:outlineLvl w:val="3"/>
              <w:rPr>
                <w:rFonts w:ascii="Verdana" w:hAnsi="Verdana"/>
                <w:sz w:val="20"/>
              </w:rPr>
            </w:pPr>
            <w:r>
              <w:rPr>
                <w:rFonts w:ascii="Verdana" w:hAnsi="Verdana"/>
                <w:sz w:val="20"/>
              </w:rPr>
              <w:t xml:space="preserve">A </w:t>
            </w:r>
            <w:r w:rsidR="00C71E24">
              <w:rPr>
                <w:rFonts w:ascii="Verdana" w:hAnsi="Verdana"/>
                <w:sz w:val="20"/>
              </w:rPr>
              <w:t>WBS is a cost collector with a structure of elements against which transactions are posted.</w:t>
            </w:r>
          </w:p>
        </w:tc>
        <w:tc>
          <w:tcPr>
            <w:tcW w:w="2977" w:type="dxa"/>
          </w:tcPr>
          <w:p w14:paraId="004CE0E2" w14:textId="77777777" w:rsidR="007C4C4D" w:rsidRDefault="007C4C4D" w:rsidP="00A45A60">
            <w:pPr>
              <w:widowControl w:val="0"/>
              <w:rPr>
                <w:lang w:bidi="en-US"/>
              </w:rPr>
            </w:pPr>
            <w:r>
              <w:rPr>
                <w:lang w:bidi="en-US"/>
              </w:rPr>
              <w:t xml:space="preserve">Exertis will use a hierarchical WBS to support the activities within a Project. A WBS will be created with elements based on the reporting requirements. </w:t>
            </w:r>
          </w:p>
          <w:p w14:paraId="004CE0E3" w14:textId="77777777" w:rsidR="00017AD2" w:rsidRPr="0007784C" w:rsidRDefault="00017AD2" w:rsidP="00A45A60">
            <w:pPr>
              <w:pStyle w:val="TableText"/>
              <w:keepLines w:val="0"/>
              <w:widowControl w:val="0"/>
              <w:outlineLvl w:val="3"/>
              <w:rPr>
                <w:rFonts w:ascii="Verdana" w:hAnsi="Verdana"/>
                <w:sz w:val="20"/>
              </w:rPr>
            </w:pPr>
          </w:p>
        </w:tc>
        <w:tc>
          <w:tcPr>
            <w:tcW w:w="3543" w:type="dxa"/>
          </w:tcPr>
          <w:p w14:paraId="004CE0E4" w14:textId="77777777" w:rsidR="00D50110" w:rsidRPr="009F1B51" w:rsidRDefault="00D50110" w:rsidP="00A45A60">
            <w:pPr>
              <w:pStyle w:val="TableText"/>
              <w:keepLines w:val="0"/>
              <w:widowControl w:val="0"/>
              <w:outlineLvl w:val="3"/>
              <w:rPr>
                <w:rFonts w:ascii="Verdana" w:hAnsi="Verdana"/>
                <w:sz w:val="20"/>
                <w:u w:val="single"/>
                <w:lang w:val="en-GB"/>
              </w:rPr>
            </w:pPr>
            <w:r w:rsidRPr="009F1B51">
              <w:rPr>
                <w:rFonts w:ascii="Verdana" w:hAnsi="Verdana"/>
                <w:sz w:val="20"/>
                <w:u w:val="single"/>
                <w:lang w:val="en-GB"/>
              </w:rPr>
              <w:t>Configuration:</w:t>
            </w:r>
          </w:p>
          <w:p w14:paraId="004CE0E5" w14:textId="77777777" w:rsidR="00017AD2" w:rsidRDefault="00D50110" w:rsidP="00A45A60">
            <w:pPr>
              <w:pStyle w:val="CommentText"/>
              <w:widowControl w:val="0"/>
              <w:jc w:val="left"/>
              <w:outlineLvl w:val="3"/>
            </w:pPr>
            <w:r>
              <w:t>Coding masks for the WBS to be determined during the Realistion phase of the Project</w:t>
            </w:r>
          </w:p>
          <w:p w14:paraId="004CE0E6" w14:textId="77777777" w:rsidR="007366F6" w:rsidRDefault="007366F6" w:rsidP="00A45A60">
            <w:pPr>
              <w:pStyle w:val="CommentText"/>
              <w:widowControl w:val="0"/>
              <w:jc w:val="left"/>
              <w:outlineLvl w:val="3"/>
            </w:pPr>
          </w:p>
          <w:p w14:paraId="004CE0E7"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0E8"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0E9" w14:textId="77777777" w:rsidR="007366F6" w:rsidRPr="009F1B51" w:rsidRDefault="007366F6" w:rsidP="00A45A60">
            <w:pPr>
              <w:pStyle w:val="CommentText"/>
              <w:widowControl w:val="0"/>
              <w:jc w:val="left"/>
              <w:outlineLvl w:val="3"/>
            </w:pPr>
          </w:p>
        </w:tc>
        <w:tc>
          <w:tcPr>
            <w:tcW w:w="2410" w:type="dxa"/>
          </w:tcPr>
          <w:p w14:paraId="004CE0EA" w14:textId="77777777" w:rsidR="00017AD2" w:rsidRPr="009F1B51" w:rsidRDefault="00341DC0" w:rsidP="00A45A60">
            <w:pPr>
              <w:pStyle w:val="CommentText"/>
              <w:widowControl w:val="0"/>
              <w:jc w:val="left"/>
            </w:pPr>
            <w:r>
              <w:t>None</w:t>
            </w:r>
          </w:p>
        </w:tc>
      </w:tr>
      <w:tr w:rsidR="00DD1274" w:rsidRPr="00FE0519" w14:paraId="004CE0F8" w14:textId="77777777" w:rsidTr="00FE3170">
        <w:tc>
          <w:tcPr>
            <w:tcW w:w="851" w:type="dxa"/>
          </w:tcPr>
          <w:p w14:paraId="004CE0EC" w14:textId="77777777" w:rsidR="00DD1274" w:rsidRDefault="00DD1274" w:rsidP="00A45A60">
            <w:pPr>
              <w:widowControl w:val="0"/>
              <w:jc w:val="left"/>
              <w:rPr>
                <w:b/>
              </w:rPr>
            </w:pPr>
            <w:r>
              <w:rPr>
                <w:b/>
              </w:rPr>
              <w:t>5.7</w:t>
            </w:r>
          </w:p>
        </w:tc>
        <w:tc>
          <w:tcPr>
            <w:tcW w:w="2126" w:type="dxa"/>
          </w:tcPr>
          <w:p w14:paraId="004CE0ED" w14:textId="77777777" w:rsidR="00DD1274" w:rsidRDefault="00DD1274" w:rsidP="00A45A60">
            <w:pPr>
              <w:widowControl w:val="0"/>
              <w:jc w:val="left"/>
            </w:pPr>
            <w:r>
              <w:t>Statistical Key Figures</w:t>
            </w:r>
          </w:p>
        </w:tc>
        <w:tc>
          <w:tcPr>
            <w:tcW w:w="2268" w:type="dxa"/>
            <w:gridSpan w:val="2"/>
          </w:tcPr>
          <w:p w14:paraId="004CE0EE" w14:textId="77777777" w:rsidR="00DD1274" w:rsidRPr="00FE0519" w:rsidRDefault="00C87479" w:rsidP="00A45A60">
            <w:pPr>
              <w:pStyle w:val="TableText"/>
              <w:keepLines w:val="0"/>
              <w:widowControl w:val="0"/>
              <w:outlineLvl w:val="3"/>
              <w:rPr>
                <w:rFonts w:ascii="Verdana" w:hAnsi="Verdana"/>
                <w:sz w:val="20"/>
              </w:rPr>
            </w:pPr>
            <w:r>
              <w:rPr>
                <w:rFonts w:ascii="Verdana" w:hAnsi="Verdana"/>
                <w:sz w:val="20"/>
              </w:rPr>
              <w:t xml:space="preserve">The Statistical Key Figures are </w:t>
            </w:r>
            <w:r w:rsidR="00D50110">
              <w:rPr>
                <w:rFonts w:ascii="Verdana" w:hAnsi="Verdana"/>
                <w:sz w:val="20"/>
              </w:rPr>
              <w:t>object</w:t>
            </w:r>
            <w:r>
              <w:rPr>
                <w:rFonts w:ascii="Verdana" w:hAnsi="Verdana"/>
                <w:sz w:val="20"/>
              </w:rPr>
              <w:t>s</w:t>
            </w:r>
            <w:r w:rsidR="00D50110">
              <w:rPr>
                <w:rFonts w:ascii="Verdana" w:hAnsi="Verdana"/>
                <w:sz w:val="20"/>
              </w:rPr>
              <w:t xml:space="preserve"> used to record statistical data against.</w:t>
            </w:r>
          </w:p>
        </w:tc>
        <w:tc>
          <w:tcPr>
            <w:tcW w:w="2977" w:type="dxa"/>
          </w:tcPr>
          <w:p w14:paraId="004CE0EF" w14:textId="77777777" w:rsidR="00DD1274" w:rsidRDefault="00061BFE" w:rsidP="00A45A60">
            <w:pPr>
              <w:pStyle w:val="TableText"/>
              <w:keepLines w:val="0"/>
              <w:widowControl w:val="0"/>
              <w:outlineLvl w:val="3"/>
              <w:rPr>
                <w:rFonts w:ascii="Verdana" w:hAnsi="Verdana"/>
                <w:sz w:val="20"/>
              </w:rPr>
            </w:pPr>
            <w:r>
              <w:rPr>
                <w:rFonts w:ascii="Verdana" w:hAnsi="Verdana"/>
                <w:sz w:val="20"/>
              </w:rPr>
              <w:t xml:space="preserve">Statistical Key Figures will be created based on the standard units of measure provided in SAP e.g. EA(each). For </w:t>
            </w:r>
            <w:r w:rsidR="00A06CCC">
              <w:rPr>
                <w:rFonts w:ascii="Verdana" w:hAnsi="Verdana"/>
                <w:sz w:val="20"/>
              </w:rPr>
              <w:t>Head Count, this will be set as Fixed Value whereas Sales Revenue will be set as Total Value due to the fact that this will change routinely. NB having Fixed Value does not mean that it cannot be changed, it’s just that it is a more stable figure over the course of a few periods.</w:t>
            </w:r>
          </w:p>
          <w:p w14:paraId="004CE0F0" w14:textId="77777777" w:rsidR="0065436E" w:rsidRPr="0007784C" w:rsidRDefault="0065436E" w:rsidP="00A45A60">
            <w:pPr>
              <w:pStyle w:val="TableText"/>
              <w:keepLines w:val="0"/>
              <w:widowControl w:val="0"/>
              <w:outlineLvl w:val="3"/>
              <w:rPr>
                <w:rFonts w:ascii="Verdana" w:hAnsi="Verdana"/>
                <w:sz w:val="20"/>
              </w:rPr>
            </w:pPr>
          </w:p>
        </w:tc>
        <w:tc>
          <w:tcPr>
            <w:tcW w:w="3543" w:type="dxa"/>
          </w:tcPr>
          <w:p w14:paraId="004CE0F1" w14:textId="77777777" w:rsidR="00D50110" w:rsidRPr="009F1B51" w:rsidRDefault="00D50110" w:rsidP="00A45A60">
            <w:pPr>
              <w:pStyle w:val="TableText"/>
              <w:keepLines w:val="0"/>
              <w:widowControl w:val="0"/>
              <w:outlineLvl w:val="3"/>
              <w:rPr>
                <w:rFonts w:ascii="Verdana" w:hAnsi="Verdana"/>
                <w:sz w:val="20"/>
                <w:u w:val="single"/>
                <w:lang w:val="en-GB"/>
              </w:rPr>
            </w:pPr>
            <w:r w:rsidRPr="009F1B51">
              <w:rPr>
                <w:rFonts w:ascii="Verdana" w:hAnsi="Verdana"/>
                <w:sz w:val="20"/>
                <w:u w:val="single"/>
                <w:lang w:val="en-GB"/>
              </w:rPr>
              <w:t>Configuration:</w:t>
            </w:r>
          </w:p>
          <w:p w14:paraId="004CE0F2" w14:textId="77777777" w:rsidR="00DD1274" w:rsidRDefault="00D50110" w:rsidP="00A45A60">
            <w:pPr>
              <w:pStyle w:val="CommentText"/>
              <w:widowControl w:val="0"/>
              <w:jc w:val="left"/>
              <w:outlineLvl w:val="3"/>
            </w:pPr>
            <w:r>
              <w:t>No additional configuration required.</w:t>
            </w:r>
          </w:p>
          <w:p w14:paraId="004CE0F3" w14:textId="77777777" w:rsidR="007366F6" w:rsidRDefault="007366F6" w:rsidP="00A45A60">
            <w:pPr>
              <w:pStyle w:val="CommentText"/>
              <w:widowControl w:val="0"/>
              <w:jc w:val="left"/>
              <w:outlineLvl w:val="3"/>
            </w:pPr>
          </w:p>
          <w:p w14:paraId="004CE0F4"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0F5"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0F6" w14:textId="77777777" w:rsidR="007366F6" w:rsidRPr="009F1B51" w:rsidRDefault="007366F6" w:rsidP="00A45A60">
            <w:pPr>
              <w:pStyle w:val="CommentText"/>
              <w:widowControl w:val="0"/>
              <w:jc w:val="left"/>
              <w:outlineLvl w:val="3"/>
            </w:pPr>
          </w:p>
        </w:tc>
        <w:tc>
          <w:tcPr>
            <w:tcW w:w="2410" w:type="dxa"/>
          </w:tcPr>
          <w:p w14:paraId="004CE0F7" w14:textId="77777777" w:rsidR="00DD1274" w:rsidRPr="009F1B51" w:rsidRDefault="00341DC0" w:rsidP="00A45A60">
            <w:pPr>
              <w:pStyle w:val="CommentText"/>
              <w:widowControl w:val="0"/>
              <w:jc w:val="left"/>
            </w:pPr>
            <w:r>
              <w:t>None</w:t>
            </w:r>
          </w:p>
        </w:tc>
      </w:tr>
      <w:tr w:rsidR="00866097" w:rsidRPr="00FE0519" w14:paraId="004CE105" w14:textId="77777777" w:rsidTr="00FE3170">
        <w:tc>
          <w:tcPr>
            <w:tcW w:w="851" w:type="dxa"/>
          </w:tcPr>
          <w:p w14:paraId="004CE0F9" w14:textId="77777777" w:rsidR="00866097" w:rsidRDefault="00866097" w:rsidP="00A45A60">
            <w:pPr>
              <w:widowControl w:val="0"/>
              <w:jc w:val="left"/>
              <w:rPr>
                <w:b/>
              </w:rPr>
            </w:pPr>
            <w:r>
              <w:rPr>
                <w:b/>
              </w:rPr>
              <w:t>5.8</w:t>
            </w:r>
          </w:p>
        </w:tc>
        <w:tc>
          <w:tcPr>
            <w:tcW w:w="2126" w:type="dxa"/>
          </w:tcPr>
          <w:p w14:paraId="004CE0FA" w14:textId="77777777" w:rsidR="00866097" w:rsidRDefault="00866097" w:rsidP="00A45A60">
            <w:pPr>
              <w:widowControl w:val="0"/>
              <w:jc w:val="left"/>
            </w:pPr>
            <w:r>
              <w:t>Cost Elements</w:t>
            </w:r>
          </w:p>
        </w:tc>
        <w:tc>
          <w:tcPr>
            <w:tcW w:w="2268" w:type="dxa"/>
            <w:gridSpan w:val="2"/>
          </w:tcPr>
          <w:p w14:paraId="004CE0FB" w14:textId="77777777" w:rsidR="00866097" w:rsidRPr="00FE0519" w:rsidRDefault="006F1DAD" w:rsidP="00A45A60">
            <w:pPr>
              <w:pStyle w:val="TableText"/>
              <w:keepLines w:val="0"/>
              <w:widowControl w:val="0"/>
              <w:outlineLvl w:val="3"/>
              <w:rPr>
                <w:rFonts w:ascii="Verdana" w:hAnsi="Verdana"/>
                <w:sz w:val="20"/>
              </w:rPr>
            </w:pPr>
            <w:r>
              <w:rPr>
                <w:rFonts w:ascii="Verdana" w:hAnsi="Verdana"/>
                <w:sz w:val="20"/>
              </w:rPr>
              <w:t>Cost elements represent GL accounts in the Controlling module.</w:t>
            </w:r>
          </w:p>
        </w:tc>
        <w:tc>
          <w:tcPr>
            <w:tcW w:w="2977" w:type="dxa"/>
          </w:tcPr>
          <w:p w14:paraId="004CE0FC" w14:textId="77777777" w:rsidR="0065436E" w:rsidRDefault="003F4E80" w:rsidP="00A45A60">
            <w:pPr>
              <w:pStyle w:val="TableText"/>
              <w:keepLines w:val="0"/>
              <w:widowControl w:val="0"/>
              <w:outlineLvl w:val="3"/>
              <w:rPr>
                <w:rFonts w:ascii="Verdana" w:hAnsi="Verdana"/>
                <w:sz w:val="20"/>
              </w:rPr>
            </w:pPr>
            <w:r>
              <w:rPr>
                <w:rFonts w:ascii="Verdana" w:hAnsi="Verdana"/>
                <w:sz w:val="20"/>
              </w:rPr>
              <w:t xml:space="preserve">SAP has standard cost element categories which dictate the type of posting that can be made. E.g. </w:t>
            </w:r>
            <w:r>
              <w:rPr>
                <w:rFonts w:ascii="Verdana" w:hAnsi="Verdana"/>
                <w:sz w:val="20"/>
              </w:rPr>
              <w:lastRenderedPageBreak/>
              <w:t>cost element category 1 is used for those accounts which are classed as having primary postings made against them. Primary postings will be e.g. as posting to a P&amp;L account via a journal.</w:t>
            </w:r>
          </w:p>
          <w:p w14:paraId="004CE0FD" w14:textId="77777777" w:rsidR="00866097" w:rsidRPr="009F1B51" w:rsidRDefault="003F4E80" w:rsidP="00A45A60">
            <w:pPr>
              <w:pStyle w:val="TableText"/>
              <w:keepLines w:val="0"/>
              <w:widowControl w:val="0"/>
              <w:outlineLvl w:val="3"/>
              <w:rPr>
                <w:rFonts w:ascii="Verdana" w:hAnsi="Verdana"/>
                <w:sz w:val="20"/>
              </w:rPr>
            </w:pPr>
            <w:r>
              <w:rPr>
                <w:rFonts w:ascii="Verdana" w:hAnsi="Verdana"/>
                <w:sz w:val="20"/>
              </w:rPr>
              <w:t xml:space="preserve"> </w:t>
            </w:r>
          </w:p>
        </w:tc>
        <w:tc>
          <w:tcPr>
            <w:tcW w:w="3543" w:type="dxa"/>
          </w:tcPr>
          <w:p w14:paraId="004CE0FE" w14:textId="77777777" w:rsidR="00866097" w:rsidRPr="006F1DAD" w:rsidRDefault="006F1DAD" w:rsidP="00A45A60">
            <w:pPr>
              <w:pStyle w:val="CommentText"/>
              <w:widowControl w:val="0"/>
              <w:jc w:val="left"/>
              <w:outlineLvl w:val="3"/>
              <w:rPr>
                <w:u w:val="single"/>
              </w:rPr>
            </w:pPr>
            <w:r w:rsidRPr="006F1DAD">
              <w:rPr>
                <w:u w:val="single"/>
              </w:rPr>
              <w:lastRenderedPageBreak/>
              <w:t>Configuration:</w:t>
            </w:r>
          </w:p>
          <w:p w14:paraId="004CE0FF" w14:textId="77777777" w:rsidR="006F1DAD" w:rsidRDefault="006F1DAD" w:rsidP="00A45A60">
            <w:pPr>
              <w:pStyle w:val="CommentText"/>
              <w:widowControl w:val="0"/>
              <w:jc w:val="left"/>
              <w:outlineLvl w:val="3"/>
            </w:pPr>
            <w:r>
              <w:t>Standard cost element categories. No additional configuration required.</w:t>
            </w:r>
          </w:p>
          <w:p w14:paraId="004CE100" w14:textId="77777777" w:rsidR="0011057A" w:rsidRDefault="0011057A" w:rsidP="00A45A60">
            <w:pPr>
              <w:pStyle w:val="CommentText"/>
              <w:widowControl w:val="0"/>
              <w:jc w:val="left"/>
              <w:outlineLvl w:val="3"/>
            </w:pPr>
          </w:p>
          <w:p w14:paraId="004CE101"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102"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103" w14:textId="77777777" w:rsidR="0011057A" w:rsidRPr="009F1B51" w:rsidRDefault="0011057A" w:rsidP="00A45A60">
            <w:pPr>
              <w:pStyle w:val="CommentText"/>
              <w:widowControl w:val="0"/>
              <w:jc w:val="left"/>
              <w:outlineLvl w:val="3"/>
            </w:pPr>
          </w:p>
        </w:tc>
        <w:tc>
          <w:tcPr>
            <w:tcW w:w="2410" w:type="dxa"/>
          </w:tcPr>
          <w:p w14:paraId="004CE104" w14:textId="77777777" w:rsidR="00866097" w:rsidRPr="009F1B51" w:rsidRDefault="006F1DAD" w:rsidP="00A45A60">
            <w:pPr>
              <w:pStyle w:val="CommentText"/>
              <w:widowControl w:val="0"/>
              <w:jc w:val="left"/>
            </w:pPr>
            <w:r>
              <w:lastRenderedPageBreak/>
              <w:t>None</w:t>
            </w:r>
          </w:p>
        </w:tc>
      </w:tr>
    </w:tbl>
    <w:p w14:paraId="004CE106" w14:textId="77777777" w:rsidR="009F1B51" w:rsidRPr="00FE0519" w:rsidRDefault="009F1B51" w:rsidP="00A45A60">
      <w:pPr>
        <w:widowControl w:val="0"/>
        <w:tabs>
          <w:tab w:val="num" w:pos="1080"/>
        </w:tabs>
        <w:spacing w:before="60" w:afterLines="60" w:after="144"/>
        <w:rPr>
          <w:rFonts w:cs="Arial"/>
        </w:rPr>
      </w:pPr>
      <w:r w:rsidRPr="00FE0519">
        <w:rPr>
          <w:rFonts w:cs="Arial"/>
        </w:rPr>
        <w:t xml:space="preserve">Any </w:t>
      </w:r>
      <w:r w:rsidR="00FE0519" w:rsidRPr="00FE0519">
        <w:rPr>
          <w:rFonts w:cs="Arial"/>
        </w:rPr>
        <w:t>process-specific detail is described within t</w:t>
      </w:r>
      <w:r w:rsidRPr="00FE0519">
        <w:rPr>
          <w:rFonts w:cs="Arial"/>
        </w:rPr>
        <w:t>he sections below</w:t>
      </w:r>
      <w:r w:rsidR="00006106">
        <w:rPr>
          <w:rFonts w:cs="Arial"/>
        </w:rPr>
        <w:t>.</w:t>
      </w:r>
    </w:p>
    <w:p w14:paraId="004CE107" w14:textId="77777777" w:rsidR="00DE67B7" w:rsidRPr="00527BF0" w:rsidRDefault="00DE67B7" w:rsidP="00A45A60">
      <w:pPr>
        <w:widowControl w:val="0"/>
        <w:spacing w:before="100" w:beforeAutospacing="1" w:after="60"/>
        <w:rPr>
          <w:rFonts w:cs="Arial"/>
          <w:lang w:val="en-GB"/>
        </w:rPr>
      </w:pPr>
      <w:r w:rsidRPr="00527BF0">
        <w:rPr>
          <w:lang w:val="en-GB"/>
        </w:rPr>
        <w:br w:type="page"/>
      </w:r>
    </w:p>
    <w:p w14:paraId="004CE108" w14:textId="77777777" w:rsidR="00DF4B99" w:rsidRDefault="00DF4B99" w:rsidP="00A45A60">
      <w:pPr>
        <w:pStyle w:val="Heading1"/>
        <w:keepNext w:val="0"/>
        <w:widowControl w:val="0"/>
        <w:tabs>
          <w:tab w:val="clear" w:pos="432"/>
          <w:tab w:val="num" w:pos="464"/>
        </w:tabs>
        <w:ind w:left="573" w:hanging="573"/>
        <w:rPr>
          <w:lang w:val="en-GB"/>
        </w:rPr>
        <w:sectPr w:rsidR="00DF4B99" w:rsidSect="00DF4B99">
          <w:pgSz w:w="16838" w:h="11906" w:orient="landscape" w:code="9"/>
          <w:pgMar w:top="1418" w:right="2662" w:bottom="1418" w:left="1418" w:header="709" w:footer="357" w:gutter="0"/>
          <w:cols w:space="708"/>
          <w:docGrid w:linePitch="360"/>
        </w:sectPr>
      </w:pPr>
    </w:p>
    <w:p w14:paraId="004CE109" w14:textId="77777777" w:rsidR="00DE67B7" w:rsidRPr="00527BF0" w:rsidRDefault="005F344F" w:rsidP="00A45A60">
      <w:pPr>
        <w:pStyle w:val="Heading1"/>
        <w:keepNext w:val="0"/>
        <w:widowControl w:val="0"/>
        <w:tabs>
          <w:tab w:val="clear" w:pos="432"/>
          <w:tab w:val="num" w:pos="464"/>
        </w:tabs>
        <w:ind w:left="573" w:hanging="573"/>
        <w:rPr>
          <w:lang w:val="en-GB"/>
        </w:rPr>
      </w:pPr>
      <w:bookmarkStart w:id="95" w:name="_Toc421089914"/>
      <w:r>
        <w:rPr>
          <w:lang w:val="en-GB"/>
        </w:rPr>
        <w:lastRenderedPageBreak/>
        <w:t>Controlling</w:t>
      </w:r>
      <w:r w:rsidR="00DE67B7" w:rsidRPr="00527BF0">
        <w:rPr>
          <w:lang w:val="en-GB"/>
        </w:rPr>
        <w:t xml:space="preserve"> Process Overview</w:t>
      </w:r>
      <w:bookmarkEnd w:id="95"/>
      <w:r w:rsidR="00ED2B51">
        <w:rPr>
          <w:lang w:val="en-GB"/>
        </w:rPr>
        <w:t xml:space="preserve"> </w:t>
      </w:r>
    </w:p>
    <w:p w14:paraId="004CE10A" w14:textId="77777777" w:rsidR="001819E1" w:rsidRPr="00527BF0" w:rsidRDefault="00567817" w:rsidP="00A45A60">
      <w:pPr>
        <w:pStyle w:val="Heading2"/>
        <w:widowControl w:val="0"/>
        <w:spacing w:before="480"/>
        <w:jc w:val="both"/>
        <w:rPr>
          <w:lang w:val="en-GB"/>
        </w:rPr>
      </w:pPr>
      <w:bookmarkStart w:id="96" w:name="PCA"/>
      <w:bookmarkStart w:id="97" w:name="_Toc421089915"/>
      <w:bookmarkStart w:id="98" w:name="_Toc148234070"/>
      <w:bookmarkStart w:id="99" w:name="_Toc147908040"/>
      <w:bookmarkStart w:id="100" w:name="_Toc148026115"/>
      <w:bookmarkEnd w:id="96"/>
      <w:r>
        <w:rPr>
          <w:lang w:val="en-GB"/>
        </w:rPr>
        <w:t>Profit Centre</w:t>
      </w:r>
      <w:r w:rsidR="00924233">
        <w:rPr>
          <w:lang w:val="en-GB"/>
        </w:rPr>
        <w:t xml:space="preserve"> Accountin</w:t>
      </w:r>
      <w:r w:rsidR="006C6F3B">
        <w:rPr>
          <w:lang w:val="en-GB"/>
        </w:rPr>
        <w:t>g (FIN-06.02)</w:t>
      </w:r>
      <w:bookmarkEnd w:id="97"/>
    </w:p>
    <w:p w14:paraId="004CE10B" w14:textId="77777777" w:rsidR="00DC0E7C" w:rsidRDefault="00567817" w:rsidP="00A45A60">
      <w:pPr>
        <w:widowControl w:val="0"/>
        <w:spacing w:before="100" w:beforeAutospacing="1" w:after="60"/>
        <w:rPr>
          <w:rFonts w:cs="Arial"/>
          <w:lang w:val="en-GB"/>
        </w:rPr>
      </w:pPr>
      <w:r>
        <w:rPr>
          <w:rFonts w:cs="Arial"/>
          <w:lang w:val="en-GB"/>
        </w:rPr>
        <w:t>Profit Centre</w:t>
      </w:r>
      <w:r w:rsidR="00C060CA">
        <w:rPr>
          <w:rFonts w:cs="Arial"/>
          <w:lang w:val="en-GB"/>
        </w:rPr>
        <w:t xml:space="preserve"> A</w:t>
      </w:r>
      <w:r w:rsidR="00954D19">
        <w:rPr>
          <w:rFonts w:cs="Arial"/>
          <w:lang w:val="en-GB"/>
        </w:rPr>
        <w:t xml:space="preserve">ccounting </w:t>
      </w:r>
      <w:r w:rsidR="00C060CA">
        <w:rPr>
          <w:rFonts w:cs="Arial"/>
          <w:lang w:val="en-GB"/>
        </w:rPr>
        <w:t xml:space="preserve">(PCA) </w:t>
      </w:r>
      <w:r w:rsidR="00954D19">
        <w:rPr>
          <w:rFonts w:cs="Arial"/>
          <w:lang w:val="en-GB"/>
        </w:rPr>
        <w:t xml:space="preserve">allows for profit </w:t>
      </w:r>
      <w:r w:rsidR="00D3013C">
        <w:rPr>
          <w:rFonts w:cs="Arial"/>
          <w:lang w:val="en-GB"/>
        </w:rPr>
        <w:t xml:space="preserve">and loss </w:t>
      </w:r>
      <w:r w:rsidR="00954D19">
        <w:rPr>
          <w:rFonts w:cs="Arial"/>
          <w:lang w:val="en-GB"/>
        </w:rPr>
        <w:t>reporting</w:t>
      </w:r>
      <w:r w:rsidR="00D3013C">
        <w:rPr>
          <w:rFonts w:cs="Arial"/>
          <w:lang w:val="en-GB"/>
        </w:rPr>
        <w:t xml:space="preserve"> down to net profit based on the internal structuring of the </w:t>
      </w:r>
      <w:r>
        <w:rPr>
          <w:rFonts w:cs="Arial"/>
          <w:lang w:val="en-GB"/>
        </w:rPr>
        <w:t>Company Code</w:t>
      </w:r>
      <w:r w:rsidR="00D3013C">
        <w:rPr>
          <w:rFonts w:cs="Arial"/>
          <w:lang w:val="en-GB"/>
        </w:rPr>
        <w:t xml:space="preserve">. </w:t>
      </w:r>
    </w:p>
    <w:p w14:paraId="004CE10C" w14:textId="77777777" w:rsidR="00B30FE3" w:rsidRDefault="00B30FE3" w:rsidP="00A45A60">
      <w:pPr>
        <w:widowControl w:val="0"/>
        <w:spacing w:before="100" w:beforeAutospacing="1" w:after="60"/>
        <w:rPr>
          <w:rFonts w:cs="Arial"/>
          <w:lang w:val="en-GB"/>
        </w:rPr>
      </w:pPr>
      <w:del w:id="101" w:author="Chris Varma" w:date="2015-08-24T13:47:00Z">
        <w:r w:rsidDel="00D845C2">
          <w:object w:dxaOrig="15735" w:dyaOrig="10815" w14:anchorId="004CE7A6">
            <v:shape id="_x0000_i1032" type="#_x0000_t75" style="width:453.9pt;height:309.9pt" o:ole="">
              <v:imagedata r:id="rId28" o:title=""/>
            </v:shape>
            <o:OLEObject Type="Embed" ProgID="Visio.Drawing.15" ShapeID="_x0000_i1032" DrawAspect="Content" ObjectID="_1557727765" r:id="rId29"/>
          </w:object>
        </w:r>
      </w:del>
    </w:p>
    <w:p w14:paraId="004CE10D" w14:textId="77777777" w:rsidR="00DC0E7C" w:rsidRDefault="00D845C2" w:rsidP="00A45A60">
      <w:pPr>
        <w:widowControl w:val="0"/>
        <w:spacing w:before="100" w:beforeAutospacing="1" w:after="60"/>
        <w:rPr>
          <w:rFonts w:cs="Arial"/>
          <w:lang w:val="en-GB"/>
        </w:rPr>
      </w:pPr>
      <w:ins w:id="102" w:author="Chris Varma" w:date="2015-08-24T13:47:00Z">
        <w:r>
          <w:object w:dxaOrig="15735" w:dyaOrig="10815" w14:anchorId="004CE7A7">
            <v:shape id="_x0000_i1033" type="#_x0000_t75" style="width:637.05pt;height:437.75pt" o:ole="">
              <v:imagedata r:id="rId30" o:title=""/>
            </v:shape>
            <o:OLEObject Type="Embed" ProgID="Visio.Drawing.15" ShapeID="_x0000_i1033" DrawAspect="Content" ObjectID="_1557727766" r:id="rId31"/>
          </w:object>
        </w:r>
      </w:ins>
    </w:p>
    <w:p w14:paraId="004CE10E" w14:textId="77777777" w:rsidR="00EA7929" w:rsidRDefault="00EA7929" w:rsidP="00A45A60">
      <w:pPr>
        <w:widowControl w:val="0"/>
        <w:tabs>
          <w:tab w:val="num" w:pos="1080"/>
        </w:tabs>
        <w:spacing w:before="144" w:afterLines="60" w:after="144"/>
        <w:rPr>
          <w:rFonts w:cs="Arial"/>
        </w:rPr>
      </w:pPr>
    </w:p>
    <w:tbl>
      <w:tblPr>
        <w:tblW w:w="12221" w:type="dxa"/>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582"/>
        <w:gridCol w:w="3969"/>
        <w:gridCol w:w="5670"/>
      </w:tblGrid>
      <w:tr w:rsidR="00EA7929" w:rsidRPr="00FE0519" w14:paraId="004CE112" w14:textId="77777777" w:rsidTr="00F30B58">
        <w:trPr>
          <w:tblHeader/>
        </w:trPr>
        <w:tc>
          <w:tcPr>
            <w:tcW w:w="2582" w:type="dxa"/>
            <w:tcBorders>
              <w:top w:val="single" w:sz="4" w:space="0" w:color="auto"/>
              <w:left w:val="single" w:sz="4" w:space="0" w:color="auto"/>
              <w:bottom w:val="single" w:sz="4" w:space="0" w:color="auto"/>
              <w:right w:val="single" w:sz="4" w:space="0" w:color="auto"/>
            </w:tcBorders>
            <w:shd w:val="clear" w:color="auto" w:fill="FF0000"/>
          </w:tcPr>
          <w:p w14:paraId="004CE10F" w14:textId="77777777" w:rsidR="00EA7929" w:rsidRPr="00ED2B51" w:rsidRDefault="00EA7929"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 xml:space="preserve">Process Flow Summary – Step </w:t>
            </w:r>
            <w:r w:rsidRPr="00ED2B51">
              <w:rPr>
                <w:rFonts w:ascii="Verdana" w:hAnsi="Verdana"/>
                <w:color w:val="FFFFFF" w:themeColor="background1"/>
                <w:sz w:val="20"/>
              </w:rPr>
              <w:t>No.</w:t>
            </w:r>
          </w:p>
        </w:tc>
        <w:tc>
          <w:tcPr>
            <w:tcW w:w="3969" w:type="dxa"/>
            <w:tcBorders>
              <w:top w:val="single" w:sz="4" w:space="0" w:color="auto"/>
              <w:left w:val="single" w:sz="4" w:space="0" w:color="auto"/>
              <w:bottom w:val="single" w:sz="4" w:space="0" w:color="auto"/>
              <w:right w:val="single" w:sz="4" w:space="0" w:color="auto"/>
            </w:tcBorders>
            <w:shd w:val="clear" w:color="auto" w:fill="FF0000"/>
          </w:tcPr>
          <w:p w14:paraId="004CE110" w14:textId="77777777" w:rsidR="00EA7929" w:rsidRPr="00ED2B51" w:rsidRDefault="00EA7929" w:rsidP="00A45A60">
            <w:pPr>
              <w:pStyle w:val="TableHeading"/>
              <w:keepLines w:val="0"/>
              <w:widowControl w:val="0"/>
              <w:rPr>
                <w:rFonts w:ascii="Verdana" w:hAnsi="Verdana"/>
                <w:color w:val="FFFFFF" w:themeColor="background1"/>
                <w:sz w:val="20"/>
              </w:rPr>
            </w:pPr>
            <w:r w:rsidRPr="003E3703">
              <w:rPr>
                <w:rFonts w:ascii="Verdana" w:hAnsi="Verdana"/>
                <w:color w:val="FFFFFF" w:themeColor="background1"/>
                <w:sz w:val="20"/>
              </w:rPr>
              <w:t>Description of Process</w:t>
            </w:r>
          </w:p>
        </w:tc>
        <w:tc>
          <w:tcPr>
            <w:tcW w:w="5670" w:type="dxa"/>
            <w:tcBorders>
              <w:top w:val="single" w:sz="4" w:space="0" w:color="auto"/>
              <w:left w:val="single" w:sz="4" w:space="0" w:color="auto"/>
              <w:bottom w:val="single" w:sz="4" w:space="0" w:color="auto"/>
              <w:right w:val="single" w:sz="4" w:space="0" w:color="auto"/>
            </w:tcBorders>
            <w:shd w:val="clear" w:color="auto" w:fill="FF0000"/>
          </w:tcPr>
          <w:p w14:paraId="004CE111" w14:textId="77777777" w:rsidR="00EA7929" w:rsidRPr="00ED2B51" w:rsidRDefault="00EA7929"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Solution Summary</w:t>
            </w:r>
          </w:p>
        </w:tc>
      </w:tr>
      <w:tr w:rsidR="00EA7929" w:rsidRPr="00FE0519" w14:paraId="004CE116" w14:textId="77777777" w:rsidTr="00F30B58">
        <w:trPr>
          <w:trHeight w:hRule="exact" w:val="60"/>
          <w:tblHeader/>
        </w:trPr>
        <w:tc>
          <w:tcPr>
            <w:tcW w:w="2582" w:type="dxa"/>
            <w:tcBorders>
              <w:top w:val="single" w:sz="4" w:space="0" w:color="auto"/>
              <w:left w:val="nil"/>
              <w:bottom w:val="single" w:sz="6" w:space="0" w:color="auto"/>
              <w:right w:val="nil"/>
            </w:tcBorders>
            <w:shd w:val="pct50" w:color="auto" w:fill="auto"/>
          </w:tcPr>
          <w:p w14:paraId="004CE113" w14:textId="77777777" w:rsidR="00EA7929" w:rsidRPr="00FE0519" w:rsidRDefault="00EA7929" w:rsidP="00A45A60">
            <w:pPr>
              <w:pStyle w:val="TableText"/>
              <w:keepLines w:val="0"/>
              <w:widowControl w:val="0"/>
              <w:rPr>
                <w:rFonts w:ascii="Verdana" w:hAnsi="Verdana"/>
                <w:sz w:val="20"/>
              </w:rPr>
            </w:pPr>
          </w:p>
        </w:tc>
        <w:tc>
          <w:tcPr>
            <w:tcW w:w="3969" w:type="dxa"/>
            <w:tcBorders>
              <w:top w:val="single" w:sz="4" w:space="0" w:color="auto"/>
              <w:left w:val="nil"/>
              <w:bottom w:val="single" w:sz="6" w:space="0" w:color="auto"/>
              <w:right w:val="nil"/>
            </w:tcBorders>
            <w:shd w:val="pct50" w:color="auto" w:fill="auto"/>
          </w:tcPr>
          <w:p w14:paraId="004CE114" w14:textId="77777777" w:rsidR="00EA7929" w:rsidRPr="00FE0519" w:rsidRDefault="00EA7929" w:rsidP="00A45A60">
            <w:pPr>
              <w:pStyle w:val="TableText"/>
              <w:keepLines w:val="0"/>
              <w:widowControl w:val="0"/>
              <w:rPr>
                <w:rFonts w:ascii="Verdana" w:hAnsi="Verdana"/>
                <w:sz w:val="20"/>
              </w:rPr>
            </w:pPr>
          </w:p>
        </w:tc>
        <w:tc>
          <w:tcPr>
            <w:tcW w:w="5670" w:type="dxa"/>
            <w:tcBorders>
              <w:top w:val="single" w:sz="4" w:space="0" w:color="auto"/>
              <w:left w:val="nil"/>
              <w:bottom w:val="single" w:sz="6" w:space="0" w:color="auto"/>
              <w:right w:val="nil"/>
            </w:tcBorders>
            <w:shd w:val="pct50" w:color="auto" w:fill="auto"/>
          </w:tcPr>
          <w:p w14:paraId="004CE115" w14:textId="77777777" w:rsidR="00EA7929" w:rsidRPr="00FE0519" w:rsidRDefault="00EA7929" w:rsidP="00A45A60">
            <w:pPr>
              <w:pStyle w:val="TableText"/>
              <w:keepLines w:val="0"/>
              <w:widowControl w:val="0"/>
              <w:rPr>
                <w:rFonts w:ascii="Verdana" w:hAnsi="Verdana"/>
                <w:sz w:val="20"/>
              </w:rPr>
            </w:pPr>
          </w:p>
        </w:tc>
      </w:tr>
      <w:tr w:rsidR="00EA7929" w:rsidRPr="00FE0519" w14:paraId="004CE11E" w14:textId="77777777" w:rsidTr="00F30B58">
        <w:tc>
          <w:tcPr>
            <w:tcW w:w="2582" w:type="dxa"/>
            <w:tcBorders>
              <w:top w:val="nil"/>
            </w:tcBorders>
          </w:tcPr>
          <w:p w14:paraId="004CE117" w14:textId="77777777" w:rsidR="00EA7929" w:rsidRPr="00FE0519" w:rsidRDefault="00EA7929" w:rsidP="00A45A60">
            <w:pPr>
              <w:widowControl w:val="0"/>
              <w:jc w:val="left"/>
              <w:rPr>
                <w:b/>
              </w:rPr>
            </w:pPr>
            <w:r>
              <w:rPr>
                <w:b/>
              </w:rPr>
              <w:t>FIN-06.02 – step 1</w:t>
            </w:r>
          </w:p>
        </w:tc>
        <w:tc>
          <w:tcPr>
            <w:tcW w:w="3969" w:type="dxa"/>
            <w:tcBorders>
              <w:top w:val="nil"/>
            </w:tcBorders>
          </w:tcPr>
          <w:p w14:paraId="004CE118" w14:textId="77777777" w:rsidR="00EA7929" w:rsidRPr="004A6350" w:rsidRDefault="002B6E54" w:rsidP="00A45A60">
            <w:pPr>
              <w:widowControl w:val="0"/>
              <w:tabs>
                <w:tab w:val="num" w:pos="1080"/>
              </w:tabs>
              <w:spacing w:before="144" w:afterLines="60" w:after="144"/>
              <w:rPr>
                <w:rFonts w:cs="Arial"/>
              </w:rPr>
            </w:pPr>
            <w:r w:rsidRPr="002B6E54">
              <w:rPr>
                <w:rFonts w:cs="Arial"/>
              </w:rPr>
              <w:t>SD Billing Run</w:t>
            </w:r>
            <w:r w:rsidR="003D6AE9">
              <w:rPr>
                <w:rFonts w:cs="Arial"/>
              </w:rPr>
              <w:t xml:space="preserve"> - Execution of the Billing Run from Sales and Distribution (SD). A P</w:t>
            </w:r>
            <w:r w:rsidR="00C060CA">
              <w:rPr>
                <w:rFonts w:cs="Arial"/>
              </w:rPr>
              <w:t>rofit Centre Accounting (P</w:t>
            </w:r>
            <w:r w:rsidR="003D6AE9">
              <w:rPr>
                <w:rFonts w:cs="Arial"/>
              </w:rPr>
              <w:t>CA</w:t>
            </w:r>
            <w:r w:rsidR="00C060CA">
              <w:rPr>
                <w:rFonts w:cs="Arial"/>
              </w:rPr>
              <w:t>)</w:t>
            </w:r>
            <w:r w:rsidR="003D6AE9">
              <w:rPr>
                <w:rFonts w:cs="Arial"/>
              </w:rPr>
              <w:t xml:space="preserve"> document i</w:t>
            </w:r>
            <w:r w:rsidR="00C060CA">
              <w:rPr>
                <w:rFonts w:cs="Arial"/>
              </w:rPr>
              <w:t>s created at the time that the i</w:t>
            </w:r>
            <w:r w:rsidR="003D6AE9">
              <w:rPr>
                <w:rFonts w:cs="Arial"/>
              </w:rPr>
              <w:t xml:space="preserve">nvoice is released to accounting along with the FI document with a unique document number. The </w:t>
            </w:r>
            <w:r w:rsidR="00567817">
              <w:rPr>
                <w:rFonts w:cs="Arial"/>
              </w:rPr>
              <w:t>Profit Centre</w:t>
            </w:r>
            <w:r w:rsidR="003D6AE9">
              <w:rPr>
                <w:rFonts w:cs="Arial"/>
              </w:rPr>
              <w:t xml:space="preserve"> will also be assigned to the FI line item posting.</w:t>
            </w:r>
          </w:p>
        </w:tc>
        <w:tc>
          <w:tcPr>
            <w:tcW w:w="5670" w:type="dxa"/>
            <w:tcBorders>
              <w:top w:val="nil"/>
            </w:tcBorders>
          </w:tcPr>
          <w:p w14:paraId="004CE119" w14:textId="77777777" w:rsidR="004512CC" w:rsidRPr="00732264" w:rsidRDefault="004512CC" w:rsidP="00A45A60">
            <w:pPr>
              <w:widowControl w:val="0"/>
              <w:tabs>
                <w:tab w:val="num" w:pos="1080"/>
              </w:tabs>
              <w:rPr>
                <w:rFonts w:cs="Arial"/>
                <w:u w:val="single"/>
              </w:rPr>
            </w:pPr>
            <w:r w:rsidRPr="00732264">
              <w:rPr>
                <w:rFonts w:cs="Arial"/>
                <w:u w:val="single"/>
              </w:rPr>
              <w:t>Configuration:</w:t>
            </w:r>
          </w:p>
          <w:p w14:paraId="004CE11A" w14:textId="77777777" w:rsidR="004512CC" w:rsidRDefault="00A313E4" w:rsidP="00A45A60">
            <w:pPr>
              <w:widowControl w:val="0"/>
              <w:tabs>
                <w:tab w:val="num" w:pos="1080"/>
              </w:tabs>
              <w:rPr>
                <w:rFonts w:cs="Arial"/>
              </w:rPr>
            </w:pPr>
            <w:r>
              <w:rPr>
                <w:rFonts w:cs="Arial"/>
              </w:rPr>
              <w:t>Refer</w:t>
            </w:r>
            <w:r w:rsidR="0070007A">
              <w:rPr>
                <w:rFonts w:cs="Arial"/>
              </w:rPr>
              <w:t xml:space="preserve"> </w:t>
            </w:r>
            <w:r>
              <w:rPr>
                <w:rFonts w:cs="Arial"/>
              </w:rPr>
              <w:t>to</w:t>
            </w:r>
            <w:r w:rsidR="0070007A">
              <w:rPr>
                <w:rFonts w:cs="Arial"/>
              </w:rPr>
              <w:t xml:space="preserve"> the O2C Blueprint document - </w:t>
            </w:r>
            <w:r w:rsidR="0003656B">
              <w:rPr>
                <w:rFonts w:cs="Arial"/>
              </w:rPr>
              <w:t xml:space="preserve"> </w:t>
            </w:r>
            <w:r w:rsidR="0003656B" w:rsidRPr="0003656B">
              <w:rPr>
                <w:rFonts w:cs="Arial"/>
              </w:rPr>
              <w:t>PM_D_D17_Blueprint</w:t>
            </w:r>
            <w:r w:rsidR="0003656B">
              <w:rPr>
                <w:rFonts w:cs="Arial"/>
              </w:rPr>
              <w:t>_Baseline_O2C_v3.0_20150723</w:t>
            </w:r>
            <w:r w:rsidR="00854941">
              <w:rPr>
                <w:rFonts w:cs="Arial"/>
              </w:rPr>
              <w:t>.</w:t>
            </w:r>
          </w:p>
          <w:p w14:paraId="004CE11B" w14:textId="77777777" w:rsidR="004512CC" w:rsidRDefault="004512CC" w:rsidP="00A45A60">
            <w:pPr>
              <w:widowControl w:val="0"/>
              <w:tabs>
                <w:tab w:val="num" w:pos="1080"/>
              </w:tabs>
              <w:rPr>
                <w:rFonts w:cs="Arial"/>
              </w:rPr>
            </w:pPr>
          </w:p>
          <w:p w14:paraId="004CE11C"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11D" w14:textId="77777777" w:rsidR="00EA7929" w:rsidRPr="0065436E" w:rsidRDefault="007F54AD" w:rsidP="0065436E">
            <w:pPr>
              <w:pStyle w:val="TableText"/>
              <w:keepLines w:val="0"/>
              <w:widowControl w:val="0"/>
              <w:outlineLvl w:val="3"/>
              <w:rPr>
                <w:rFonts w:ascii="Verdana" w:hAnsi="Verdana"/>
                <w:sz w:val="20"/>
              </w:rPr>
            </w:pPr>
            <w:r w:rsidRPr="009A6101">
              <w:rPr>
                <w:rFonts w:ascii="Verdana" w:hAnsi="Verdana"/>
                <w:sz w:val="20"/>
              </w:rPr>
              <w:t>EN004</w:t>
            </w:r>
          </w:p>
        </w:tc>
      </w:tr>
      <w:tr w:rsidR="00EA7929" w:rsidRPr="00FE0519" w14:paraId="004CE127" w14:textId="77777777" w:rsidTr="00F30B58">
        <w:tc>
          <w:tcPr>
            <w:tcW w:w="2582" w:type="dxa"/>
            <w:tcBorders>
              <w:top w:val="nil"/>
            </w:tcBorders>
          </w:tcPr>
          <w:p w14:paraId="004CE11F" w14:textId="77777777" w:rsidR="00EA7929" w:rsidRDefault="00EA7929" w:rsidP="00A45A60">
            <w:pPr>
              <w:widowControl w:val="0"/>
              <w:jc w:val="left"/>
              <w:rPr>
                <w:b/>
              </w:rPr>
            </w:pPr>
            <w:r>
              <w:rPr>
                <w:b/>
              </w:rPr>
              <w:t>FIN-06.02 – step 2</w:t>
            </w:r>
          </w:p>
        </w:tc>
        <w:tc>
          <w:tcPr>
            <w:tcW w:w="3969" w:type="dxa"/>
            <w:tcBorders>
              <w:top w:val="nil"/>
            </w:tcBorders>
          </w:tcPr>
          <w:p w14:paraId="004CE120" w14:textId="77777777" w:rsidR="00EA7929" w:rsidRPr="004A6350" w:rsidRDefault="002B6E54" w:rsidP="00A45A60">
            <w:pPr>
              <w:widowControl w:val="0"/>
              <w:tabs>
                <w:tab w:val="num" w:pos="1080"/>
              </w:tabs>
              <w:spacing w:before="60" w:afterLines="60" w:after="144"/>
              <w:rPr>
                <w:rFonts w:cs="Arial"/>
              </w:rPr>
            </w:pPr>
            <w:r w:rsidRPr="002B6E54">
              <w:rPr>
                <w:rFonts w:cs="Arial"/>
              </w:rPr>
              <w:t>General Ledger Journals</w:t>
            </w:r>
            <w:r w:rsidR="003D6AE9">
              <w:rPr>
                <w:rFonts w:cs="Arial"/>
              </w:rPr>
              <w:t xml:space="preserve"> - Journal postings from FI can be assigned a </w:t>
            </w:r>
            <w:r w:rsidR="00567817">
              <w:rPr>
                <w:rFonts w:cs="Arial"/>
              </w:rPr>
              <w:t>Profit Centre</w:t>
            </w:r>
            <w:r w:rsidR="003D6AE9">
              <w:rPr>
                <w:rFonts w:cs="Arial"/>
              </w:rPr>
              <w:t xml:space="preserve"> which leads to it’s representation in PCA. </w:t>
            </w:r>
          </w:p>
        </w:tc>
        <w:tc>
          <w:tcPr>
            <w:tcW w:w="5670" w:type="dxa"/>
            <w:tcBorders>
              <w:top w:val="nil"/>
            </w:tcBorders>
          </w:tcPr>
          <w:p w14:paraId="004CE121" w14:textId="77777777" w:rsidR="00482BAA" w:rsidRPr="00732264" w:rsidRDefault="00482BAA" w:rsidP="00A45A60">
            <w:pPr>
              <w:widowControl w:val="0"/>
              <w:tabs>
                <w:tab w:val="num" w:pos="1080"/>
              </w:tabs>
              <w:rPr>
                <w:rFonts w:cs="Arial"/>
                <w:u w:val="single"/>
              </w:rPr>
            </w:pPr>
            <w:r w:rsidRPr="00732264">
              <w:rPr>
                <w:rFonts w:cs="Arial"/>
                <w:u w:val="single"/>
              </w:rPr>
              <w:t>Configuration:</w:t>
            </w:r>
          </w:p>
          <w:p w14:paraId="004CE122" w14:textId="77777777" w:rsidR="00482BAA" w:rsidRDefault="00A313E4" w:rsidP="00A45A60">
            <w:pPr>
              <w:widowControl w:val="0"/>
              <w:tabs>
                <w:tab w:val="num" w:pos="1080"/>
              </w:tabs>
              <w:rPr>
                <w:rFonts w:cs="Arial"/>
              </w:rPr>
            </w:pPr>
            <w:r>
              <w:rPr>
                <w:rFonts w:cs="Arial"/>
              </w:rPr>
              <w:t>Refer to the</w:t>
            </w:r>
            <w:r w:rsidR="00482BAA">
              <w:rPr>
                <w:rFonts w:cs="Arial"/>
              </w:rPr>
              <w:t xml:space="preserve"> Finance Blueprint document</w:t>
            </w:r>
            <w:r w:rsidR="0070007A">
              <w:rPr>
                <w:rFonts w:cs="Arial"/>
              </w:rPr>
              <w:t xml:space="preserve"> - </w:t>
            </w:r>
            <w:r w:rsidR="0070007A" w:rsidRPr="0070007A">
              <w:rPr>
                <w:rFonts w:cs="Arial"/>
              </w:rPr>
              <w:t>PM_D_D17_Blueprint_Baseline_Finance_v3.0_20150721</w:t>
            </w:r>
            <w:r w:rsidR="00482BAA">
              <w:rPr>
                <w:rFonts w:cs="Arial"/>
              </w:rPr>
              <w:t>.</w:t>
            </w:r>
          </w:p>
          <w:p w14:paraId="004CE123" w14:textId="77777777" w:rsidR="00482BAA" w:rsidRDefault="00482BAA" w:rsidP="00A45A60">
            <w:pPr>
              <w:widowControl w:val="0"/>
              <w:tabs>
                <w:tab w:val="num" w:pos="1080"/>
              </w:tabs>
              <w:rPr>
                <w:rFonts w:cs="Arial"/>
              </w:rPr>
            </w:pPr>
          </w:p>
          <w:p w14:paraId="004CE124"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125"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126" w14:textId="77777777" w:rsidR="00EA7929" w:rsidRPr="0028777B" w:rsidRDefault="00EA7929" w:rsidP="00A45A60">
            <w:pPr>
              <w:widowControl w:val="0"/>
              <w:tabs>
                <w:tab w:val="num" w:pos="1080"/>
              </w:tabs>
              <w:spacing w:before="60" w:afterLines="60" w:after="144"/>
              <w:rPr>
                <w:snapToGrid w:val="0"/>
              </w:rPr>
            </w:pPr>
          </w:p>
        </w:tc>
      </w:tr>
      <w:tr w:rsidR="00EA7929" w:rsidRPr="00FE0519" w14:paraId="004CE130" w14:textId="77777777" w:rsidTr="00F30B58">
        <w:tc>
          <w:tcPr>
            <w:tcW w:w="2582" w:type="dxa"/>
          </w:tcPr>
          <w:p w14:paraId="004CE128" w14:textId="77777777" w:rsidR="00EA7929" w:rsidRPr="00FE0519" w:rsidRDefault="00EA7929" w:rsidP="00A45A60">
            <w:pPr>
              <w:widowControl w:val="0"/>
              <w:jc w:val="left"/>
              <w:rPr>
                <w:b/>
              </w:rPr>
            </w:pPr>
            <w:del w:id="103" w:author="Chris Varma" w:date="2015-08-24T13:48:00Z">
              <w:r w:rsidDel="00D845C2">
                <w:rPr>
                  <w:b/>
                </w:rPr>
                <w:delText>FIN-06.02 – step 3</w:delText>
              </w:r>
            </w:del>
          </w:p>
        </w:tc>
        <w:tc>
          <w:tcPr>
            <w:tcW w:w="3969" w:type="dxa"/>
          </w:tcPr>
          <w:p w14:paraId="004CE129" w14:textId="77777777" w:rsidR="00EA7929" w:rsidRPr="004A6350" w:rsidRDefault="00567817" w:rsidP="00A45A60">
            <w:pPr>
              <w:widowControl w:val="0"/>
              <w:tabs>
                <w:tab w:val="num" w:pos="1080"/>
              </w:tabs>
              <w:spacing w:before="60" w:afterLines="60" w:after="144"/>
              <w:rPr>
                <w:rFonts w:cs="Arial"/>
              </w:rPr>
            </w:pPr>
            <w:del w:id="104" w:author="Chris Varma" w:date="2015-08-24T13:48:00Z">
              <w:r w:rsidDel="00D845C2">
                <w:rPr>
                  <w:rFonts w:cs="Arial"/>
                </w:rPr>
                <w:delText>Profit Centre</w:delText>
              </w:r>
              <w:r w:rsidR="002B6E54" w:rsidRPr="002B6E54" w:rsidDel="00D845C2">
                <w:rPr>
                  <w:rFonts w:cs="Arial"/>
                </w:rPr>
                <w:delText xml:space="preserve"> Journals</w:delText>
              </w:r>
              <w:r w:rsidR="003D6AE9" w:rsidDel="00D845C2">
                <w:rPr>
                  <w:rFonts w:cs="Arial"/>
                </w:rPr>
                <w:delText xml:space="preserve"> - </w:delText>
              </w:r>
              <w:r w:rsidDel="00D845C2">
                <w:rPr>
                  <w:rFonts w:cs="Arial"/>
                </w:rPr>
                <w:delText>Profit Centre</w:delText>
              </w:r>
              <w:r w:rsidR="003D6AE9" w:rsidDel="00D845C2">
                <w:rPr>
                  <w:rFonts w:cs="Arial"/>
                </w:rPr>
                <w:delText xml:space="preserve"> only journals are adjustments that can be processed within PCA itself with no impact in other areas of finance i.e. there is no affect in FI.</w:delText>
              </w:r>
              <w:r w:rsidR="003B4C96" w:rsidDel="00D845C2">
                <w:rPr>
                  <w:rFonts w:cs="Arial"/>
                </w:rPr>
                <w:delText xml:space="preserve"> </w:delText>
              </w:r>
              <w:r w:rsidR="003B4C96" w:rsidRPr="003B4C96" w:rsidDel="00D845C2">
                <w:rPr>
                  <w:rFonts w:cs="Arial"/>
                </w:rPr>
                <w:delText xml:space="preserve">To correct Profit Centre assignments, adjustments between profit centres </w:delText>
              </w:r>
              <w:r w:rsidR="003B4C96" w:rsidDel="00D845C2">
                <w:rPr>
                  <w:rFonts w:cs="Arial"/>
                </w:rPr>
                <w:delText xml:space="preserve">within the Controlling Area only </w:delText>
              </w:r>
              <w:r w:rsidR="003B4C96" w:rsidRPr="003B4C96" w:rsidDel="00D845C2">
                <w:rPr>
                  <w:rFonts w:cs="Arial"/>
                </w:rPr>
                <w:delText>would be carried out using Profit Centre only journals. It is most likely that any reasssignments of profit centres will be carried out using FI journals. The authorisation to do Profit Centre only journals will be confirmed during Realisation</w:delText>
              </w:r>
            </w:del>
          </w:p>
        </w:tc>
        <w:tc>
          <w:tcPr>
            <w:tcW w:w="5670" w:type="dxa"/>
          </w:tcPr>
          <w:p w14:paraId="004CE12A" w14:textId="77777777" w:rsidR="002B4BCE" w:rsidRPr="00732264" w:rsidDel="00D845C2" w:rsidRDefault="002B4BCE" w:rsidP="00A45A60">
            <w:pPr>
              <w:widowControl w:val="0"/>
              <w:tabs>
                <w:tab w:val="num" w:pos="1080"/>
              </w:tabs>
              <w:rPr>
                <w:del w:id="105" w:author="Chris Varma" w:date="2015-08-24T13:48:00Z"/>
                <w:rFonts w:cs="Arial"/>
                <w:u w:val="single"/>
              </w:rPr>
            </w:pPr>
            <w:del w:id="106" w:author="Chris Varma" w:date="2015-08-24T13:48:00Z">
              <w:r w:rsidRPr="00732264" w:rsidDel="00D845C2">
                <w:rPr>
                  <w:rFonts w:cs="Arial"/>
                  <w:u w:val="single"/>
                </w:rPr>
                <w:delText>Configuration:</w:delText>
              </w:r>
            </w:del>
          </w:p>
          <w:p w14:paraId="004CE12B" w14:textId="77777777" w:rsidR="002B4BCE" w:rsidDel="00D845C2" w:rsidRDefault="00DF5556" w:rsidP="00A45A60">
            <w:pPr>
              <w:widowControl w:val="0"/>
              <w:tabs>
                <w:tab w:val="num" w:pos="1080"/>
              </w:tabs>
              <w:rPr>
                <w:del w:id="107" w:author="Chris Varma" w:date="2015-08-24T13:48:00Z"/>
                <w:rFonts w:cs="Arial"/>
              </w:rPr>
            </w:pPr>
            <w:del w:id="108" w:author="Chris Varma" w:date="2015-08-24T13:48:00Z">
              <w:r w:rsidDel="00D845C2">
                <w:rPr>
                  <w:rFonts w:cs="Arial"/>
                </w:rPr>
                <w:delText>Refer to</w:delText>
              </w:r>
              <w:r w:rsidR="002B4BCE" w:rsidDel="00D845C2">
                <w:rPr>
                  <w:rFonts w:cs="Arial"/>
                </w:rPr>
                <w:delText xml:space="preserve"> </w:delText>
              </w:r>
              <w:r w:rsidR="00D234D3" w:rsidDel="00D845C2">
                <w:rPr>
                  <w:rFonts w:cs="Arial"/>
                </w:rPr>
                <w:delText xml:space="preserve">section 7.1 of this </w:delText>
              </w:r>
              <w:r w:rsidR="002B4BCE" w:rsidDel="00D845C2">
                <w:rPr>
                  <w:rFonts w:cs="Arial"/>
                </w:rPr>
                <w:delText>Blueprint document.</w:delText>
              </w:r>
            </w:del>
          </w:p>
          <w:p w14:paraId="004CE12C" w14:textId="77777777" w:rsidR="002B4BCE" w:rsidDel="00D845C2" w:rsidRDefault="002B4BCE" w:rsidP="00A45A60">
            <w:pPr>
              <w:widowControl w:val="0"/>
              <w:tabs>
                <w:tab w:val="num" w:pos="1080"/>
              </w:tabs>
              <w:rPr>
                <w:del w:id="109" w:author="Chris Varma" w:date="2015-08-24T13:48:00Z"/>
                <w:rFonts w:cs="Arial"/>
              </w:rPr>
            </w:pPr>
          </w:p>
          <w:p w14:paraId="004CE12D" w14:textId="77777777" w:rsidR="0065436E" w:rsidRPr="00A45A60" w:rsidDel="00D845C2" w:rsidRDefault="0065436E" w:rsidP="0065436E">
            <w:pPr>
              <w:pStyle w:val="TableText"/>
              <w:keepLines w:val="0"/>
              <w:widowControl w:val="0"/>
              <w:outlineLvl w:val="3"/>
              <w:rPr>
                <w:del w:id="110" w:author="Chris Varma" w:date="2015-08-24T13:48:00Z"/>
                <w:rFonts w:ascii="Verdana" w:hAnsi="Verdana"/>
                <w:sz w:val="20"/>
                <w:u w:val="single"/>
              </w:rPr>
            </w:pPr>
            <w:del w:id="111" w:author="Chris Varma" w:date="2015-08-24T13:48:00Z">
              <w:r w:rsidRPr="00A45A60" w:rsidDel="00D845C2">
                <w:rPr>
                  <w:rFonts w:ascii="Verdana" w:hAnsi="Verdana"/>
                  <w:sz w:val="20"/>
                  <w:u w:val="single"/>
                </w:rPr>
                <w:delText>WRICEF:</w:delText>
              </w:r>
            </w:del>
          </w:p>
          <w:p w14:paraId="004CE12E" w14:textId="77777777" w:rsidR="0065436E" w:rsidRPr="003313FD" w:rsidDel="00D845C2" w:rsidRDefault="0065436E" w:rsidP="0065436E">
            <w:pPr>
              <w:pStyle w:val="TableText"/>
              <w:keepLines w:val="0"/>
              <w:widowControl w:val="0"/>
              <w:outlineLvl w:val="3"/>
              <w:rPr>
                <w:del w:id="112" w:author="Chris Varma" w:date="2015-08-24T13:48:00Z"/>
                <w:rFonts w:ascii="Verdana" w:hAnsi="Verdana"/>
                <w:sz w:val="20"/>
              </w:rPr>
            </w:pPr>
            <w:del w:id="113" w:author="Chris Varma" w:date="2015-08-24T13:48:00Z">
              <w:r w:rsidDel="00D845C2">
                <w:rPr>
                  <w:rFonts w:ascii="Verdana" w:hAnsi="Verdana"/>
                  <w:sz w:val="20"/>
                </w:rPr>
                <w:delText>N/A</w:delText>
              </w:r>
            </w:del>
          </w:p>
          <w:p w14:paraId="004CE12F" w14:textId="77777777" w:rsidR="00EA7929" w:rsidRPr="00FE0519" w:rsidRDefault="00EA7929" w:rsidP="00A45A60">
            <w:pPr>
              <w:pStyle w:val="TableText"/>
              <w:keepLines w:val="0"/>
              <w:widowControl w:val="0"/>
              <w:outlineLvl w:val="3"/>
              <w:rPr>
                <w:rFonts w:ascii="Verdana" w:hAnsi="Verdana"/>
                <w:sz w:val="20"/>
              </w:rPr>
            </w:pPr>
          </w:p>
        </w:tc>
      </w:tr>
      <w:tr w:rsidR="00EA7929" w:rsidRPr="00FE0519" w14:paraId="004CE13A" w14:textId="77777777" w:rsidTr="00F30B58">
        <w:tc>
          <w:tcPr>
            <w:tcW w:w="2582" w:type="dxa"/>
          </w:tcPr>
          <w:p w14:paraId="004CE131" w14:textId="77777777" w:rsidR="00EA7929" w:rsidRPr="00FE0519" w:rsidRDefault="00EA7929" w:rsidP="00A45A60">
            <w:pPr>
              <w:widowControl w:val="0"/>
              <w:jc w:val="left"/>
              <w:rPr>
                <w:b/>
              </w:rPr>
            </w:pPr>
            <w:r>
              <w:rPr>
                <w:b/>
              </w:rPr>
              <w:t xml:space="preserve">FIN-06.02 – step </w:t>
            </w:r>
            <w:ins w:id="114" w:author="Chris Varma" w:date="2015-08-24T13:48:00Z">
              <w:r w:rsidR="00D845C2">
                <w:rPr>
                  <w:b/>
                </w:rPr>
                <w:t>3</w:t>
              </w:r>
            </w:ins>
            <w:del w:id="115" w:author="Chris Varma" w:date="2015-08-24T13:48:00Z">
              <w:r w:rsidDel="00D845C2">
                <w:rPr>
                  <w:b/>
                </w:rPr>
                <w:delText>4</w:delText>
              </w:r>
            </w:del>
          </w:p>
        </w:tc>
        <w:tc>
          <w:tcPr>
            <w:tcW w:w="3969" w:type="dxa"/>
          </w:tcPr>
          <w:p w14:paraId="004CE132" w14:textId="77777777" w:rsidR="00EA7929" w:rsidRPr="004A6350" w:rsidRDefault="00567817" w:rsidP="00A45A60">
            <w:pPr>
              <w:widowControl w:val="0"/>
              <w:spacing w:before="144" w:afterLines="60" w:after="144"/>
              <w:rPr>
                <w:rFonts w:cs="Arial"/>
              </w:rPr>
            </w:pPr>
            <w:r>
              <w:rPr>
                <w:rFonts w:cs="Arial"/>
              </w:rPr>
              <w:t>Cost Centre</w:t>
            </w:r>
            <w:r w:rsidR="004A6350" w:rsidRPr="004A6350">
              <w:rPr>
                <w:rFonts w:cs="Arial"/>
              </w:rPr>
              <w:t xml:space="preserve"> Postings</w:t>
            </w:r>
            <w:r w:rsidR="00C060CA">
              <w:rPr>
                <w:rFonts w:cs="Arial"/>
              </w:rPr>
              <w:t xml:space="preserve"> - o</w:t>
            </w:r>
            <w:r w:rsidR="004A6350">
              <w:rPr>
                <w:rFonts w:cs="Arial"/>
              </w:rPr>
              <w:t xml:space="preserve">verhead costs will be available in PCA by virtue of the master data relationship between the </w:t>
            </w:r>
            <w:r>
              <w:rPr>
                <w:rFonts w:cs="Arial"/>
              </w:rPr>
              <w:t>Cost Centre</w:t>
            </w:r>
            <w:r w:rsidR="004A6350">
              <w:rPr>
                <w:rFonts w:cs="Arial"/>
              </w:rPr>
              <w:t xml:space="preserve"> and the </w:t>
            </w:r>
            <w:r>
              <w:rPr>
                <w:rFonts w:cs="Arial"/>
              </w:rPr>
              <w:t>Profit Centre</w:t>
            </w:r>
            <w:r w:rsidR="004A6350">
              <w:rPr>
                <w:rFonts w:cs="Arial"/>
              </w:rPr>
              <w:t xml:space="preserve">. Note that the </w:t>
            </w:r>
            <w:r>
              <w:rPr>
                <w:rFonts w:cs="Arial"/>
              </w:rPr>
              <w:t>Cost Centre</w:t>
            </w:r>
            <w:r w:rsidR="004A6350">
              <w:rPr>
                <w:rFonts w:cs="Arial"/>
              </w:rPr>
              <w:t xml:space="preserve"> is assigned to the </w:t>
            </w:r>
            <w:r>
              <w:rPr>
                <w:rFonts w:cs="Arial"/>
              </w:rPr>
              <w:t>Profit Centre</w:t>
            </w:r>
            <w:r w:rsidR="004A6350">
              <w:rPr>
                <w:rFonts w:cs="Arial"/>
              </w:rPr>
              <w:t xml:space="preserve"> master record.</w:t>
            </w:r>
          </w:p>
        </w:tc>
        <w:tc>
          <w:tcPr>
            <w:tcW w:w="5670" w:type="dxa"/>
          </w:tcPr>
          <w:p w14:paraId="004CE133" w14:textId="77777777" w:rsidR="00D234D3" w:rsidRDefault="00D234D3" w:rsidP="00A45A60">
            <w:pPr>
              <w:widowControl w:val="0"/>
              <w:tabs>
                <w:tab w:val="num" w:pos="1080"/>
              </w:tabs>
              <w:rPr>
                <w:rFonts w:cs="Arial"/>
              </w:rPr>
            </w:pPr>
            <w:r w:rsidRPr="00D234D3">
              <w:rPr>
                <w:rFonts w:cs="Arial"/>
                <w:u w:val="single"/>
              </w:rPr>
              <w:t>Configuration</w:t>
            </w:r>
            <w:r w:rsidR="00DF5556">
              <w:rPr>
                <w:rFonts w:cs="Arial"/>
              </w:rPr>
              <w:t>:</w:t>
            </w:r>
          </w:p>
          <w:p w14:paraId="004CE134" w14:textId="77777777" w:rsidR="00DF5556" w:rsidRDefault="00DF5556" w:rsidP="00A45A60">
            <w:pPr>
              <w:widowControl w:val="0"/>
              <w:tabs>
                <w:tab w:val="num" w:pos="1080"/>
              </w:tabs>
              <w:rPr>
                <w:rFonts w:cs="Arial"/>
              </w:rPr>
            </w:pPr>
            <w:r>
              <w:rPr>
                <w:rFonts w:cs="Arial"/>
              </w:rPr>
              <w:t>Refer to section 7.2 of this Blueprint document.</w:t>
            </w:r>
          </w:p>
          <w:p w14:paraId="004CE135" w14:textId="77777777" w:rsidR="00DF5556" w:rsidRPr="00D234D3" w:rsidRDefault="00DF5556" w:rsidP="00A45A60">
            <w:pPr>
              <w:widowControl w:val="0"/>
              <w:tabs>
                <w:tab w:val="num" w:pos="1080"/>
              </w:tabs>
              <w:rPr>
                <w:rFonts w:cs="Arial"/>
              </w:rPr>
            </w:pPr>
          </w:p>
          <w:p w14:paraId="004CE136" w14:textId="77777777" w:rsidR="00D234D3" w:rsidRDefault="00D234D3" w:rsidP="00A45A60">
            <w:pPr>
              <w:widowControl w:val="0"/>
              <w:tabs>
                <w:tab w:val="num" w:pos="1080"/>
              </w:tabs>
              <w:rPr>
                <w:rFonts w:cs="Arial"/>
              </w:rPr>
            </w:pPr>
          </w:p>
          <w:p w14:paraId="004CE137"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138"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139" w14:textId="77777777" w:rsidR="00EA7929" w:rsidRPr="00A00A8D" w:rsidRDefault="00EA7929" w:rsidP="00A45A60">
            <w:pPr>
              <w:pStyle w:val="TableText"/>
              <w:keepLines w:val="0"/>
              <w:widowControl w:val="0"/>
              <w:outlineLvl w:val="3"/>
              <w:rPr>
                <w:rFonts w:ascii="Verdana" w:hAnsi="Verdana"/>
                <w:sz w:val="20"/>
              </w:rPr>
            </w:pPr>
          </w:p>
        </w:tc>
      </w:tr>
      <w:tr w:rsidR="00EA7929" w:rsidRPr="00FE0519" w14:paraId="004CE143" w14:textId="77777777" w:rsidTr="00F30B58">
        <w:tc>
          <w:tcPr>
            <w:tcW w:w="2582" w:type="dxa"/>
          </w:tcPr>
          <w:p w14:paraId="004CE13B" w14:textId="77777777" w:rsidR="00EA7929" w:rsidRPr="00FE0519" w:rsidRDefault="00EA7929" w:rsidP="00A45A60">
            <w:pPr>
              <w:widowControl w:val="0"/>
              <w:jc w:val="left"/>
              <w:rPr>
                <w:b/>
              </w:rPr>
            </w:pPr>
            <w:r>
              <w:rPr>
                <w:b/>
              </w:rPr>
              <w:t xml:space="preserve">FIN-06.02 – step </w:t>
            </w:r>
            <w:ins w:id="116" w:author="Chris Varma" w:date="2015-08-24T13:48:00Z">
              <w:r w:rsidR="00D845C2">
                <w:rPr>
                  <w:b/>
                </w:rPr>
                <w:t>4</w:t>
              </w:r>
            </w:ins>
            <w:del w:id="117" w:author="Chris Varma" w:date="2015-08-24T13:48:00Z">
              <w:r w:rsidDel="00D845C2">
                <w:rPr>
                  <w:b/>
                </w:rPr>
                <w:delText>5</w:delText>
              </w:r>
            </w:del>
          </w:p>
        </w:tc>
        <w:tc>
          <w:tcPr>
            <w:tcW w:w="3969" w:type="dxa"/>
          </w:tcPr>
          <w:p w14:paraId="004CE13C" w14:textId="77777777" w:rsidR="00EA7929" w:rsidRPr="004A6350" w:rsidRDefault="00C060CA" w:rsidP="00A45A60">
            <w:pPr>
              <w:widowControl w:val="0"/>
              <w:spacing w:before="144" w:afterLines="60" w:after="144"/>
              <w:rPr>
                <w:rFonts w:cs="Arial"/>
              </w:rPr>
            </w:pPr>
            <w:r>
              <w:rPr>
                <w:rFonts w:cs="Arial"/>
              </w:rPr>
              <w:t>Accounts Receivable t</w:t>
            </w:r>
            <w:r w:rsidR="004A6350" w:rsidRPr="004A6350">
              <w:rPr>
                <w:rFonts w:cs="Arial"/>
              </w:rPr>
              <w:t>ransactions</w:t>
            </w:r>
            <w:r w:rsidR="004A6350">
              <w:rPr>
                <w:rFonts w:cs="Arial"/>
              </w:rPr>
              <w:t xml:space="preserve"> - If any invoices are created as AR </w:t>
            </w:r>
            <w:r>
              <w:rPr>
                <w:rFonts w:cs="Arial"/>
              </w:rPr>
              <w:t xml:space="preserve">documents </w:t>
            </w:r>
            <w:r w:rsidR="004A6350">
              <w:rPr>
                <w:rFonts w:cs="Arial"/>
              </w:rPr>
              <w:t>only (i.e. no</w:t>
            </w:r>
            <w:r>
              <w:rPr>
                <w:rFonts w:cs="Arial"/>
              </w:rPr>
              <w:t>t related to</w:t>
            </w:r>
            <w:r w:rsidR="004A6350">
              <w:rPr>
                <w:rFonts w:cs="Arial"/>
              </w:rPr>
              <w:t xml:space="preserve"> </w:t>
            </w:r>
            <w:r w:rsidR="004A6350">
              <w:rPr>
                <w:rFonts w:cs="Arial"/>
              </w:rPr>
              <w:lastRenderedPageBreak/>
              <w:t>sale</w:t>
            </w:r>
            <w:r w:rsidR="009435CB">
              <w:rPr>
                <w:rFonts w:cs="Arial"/>
              </w:rPr>
              <w:t>s orders</w:t>
            </w:r>
            <w:r>
              <w:rPr>
                <w:rFonts w:cs="Arial"/>
              </w:rPr>
              <w:t xml:space="preserve"> or deliveries</w:t>
            </w:r>
            <w:r w:rsidR="009435CB">
              <w:rPr>
                <w:rFonts w:cs="Arial"/>
              </w:rPr>
              <w:t>), then the end user will</w:t>
            </w:r>
            <w:r w:rsidR="004A6350">
              <w:rPr>
                <w:rFonts w:cs="Arial"/>
              </w:rPr>
              <w:t xml:space="preserve"> assign a </w:t>
            </w:r>
            <w:r w:rsidR="00567817">
              <w:rPr>
                <w:rFonts w:cs="Arial"/>
              </w:rPr>
              <w:t>Profit Centre</w:t>
            </w:r>
            <w:r w:rsidR="004A6350">
              <w:rPr>
                <w:rFonts w:cs="Arial"/>
              </w:rPr>
              <w:t xml:space="preserve"> as is done with GL journals to make a posting into PCA</w:t>
            </w:r>
          </w:p>
        </w:tc>
        <w:tc>
          <w:tcPr>
            <w:tcW w:w="5670" w:type="dxa"/>
          </w:tcPr>
          <w:p w14:paraId="004CE13D" w14:textId="77777777" w:rsidR="00DF5556" w:rsidRPr="00732264" w:rsidRDefault="00DF5556" w:rsidP="00A45A60">
            <w:pPr>
              <w:widowControl w:val="0"/>
              <w:tabs>
                <w:tab w:val="num" w:pos="1080"/>
              </w:tabs>
              <w:rPr>
                <w:rFonts w:cs="Arial"/>
                <w:u w:val="single"/>
              </w:rPr>
            </w:pPr>
            <w:r w:rsidRPr="00732264">
              <w:rPr>
                <w:rFonts w:cs="Arial"/>
                <w:u w:val="single"/>
              </w:rPr>
              <w:lastRenderedPageBreak/>
              <w:t>Configuration:</w:t>
            </w:r>
          </w:p>
          <w:p w14:paraId="004CE13E" w14:textId="77777777" w:rsidR="00DF5556" w:rsidRDefault="00894511" w:rsidP="00A45A60">
            <w:pPr>
              <w:widowControl w:val="0"/>
              <w:tabs>
                <w:tab w:val="num" w:pos="1080"/>
              </w:tabs>
              <w:rPr>
                <w:rFonts w:cs="Arial"/>
              </w:rPr>
            </w:pPr>
            <w:r>
              <w:rPr>
                <w:rFonts w:cs="Arial"/>
              </w:rPr>
              <w:t>Refer to the</w:t>
            </w:r>
            <w:r w:rsidR="00DF5556">
              <w:rPr>
                <w:rFonts w:cs="Arial"/>
              </w:rPr>
              <w:t xml:space="preserve"> Accounts Receivable Blueprint document</w:t>
            </w:r>
            <w:r w:rsidR="0070007A">
              <w:rPr>
                <w:rFonts w:cs="Arial"/>
              </w:rPr>
              <w:t xml:space="preserve"> - </w:t>
            </w:r>
            <w:r w:rsidR="0070007A" w:rsidRPr="0070007A">
              <w:rPr>
                <w:rFonts w:cs="Arial"/>
              </w:rPr>
              <w:t>PM_D_D17_Blueprint_Baseline_AR_v3.0_20150721</w:t>
            </w:r>
            <w:r w:rsidR="00DF5556">
              <w:rPr>
                <w:rFonts w:cs="Arial"/>
              </w:rPr>
              <w:t>.</w:t>
            </w:r>
          </w:p>
          <w:p w14:paraId="004CE13F" w14:textId="77777777" w:rsidR="00DF5556" w:rsidRDefault="00DF5556" w:rsidP="00A45A60">
            <w:pPr>
              <w:widowControl w:val="0"/>
              <w:tabs>
                <w:tab w:val="num" w:pos="1080"/>
              </w:tabs>
              <w:rPr>
                <w:rFonts w:cs="Arial"/>
              </w:rPr>
            </w:pPr>
          </w:p>
          <w:p w14:paraId="004CE140"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141"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142" w14:textId="77777777" w:rsidR="00EA7929" w:rsidRPr="00A00A8D" w:rsidRDefault="00EA7929" w:rsidP="00A45A60">
            <w:pPr>
              <w:pStyle w:val="TableText"/>
              <w:keepLines w:val="0"/>
              <w:widowControl w:val="0"/>
              <w:rPr>
                <w:rFonts w:ascii="Verdana" w:hAnsi="Verdana"/>
                <w:sz w:val="20"/>
              </w:rPr>
            </w:pPr>
          </w:p>
        </w:tc>
      </w:tr>
    </w:tbl>
    <w:p w14:paraId="004CE144" w14:textId="77777777" w:rsidR="001819E1" w:rsidRPr="00527BF0" w:rsidRDefault="001819E1" w:rsidP="00A45A60">
      <w:pPr>
        <w:widowControl w:val="0"/>
        <w:spacing w:before="100" w:beforeAutospacing="1" w:after="60"/>
        <w:rPr>
          <w:rFonts w:cs="Arial"/>
          <w:lang w:val="en-GB"/>
        </w:rPr>
      </w:pPr>
    </w:p>
    <w:bookmarkEnd w:id="98"/>
    <w:bookmarkEnd w:id="99"/>
    <w:bookmarkEnd w:id="100"/>
    <w:p w14:paraId="004CE145" w14:textId="77777777" w:rsidR="00C060CA" w:rsidRDefault="00C060CA" w:rsidP="00A45A60">
      <w:pPr>
        <w:widowControl w:val="0"/>
        <w:jc w:val="left"/>
        <w:rPr>
          <w:rFonts w:cs="Arial"/>
          <w:b/>
          <w:sz w:val="28"/>
          <w:szCs w:val="12"/>
          <w:lang w:val="en-GB"/>
        </w:rPr>
      </w:pPr>
      <w:r>
        <w:rPr>
          <w:lang w:val="en-GB"/>
        </w:rPr>
        <w:br w:type="page"/>
      </w:r>
    </w:p>
    <w:p w14:paraId="004CE146" w14:textId="77777777" w:rsidR="0065436E" w:rsidRDefault="0065436E" w:rsidP="00A45A60">
      <w:pPr>
        <w:pStyle w:val="Heading2"/>
        <w:widowControl w:val="0"/>
        <w:spacing w:before="480"/>
        <w:jc w:val="both"/>
        <w:rPr>
          <w:lang w:val="en-GB"/>
        </w:rPr>
        <w:sectPr w:rsidR="0065436E" w:rsidSect="00AD27C1">
          <w:pgSz w:w="16838" w:h="11906" w:orient="landscape" w:code="9"/>
          <w:pgMar w:top="1418" w:right="1418" w:bottom="1418" w:left="2662" w:header="709" w:footer="357" w:gutter="0"/>
          <w:cols w:space="708"/>
          <w:docGrid w:linePitch="360"/>
        </w:sectPr>
      </w:pPr>
    </w:p>
    <w:p w14:paraId="004CE147" w14:textId="77777777" w:rsidR="001819E1" w:rsidRDefault="00567817" w:rsidP="00A45A60">
      <w:pPr>
        <w:pStyle w:val="Heading2"/>
        <w:widowControl w:val="0"/>
        <w:spacing w:before="480"/>
        <w:jc w:val="both"/>
        <w:rPr>
          <w:lang w:val="en-GB"/>
        </w:rPr>
      </w:pPr>
      <w:bookmarkStart w:id="118" w:name="_Toc421089916"/>
      <w:r>
        <w:rPr>
          <w:lang w:val="en-GB"/>
        </w:rPr>
        <w:lastRenderedPageBreak/>
        <w:t>Cost Centre</w:t>
      </w:r>
      <w:r w:rsidR="00924233">
        <w:rPr>
          <w:lang w:val="en-GB"/>
        </w:rPr>
        <w:t xml:space="preserve"> Accounting</w:t>
      </w:r>
      <w:r w:rsidR="006C6F3B">
        <w:rPr>
          <w:lang w:val="en-GB"/>
        </w:rPr>
        <w:t xml:space="preserve"> (FIN-06.01)</w:t>
      </w:r>
      <w:bookmarkEnd w:id="118"/>
    </w:p>
    <w:p w14:paraId="004CE148" w14:textId="77777777" w:rsidR="00D3013C" w:rsidRDefault="00D3013C" w:rsidP="00A45A60">
      <w:pPr>
        <w:widowControl w:val="0"/>
        <w:tabs>
          <w:tab w:val="num" w:pos="1080"/>
        </w:tabs>
        <w:spacing w:before="144" w:afterLines="60" w:after="144"/>
        <w:rPr>
          <w:rFonts w:cs="Arial"/>
        </w:rPr>
      </w:pPr>
    </w:p>
    <w:p w14:paraId="004CE149" w14:textId="77777777" w:rsidR="00B30FE3" w:rsidRDefault="00C060CA" w:rsidP="00A45A60">
      <w:pPr>
        <w:widowControl w:val="0"/>
        <w:tabs>
          <w:tab w:val="num" w:pos="1080"/>
        </w:tabs>
        <w:spacing w:before="144" w:afterLines="60" w:after="144"/>
        <w:rPr>
          <w:rFonts w:cs="Arial"/>
          <w:lang w:val="en-GB"/>
        </w:rPr>
      </w:pPr>
      <w:r>
        <w:rPr>
          <w:rFonts w:cs="Arial"/>
        </w:rPr>
        <w:t>Cost Cent</w:t>
      </w:r>
      <w:r w:rsidR="00D3013C" w:rsidRPr="00D3013C">
        <w:rPr>
          <w:rFonts w:cs="Arial"/>
        </w:rPr>
        <w:t>r</w:t>
      </w:r>
      <w:r>
        <w:rPr>
          <w:rFonts w:cs="Arial"/>
        </w:rPr>
        <w:t>e</w:t>
      </w:r>
      <w:r w:rsidR="00D3013C" w:rsidRPr="00D3013C">
        <w:rPr>
          <w:rFonts w:cs="Arial"/>
        </w:rPr>
        <w:t xml:space="preserve"> Accounting </w:t>
      </w:r>
      <w:r w:rsidR="00D3013C">
        <w:rPr>
          <w:rFonts w:cs="Arial"/>
        </w:rPr>
        <w:t xml:space="preserve">is used </w:t>
      </w:r>
      <w:r w:rsidR="00FA7825">
        <w:rPr>
          <w:rFonts w:cs="Arial"/>
        </w:rPr>
        <w:t>t</w:t>
      </w:r>
      <w:r w:rsidR="00EC4F42">
        <w:rPr>
          <w:rFonts w:cs="Arial"/>
        </w:rPr>
        <w:t xml:space="preserve">o manage overheads by areas of responsibility </w:t>
      </w:r>
      <w:r w:rsidR="00FA7825">
        <w:rPr>
          <w:rFonts w:cs="Arial"/>
        </w:rPr>
        <w:t xml:space="preserve">and </w:t>
      </w:r>
      <w:r w:rsidR="00D3013C" w:rsidRPr="00D3013C">
        <w:rPr>
          <w:rFonts w:cs="Arial"/>
        </w:rPr>
        <w:t>requires that all costs be assig</w:t>
      </w:r>
      <w:r w:rsidR="00712B02">
        <w:rPr>
          <w:rFonts w:cs="Arial"/>
        </w:rPr>
        <w:t xml:space="preserve">ned according to their source. </w:t>
      </w:r>
      <w:r w:rsidR="00D3013C" w:rsidRPr="00D3013C">
        <w:rPr>
          <w:rFonts w:cs="Arial"/>
        </w:rPr>
        <w:t xml:space="preserve"> Cost Ce</w:t>
      </w:r>
      <w:r>
        <w:rPr>
          <w:rFonts w:cs="Arial"/>
        </w:rPr>
        <w:t>nt</w:t>
      </w:r>
      <w:r w:rsidR="00EC4F42">
        <w:rPr>
          <w:rFonts w:cs="Arial"/>
        </w:rPr>
        <w:t>r</w:t>
      </w:r>
      <w:r>
        <w:rPr>
          <w:rFonts w:cs="Arial"/>
        </w:rPr>
        <w:t>e</w:t>
      </w:r>
      <w:r w:rsidR="00EC4F42">
        <w:rPr>
          <w:rFonts w:cs="Arial"/>
        </w:rPr>
        <w:t xml:space="preserve"> Accounting facilitates the analysis of </w:t>
      </w:r>
      <w:r w:rsidR="00D3013C" w:rsidRPr="00D3013C">
        <w:rPr>
          <w:rFonts w:cs="Arial"/>
        </w:rPr>
        <w:t xml:space="preserve">overhead costs according to where they </w:t>
      </w:r>
      <w:r w:rsidR="002563D2">
        <w:rPr>
          <w:rFonts w:cs="Arial"/>
        </w:rPr>
        <w:t>were incurred within the organis</w:t>
      </w:r>
      <w:r w:rsidR="00D3013C" w:rsidRPr="00D3013C">
        <w:rPr>
          <w:rFonts w:cs="Arial"/>
        </w:rPr>
        <w:t>ation.</w:t>
      </w:r>
    </w:p>
    <w:p w14:paraId="004CE14A" w14:textId="77777777" w:rsidR="00B30FE3" w:rsidRDefault="0065436E" w:rsidP="00A45A60">
      <w:pPr>
        <w:widowControl w:val="0"/>
        <w:spacing w:before="100" w:beforeAutospacing="1" w:after="60"/>
        <w:rPr>
          <w:rFonts w:cs="Arial"/>
          <w:lang w:val="en-GB"/>
        </w:rPr>
      </w:pPr>
      <w:r>
        <w:object w:dxaOrig="15735" w:dyaOrig="13291" w14:anchorId="004CE7A8">
          <v:shape id="_x0000_i1034" type="#_x0000_t75" style="width:453.9pt;height:381.3pt" o:ole="">
            <v:imagedata r:id="rId32" o:title=""/>
          </v:shape>
          <o:OLEObject Type="Embed" ProgID="Visio.Drawing.15" ShapeID="_x0000_i1034" DrawAspect="Content" ObjectID="_1557727767" r:id="rId33"/>
        </w:object>
      </w:r>
    </w:p>
    <w:p w14:paraId="004CE14B" w14:textId="77777777" w:rsidR="0065436E" w:rsidRDefault="0065436E" w:rsidP="00A45A60">
      <w:pPr>
        <w:widowControl w:val="0"/>
        <w:spacing w:before="100" w:beforeAutospacing="1" w:after="60"/>
        <w:rPr>
          <w:rFonts w:cs="Arial"/>
          <w:lang w:val="en-GB"/>
        </w:rPr>
        <w:sectPr w:rsidR="0065436E" w:rsidSect="0065436E">
          <w:pgSz w:w="11906" w:h="16838" w:code="9"/>
          <w:pgMar w:top="1418" w:right="1418" w:bottom="2659" w:left="1418" w:header="709" w:footer="357" w:gutter="0"/>
          <w:cols w:space="708"/>
          <w:docGrid w:linePitch="360"/>
        </w:sectPr>
      </w:pPr>
    </w:p>
    <w:p w14:paraId="004CE14C" w14:textId="77777777" w:rsidR="00B30FE3" w:rsidRDefault="00B30FE3" w:rsidP="00A45A60">
      <w:pPr>
        <w:widowControl w:val="0"/>
        <w:spacing w:before="100" w:beforeAutospacing="1" w:after="60"/>
        <w:rPr>
          <w:rFonts w:cs="Arial"/>
          <w:lang w:val="en-GB"/>
        </w:rPr>
      </w:pPr>
    </w:p>
    <w:tbl>
      <w:tblPr>
        <w:tblW w:w="12221" w:type="dxa"/>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582"/>
        <w:gridCol w:w="3969"/>
        <w:gridCol w:w="5670"/>
      </w:tblGrid>
      <w:tr w:rsidR="00AD27C1" w:rsidRPr="00FE0519" w14:paraId="004CE150" w14:textId="77777777" w:rsidTr="00F30B58">
        <w:trPr>
          <w:tblHeader/>
        </w:trPr>
        <w:tc>
          <w:tcPr>
            <w:tcW w:w="2582" w:type="dxa"/>
            <w:tcBorders>
              <w:top w:val="single" w:sz="4" w:space="0" w:color="auto"/>
              <w:left w:val="single" w:sz="4" w:space="0" w:color="auto"/>
              <w:bottom w:val="single" w:sz="4" w:space="0" w:color="auto"/>
              <w:right w:val="single" w:sz="4" w:space="0" w:color="auto"/>
            </w:tcBorders>
            <w:shd w:val="clear" w:color="auto" w:fill="FF0000"/>
          </w:tcPr>
          <w:p w14:paraId="004CE14D" w14:textId="77777777" w:rsidR="00AD27C1" w:rsidRPr="00ED2B51" w:rsidRDefault="00AD27C1"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 xml:space="preserve">Process Flow Summary – Step </w:t>
            </w:r>
            <w:r w:rsidRPr="00ED2B51">
              <w:rPr>
                <w:rFonts w:ascii="Verdana" w:hAnsi="Verdana"/>
                <w:color w:val="FFFFFF" w:themeColor="background1"/>
                <w:sz w:val="20"/>
              </w:rPr>
              <w:t>No.</w:t>
            </w:r>
          </w:p>
        </w:tc>
        <w:tc>
          <w:tcPr>
            <w:tcW w:w="3969" w:type="dxa"/>
            <w:tcBorders>
              <w:top w:val="single" w:sz="4" w:space="0" w:color="auto"/>
              <w:left w:val="single" w:sz="4" w:space="0" w:color="auto"/>
              <w:bottom w:val="single" w:sz="4" w:space="0" w:color="auto"/>
              <w:right w:val="single" w:sz="4" w:space="0" w:color="auto"/>
            </w:tcBorders>
            <w:shd w:val="clear" w:color="auto" w:fill="FF0000"/>
          </w:tcPr>
          <w:p w14:paraId="004CE14E" w14:textId="77777777" w:rsidR="00AD27C1" w:rsidRPr="00ED2B51" w:rsidRDefault="00AD27C1" w:rsidP="00A45A60">
            <w:pPr>
              <w:pStyle w:val="TableHeading"/>
              <w:keepLines w:val="0"/>
              <w:widowControl w:val="0"/>
              <w:rPr>
                <w:rFonts w:ascii="Verdana" w:hAnsi="Verdana"/>
                <w:color w:val="FFFFFF" w:themeColor="background1"/>
                <w:sz w:val="20"/>
              </w:rPr>
            </w:pPr>
            <w:r w:rsidRPr="003E3703">
              <w:rPr>
                <w:rFonts w:ascii="Verdana" w:hAnsi="Verdana"/>
                <w:color w:val="FFFFFF" w:themeColor="background1"/>
                <w:sz w:val="20"/>
              </w:rPr>
              <w:t>Description of Process</w:t>
            </w:r>
          </w:p>
        </w:tc>
        <w:tc>
          <w:tcPr>
            <w:tcW w:w="5670" w:type="dxa"/>
            <w:tcBorders>
              <w:top w:val="single" w:sz="4" w:space="0" w:color="auto"/>
              <w:left w:val="single" w:sz="4" w:space="0" w:color="auto"/>
              <w:bottom w:val="single" w:sz="4" w:space="0" w:color="auto"/>
              <w:right w:val="single" w:sz="4" w:space="0" w:color="auto"/>
            </w:tcBorders>
            <w:shd w:val="clear" w:color="auto" w:fill="FF0000"/>
          </w:tcPr>
          <w:p w14:paraId="004CE14F" w14:textId="77777777" w:rsidR="00AD27C1" w:rsidRPr="00ED2B51" w:rsidRDefault="00AD27C1"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Solution Summary</w:t>
            </w:r>
          </w:p>
        </w:tc>
      </w:tr>
      <w:tr w:rsidR="00AD27C1" w:rsidRPr="00FE0519" w14:paraId="004CE154" w14:textId="77777777" w:rsidTr="00F30B58">
        <w:trPr>
          <w:trHeight w:hRule="exact" w:val="60"/>
          <w:tblHeader/>
        </w:trPr>
        <w:tc>
          <w:tcPr>
            <w:tcW w:w="2582" w:type="dxa"/>
            <w:tcBorders>
              <w:top w:val="single" w:sz="4" w:space="0" w:color="auto"/>
              <w:left w:val="nil"/>
              <w:bottom w:val="single" w:sz="6" w:space="0" w:color="auto"/>
              <w:right w:val="nil"/>
            </w:tcBorders>
            <w:shd w:val="pct50" w:color="auto" w:fill="auto"/>
          </w:tcPr>
          <w:p w14:paraId="004CE151" w14:textId="77777777" w:rsidR="00AD27C1" w:rsidRPr="00FE0519" w:rsidRDefault="00AD27C1" w:rsidP="00A45A60">
            <w:pPr>
              <w:pStyle w:val="TableText"/>
              <w:keepLines w:val="0"/>
              <w:widowControl w:val="0"/>
              <w:rPr>
                <w:rFonts w:ascii="Verdana" w:hAnsi="Verdana"/>
                <w:sz w:val="20"/>
              </w:rPr>
            </w:pPr>
          </w:p>
        </w:tc>
        <w:tc>
          <w:tcPr>
            <w:tcW w:w="3969" w:type="dxa"/>
            <w:tcBorders>
              <w:top w:val="single" w:sz="4" w:space="0" w:color="auto"/>
              <w:left w:val="nil"/>
              <w:bottom w:val="single" w:sz="6" w:space="0" w:color="auto"/>
              <w:right w:val="nil"/>
            </w:tcBorders>
            <w:shd w:val="pct50" w:color="auto" w:fill="auto"/>
          </w:tcPr>
          <w:p w14:paraId="004CE152" w14:textId="77777777" w:rsidR="00AD27C1" w:rsidRPr="00FE0519" w:rsidRDefault="00AD27C1" w:rsidP="00A45A60">
            <w:pPr>
              <w:pStyle w:val="TableText"/>
              <w:keepLines w:val="0"/>
              <w:widowControl w:val="0"/>
              <w:rPr>
                <w:rFonts w:ascii="Verdana" w:hAnsi="Verdana"/>
                <w:sz w:val="20"/>
              </w:rPr>
            </w:pPr>
          </w:p>
        </w:tc>
        <w:tc>
          <w:tcPr>
            <w:tcW w:w="5670" w:type="dxa"/>
            <w:tcBorders>
              <w:top w:val="single" w:sz="4" w:space="0" w:color="auto"/>
              <w:left w:val="nil"/>
              <w:bottom w:val="single" w:sz="6" w:space="0" w:color="auto"/>
              <w:right w:val="nil"/>
            </w:tcBorders>
            <w:shd w:val="pct50" w:color="auto" w:fill="auto"/>
          </w:tcPr>
          <w:p w14:paraId="004CE153" w14:textId="77777777" w:rsidR="00AD27C1" w:rsidRPr="00FE0519" w:rsidRDefault="00AD27C1" w:rsidP="00A45A60">
            <w:pPr>
              <w:pStyle w:val="TableText"/>
              <w:keepLines w:val="0"/>
              <w:widowControl w:val="0"/>
              <w:rPr>
                <w:rFonts w:ascii="Verdana" w:hAnsi="Verdana"/>
                <w:sz w:val="20"/>
              </w:rPr>
            </w:pPr>
          </w:p>
        </w:tc>
      </w:tr>
      <w:tr w:rsidR="00AD27C1" w:rsidRPr="00FE0519" w14:paraId="004CE15D" w14:textId="77777777" w:rsidTr="00F30B58">
        <w:tc>
          <w:tcPr>
            <w:tcW w:w="2582" w:type="dxa"/>
            <w:tcBorders>
              <w:top w:val="nil"/>
            </w:tcBorders>
          </w:tcPr>
          <w:p w14:paraId="004CE155" w14:textId="77777777" w:rsidR="00AD27C1" w:rsidRPr="00FE0519" w:rsidRDefault="00DD0636" w:rsidP="00A45A60">
            <w:pPr>
              <w:widowControl w:val="0"/>
              <w:jc w:val="left"/>
              <w:rPr>
                <w:b/>
              </w:rPr>
            </w:pPr>
            <w:r>
              <w:rPr>
                <w:b/>
              </w:rPr>
              <w:t>FIN-06.01</w:t>
            </w:r>
            <w:r w:rsidR="00AD27C1">
              <w:rPr>
                <w:b/>
              </w:rPr>
              <w:t xml:space="preserve"> – step 1</w:t>
            </w:r>
          </w:p>
        </w:tc>
        <w:tc>
          <w:tcPr>
            <w:tcW w:w="3969" w:type="dxa"/>
            <w:tcBorders>
              <w:top w:val="nil"/>
            </w:tcBorders>
          </w:tcPr>
          <w:p w14:paraId="004CE156" w14:textId="77777777" w:rsidR="00AD27C1" w:rsidRPr="00FE0519" w:rsidRDefault="005F1282" w:rsidP="00A45A60">
            <w:pPr>
              <w:widowControl w:val="0"/>
              <w:jc w:val="left"/>
            </w:pPr>
            <w:r>
              <w:t>Creation of purchase orders</w:t>
            </w:r>
            <w:r w:rsidR="009C75AF">
              <w:t xml:space="preserve">. Commitment is recorded against </w:t>
            </w:r>
            <w:r w:rsidR="00567817">
              <w:t>Cost Centre</w:t>
            </w:r>
            <w:r w:rsidR="004A773D">
              <w:t xml:space="preserve"> for non-stock items only.</w:t>
            </w:r>
          </w:p>
        </w:tc>
        <w:tc>
          <w:tcPr>
            <w:tcW w:w="5670" w:type="dxa"/>
            <w:tcBorders>
              <w:top w:val="nil"/>
            </w:tcBorders>
          </w:tcPr>
          <w:p w14:paraId="004CE157" w14:textId="77777777" w:rsidR="00DF5556" w:rsidRPr="00732264" w:rsidRDefault="00DF5556" w:rsidP="00A45A60">
            <w:pPr>
              <w:widowControl w:val="0"/>
              <w:tabs>
                <w:tab w:val="num" w:pos="1080"/>
              </w:tabs>
              <w:rPr>
                <w:rFonts w:cs="Arial"/>
                <w:u w:val="single"/>
              </w:rPr>
            </w:pPr>
            <w:r w:rsidRPr="00732264">
              <w:rPr>
                <w:rFonts w:cs="Arial"/>
                <w:u w:val="single"/>
              </w:rPr>
              <w:t>Configuration:</w:t>
            </w:r>
          </w:p>
          <w:p w14:paraId="004CE158" w14:textId="77777777" w:rsidR="00DF5556" w:rsidRDefault="00D77C8D" w:rsidP="00A45A60">
            <w:pPr>
              <w:widowControl w:val="0"/>
              <w:tabs>
                <w:tab w:val="num" w:pos="1080"/>
              </w:tabs>
              <w:rPr>
                <w:rFonts w:cs="Arial"/>
              </w:rPr>
            </w:pPr>
            <w:r>
              <w:rPr>
                <w:rFonts w:cs="Arial"/>
              </w:rPr>
              <w:t xml:space="preserve">Refer to the Purchasing Blueprint document -    </w:t>
            </w:r>
            <w:r w:rsidRPr="0070007A">
              <w:rPr>
                <w:rFonts w:cs="Arial"/>
              </w:rPr>
              <w:t>PM_D_D17_Blueprint</w:t>
            </w:r>
            <w:r>
              <w:rPr>
                <w:rFonts w:cs="Arial"/>
              </w:rPr>
              <w:t>_Baseline_P2P_v3.0_20150721</w:t>
            </w:r>
            <w:r w:rsidR="00854941">
              <w:rPr>
                <w:rFonts w:cs="Arial"/>
              </w:rPr>
              <w:t>.</w:t>
            </w:r>
          </w:p>
          <w:p w14:paraId="004CE159" w14:textId="77777777" w:rsidR="00D77C8D" w:rsidRDefault="00D77C8D" w:rsidP="0065436E">
            <w:pPr>
              <w:pStyle w:val="TableText"/>
              <w:keepLines w:val="0"/>
              <w:widowControl w:val="0"/>
              <w:outlineLvl w:val="3"/>
              <w:rPr>
                <w:rFonts w:ascii="Verdana" w:hAnsi="Verdana"/>
                <w:sz w:val="20"/>
                <w:u w:val="single"/>
              </w:rPr>
            </w:pPr>
          </w:p>
          <w:p w14:paraId="004CE15A"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15B"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15C" w14:textId="77777777" w:rsidR="00AD27C1" w:rsidRPr="0028777B" w:rsidRDefault="00AD27C1" w:rsidP="00A45A60">
            <w:pPr>
              <w:pStyle w:val="TableText"/>
              <w:keepLines w:val="0"/>
              <w:widowControl w:val="0"/>
              <w:outlineLvl w:val="3"/>
              <w:rPr>
                <w:rFonts w:ascii="Verdana" w:hAnsi="Verdana"/>
                <w:snapToGrid w:val="0"/>
                <w:sz w:val="20"/>
              </w:rPr>
            </w:pPr>
          </w:p>
        </w:tc>
      </w:tr>
      <w:tr w:rsidR="00AD27C1" w:rsidRPr="00FE0519" w14:paraId="004CE166" w14:textId="77777777" w:rsidTr="00F30B58">
        <w:tc>
          <w:tcPr>
            <w:tcW w:w="2582" w:type="dxa"/>
            <w:tcBorders>
              <w:top w:val="nil"/>
            </w:tcBorders>
          </w:tcPr>
          <w:p w14:paraId="004CE15E" w14:textId="77777777" w:rsidR="00AD27C1" w:rsidRDefault="00DD0636" w:rsidP="00A45A60">
            <w:pPr>
              <w:widowControl w:val="0"/>
              <w:jc w:val="left"/>
              <w:rPr>
                <w:b/>
              </w:rPr>
            </w:pPr>
            <w:r>
              <w:rPr>
                <w:b/>
              </w:rPr>
              <w:t>FIN-06.01</w:t>
            </w:r>
            <w:r w:rsidR="00AD27C1">
              <w:rPr>
                <w:b/>
              </w:rPr>
              <w:t xml:space="preserve"> – step 2</w:t>
            </w:r>
          </w:p>
        </w:tc>
        <w:tc>
          <w:tcPr>
            <w:tcW w:w="3969" w:type="dxa"/>
            <w:tcBorders>
              <w:top w:val="nil"/>
            </w:tcBorders>
          </w:tcPr>
          <w:p w14:paraId="004CE15F" w14:textId="77777777" w:rsidR="00AD27C1" w:rsidRDefault="006C4F08" w:rsidP="00A45A60">
            <w:pPr>
              <w:widowControl w:val="0"/>
              <w:jc w:val="left"/>
            </w:pPr>
            <w:r>
              <w:t xml:space="preserve">Goods receipt records </w:t>
            </w:r>
            <w:r w:rsidR="004B7626">
              <w:t xml:space="preserve">actual costs against the </w:t>
            </w:r>
            <w:r w:rsidR="00567817">
              <w:t>Cost Centre</w:t>
            </w:r>
            <w:r w:rsidR="003B4C96">
              <w:t xml:space="preserve"> for non-stock ite</w:t>
            </w:r>
            <w:r w:rsidR="003F75E5">
              <w:t xml:space="preserve">ms. </w:t>
            </w:r>
          </w:p>
        </w:tc>
        <w:tc>
          <w:tcPr>
            <w:tcW w:w="5670" w:type="dxa"/>
            <w:tcBorders>
              <w:top w:val="nil"/>
            </w:tcBorders>
          </w:tcPr>
          <w:p w14:paraId="004CE160" w14:textId="77777777" w:rsidR="00DA3307" w:rsidRPr="00732264" w:rsidRDefault="00DA3307" w:rsidP="00A45A60">
            <w:pPr>
              <w:widowControl w:val="0"/>
              <w:tabs>
                <w:tab w:val="num" w:pos="1080"/>
              </w:tabs>
              <w:rPr>
                <w:rFonts w:cs="Arial"/>
                <w:u w:val="single"/>
              </w:rPr>
            </w:pPr>
            <w:r w:rsidRPr="00732264">
              <w:rPr>
                <w:rFonts w:cs="Arial"/>
                <w:u w:val="single"/>
              </w:rPr>
              <w:t>Configuration:</w:t>
            </w:r>
          </w:p>
          <w:p w14:paraId="004CE161" w14:textId="77777777" w:rsidR="003E4534" w:rsidRDefault="00D77C8D" w:rsidP="003E4534">
            <w:pPr>
              <w:widowControl w:val="0"/>
              <w:tabs>
                <w:tab w:val="num" w:pos="1080"/>
              </w:tabs>
              <w:rPr>
                <w:rFonts w:cs="Arial"/>
              </w:rPr>
            </w:pPr>
            <w:r>
              <w:rPr>
                <w:rFonts w:cs="Arial"/>
              </w:rPr>
              <w:t xml:space="preserve">Refer to the Logistics Blueprint -   </w:t>
            </w:r>
            <w:r w:rsidRPr="00D77C8D">
              <w:rPr>
                <w:rFonts w:cs="Arial"/>
              </w:rPr>
              <w:t>PM_D_D17_Blueprint_Ba</w:t>
            </w:r>
            <w:r w:rsidR="00854941">
              <w:rPr>
                <w:rFonts w:cs="Arial"/>
              </w:rPr>
              <w:t>seline_Logistics_v3.0_20150722.</w:t>
            </w:r>
          </w:p>
          <w:p w14:paraId="004CE162" w14:textId="77777777" w:rsidR="00DA3307" w:rsidRDefault="00DA3307" w:rsidP="00A45A60">
            <w:pPr>
              <w:widowControl w:val="0"/>
              <w:tabs>
                <w:tab w:val="num" w:pos="1080"/>
              </w:tabs>
              <w:rPr>
                <w:rFonts w:cs="Arial"/>
              </w:rPr>
            </w:pPr>
          </w:p>
          <w:p w14:paraId="004CE163"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164"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165" w14:textId="77777777" w:rsidR="00AD27C1" w:rsidRPr="0028777B" w:rsidRDefault="00AD27C1" w:rsidP="00A45A60">
            <w:pPr>
              <w:pStyle w:val="TableText"/>
              <w:keepLines w:val="0"/>
              <w:widowControl w:val="0"/>
              <w:outlineLvl w:val="3"/>
              <w:rPr>
                <w:rFonts w:ascii="Verdana" w:hAnsi="Verdana"/>
                <w:snapToGrid w:val="0"/>
                <w:sz w:val="20"/>
              </w:rPr>
            </w:pPr>
          </w:p>
        </w:tc>
      </w:tr>
      <w:tr w:rsidR="00AD27C1" w:rsidRPr="00FE0519" w14:paraId="004CE16F" w14:textId="77777777" w:rsidTr="00F30B58">
        <w:tc>
          <w:tcPr>
            <w:tcW w:w="2582" w:type="dxa"/>
          </w:tcPr>
          <w:p w14:paraId="004CE167" w14:textId="77777777" w:rsidR="00AD27C1" w:rsidRPr="00FE0519" w:rsidRDefault="00DD0636" w:rsidP="00A45A60">
            <w:pPr>
              <w:widowControl w:val="0"/>
              <w:jc w:val="left"/>
              <w:rPr>
                <w:b/>
              </w:rPr>
            </w:pPr>
            <w:r>
              <w:rPr>
                <w:b/>
              </w:rPr>
              <w:t>FIN-06.01</w:t>
            </w:r>
            <w:r w:rsidR="00AD27C1">
              <w:rPr>
                <w:b/>
              </w:rPr>
              <w:t xml:space="preserve"> – step 3</w:t>
            </w:r>
          </w:p>
        </w:tc>
        <w:tc>
          <w:tcPr>
            <w:tcW w:w="3969" w:type="dxa"/>
          </w:tcPr>
          <w:p w14:paraId="004CE168" w14:textId="77777777" w:rsidR="00AD27C1" w:rsidRPr="00FE0519" w:rsidRDefault="006F21E5" w:rsidP="00A45A60">
            <w:pPr>
              <w:widowControl w:val="0"/>
              <w:jc w:val="left"/>
            </w:pPr>
            <w:r>
              <w:t xml:space="preserve">Customer debt and write offs/small differences written off against a </w:t>
            </w:r>
            <w:r w:rsidR="00567817">
              <w:t>Cost Centre</w:t>
            </w:r>
            <w:r>
              <w:t xml:space="preserve"> through Accounts Receivable.</w:t>
            </w:r>
          </w:p>
        </w:tc>
        <w:tc>
          <w:tcPr>
            <w:tcW w:w="5670" w:type="dxa"/>
          </w:tcPr>
          <w:p w14:paraId="004CE169" w14:textId="77777777" w:rsidR="00382131" w:rsidRPr="00732264" w:rsidRDefault="00382131" w:rsidP="00A45A60">
            <w:pPr>
              <w:widowControl w:val="0"/>
              <w:tabs>
                <w:tab w:val="num" w:pos="1080"/>
              </w:tabs>
              <w:rPr>
                <w:rFonts w:cs="Arial"/>
                <w:u w:val="single"/>
              </w:rPr>
            </w:pPr>
            <w:r w:rsidRPr="00732264">
              <w:rPr>
                <w:rFonts w:cs="Arial"/>
                <w:u w:val="single"/>
              </w:rPr>
              <w:t>Configuration:</w:t>
            </w:r>
          </w:p>
          <w:p w14:paraId="004CE16A" w14:textId="77777777" w:rsidR="00382131" w:rsidRDefault="00382131" w:rsidP="00A45A60">
            <w:pPr>
              <w:widowControl w:val="0"/>
              <w:tabs>
                <w:tab w:val="num" w:pos="1080"/>
              </w:tabs>
              <w:rPr>
                <w:rFonts w:cs="Arial"/>
              </w:rPr>
            </w:pPr>
            <w:r>
              <w:rPr>
                <w:rFonts w:cs="Arial"/>
              </w:rPr>
              <w:t xml:space="preserve">Refer to  </w:t>
            </w:r>
            <w:r w:rsidR="00894511">
              <w:rPr>
                <w:rFonts w:cs="Arial"/>
              </w:rPr>
              <w:t xml:space="preserve">Accounts Receivable </w:t>
            </w:r>
            <w:r w:rsidR="000272B4">
              <w:rPr>
                <w:rFonts w:cs="Arial"/>
              </w:rPr>
              <w:t>Blueprint document</w:t>
            </w:r>
            <w:r w:rsidR="00091761">
              <w:rPr>
                <w:rFonts w:cs="Arial"/>
              </w:rPr>
              <w:t xml:space="preserve"> - </w:t>
            </w:r>
            <w:r w:rsidR="000272B4">
              <w:rPr>
                <w:rFonts w:cs="Arial"/>
              </w:rPr>
              <w:t xml:space="preserve"> </w:t>
            </w:r>
            <w:r w:rsidR="00091761" w:rsidRPr="00091761">
              <w:rPr>
                <w:rFonts w:cs="Arial"/>
              </w:rPr>
              <w:t>PM_D_D17_Blueprint_Baseline_AR_v3.0_20150721</w:t>
            </w:r>
            <w:r w:rsidR="00854941">
              <w:rPr>
                <w:rFonts w:cs="Arial"/>
              </w:rPr>
              <w:t>.</w:t>
            </w:r>
          </w:p>
          <w:p w14:paraId="004CE16B" w14:textId="77777777" w:rsidR="00382131" w:rsidRDefault="00382131" w:rsidP="00A45A60">
            <w:pPr>
              <w:widowControl w:val="0"/>
              <w:tabs>
                <w:tab w:val="num" w:pos="1080"/>
              </w:tabs>
              <w:rPr>
                <w:rFonts w:cs="Arial"/>
              </w:rPr>
            </w:pPr>
          </w:p>
          <w:p w14:paraId="004CE16C"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16D"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16E" w14:textId="77777777" w:rsidR="00AD27C1" w:rsidRPr="00FE0519" w:rsidRDefault="00AD27C1" w:rsidP="00A45A60">
            <w:pPr>
              <w:pStyle w:val="TableText"/>
              <w:keepLines w:val="0"/>
              <w:widowControl w:val="0"/>
              <w:outlineLvl w:val="3"/>
              <w:rPr>
                <w:rFonts w:ascii="Verdana" w:hAnsi="Verdana"/>
                <w:sz w:val="20"/>
              </w:rPr>
            </w:pPr>
          </w:p>
        </w:tc>
      </w:tr>
      <w:tr w:rsidR="00AD27C1" w:rsidRPr="00FE0519" w14:paraId="004CE178" w14:textId="77777777" w:rsidTr="00F30B58">
        <w:tc>
          <w:tcPr>
            <w:tcW w:w="2582" w:type="dxa"/>
          </w:tcPr>
          <w:p w14:paraId="004CE170" w14:textId="77777777" w:rsidR="00AD27C1" w:rsidRPr="00FE0519" w:rsidRDefault="00DD0636" w:rsidP="00A45A60">
            <w:pPr>
              <w:widowControl w:val="0"/>
              <w:jc w:val="left"/>
              <w:rPr>
                <w:b/>
              </w:rPr>
            </w:pPr>
            <w:r>
              <w:rPr>
                <w:b/>
              </w:rPr>
              <w:t>FIN-06.01</w:t>
            </w:r>
            <w:r w:rsidR="00AD27C1">
              <w:rPr>
                <w:b/>
              </w:rPr>
              <w:t xml:space="preserve"> – step 4</w:t>
            </w:r>
          </w:p>
        </w:tc>
        <w:tc>
          <w:tcPr>
            <w:tcW w:w="3969" w:type="dxa"/>
          </w:tcPr>
          <w:p w14:paraId="004CE171" w14:textId="77777777" w:rsidR="00AD27C1" w:rsidRPr="00FE0519" w:rsidRDefault="006F21E5" w:rsidP="00A45A60">
            <w:pPr>
              <w:widowControl w:val="0"/>
              <w:jc w:val="left"/>
            </w:pPr>
            <w:r>
              <w:t xml:space="preserve">AP only vendor invoices expensed to a </w:t>
            </w:r>
            <w:r w:rsidR="00567817">
              <w:t>Cost Centre</w:t>
            </w:r>
            <w:r>
              <w:t xml:space="preserve"> as well as write offs/small differences.</w:t>
            </w:r>
          </w:p>
        </w:tc>
        <w:tc>
          <w:tcPr>
            <w:tcW w:w="5670" w:type="dxa"/>
          </w:tcPr>
          <w:p w14:paraId="004CE172" w14:textId="77777777" w:rsidR="00894511" w:rsidRPr="00732264" w:rsidRDefault="00894511" w:rsidP="00A45A60">
            <w:pPr>
              <w:widowControl w:val="0"/>
              <w:tabs>
                <w:tab w:val="num" w:pos="1080"/>
              </w:tabs>
              <w:rPr>
                <w:rFonts w:cs="Arial"/>
                <w:u w:val="single"/>
              </w:rPr>
            </w:pPr>
            <w:r w:rsidRPr="00732264">
              <w:rPr>
                <w:rFonts w:cs="Arial"/>
                <w:u w:val="single"/>
              </w:rPr>
              <w:t>Configuration:</w:t>
            </w:r>
          </w:p>
          <w:p w14:paraId="004CE173" w14:textId="77777777" w:rsidR="00894511" w:rsidRDefault="00894511" w:rsidP="00A45A60">
            <w:pPr>
              <w:widowControl w:val="0"/>
              <w:tabs>
                <w:tab w:val="num" w:pos="1080"/>
              </w:tabs>
              <w:rPr>
                <w:rFonts w:cs="Arial"/>
              </w:rPr>
            </w:pPr>
            <w:r>
              <w:rPr>
                <w:rFonts w:cs="Arial"/>
              </w:rPr>
              <w:t xml:space="preserve">Refer to  Accounts </w:t>
            </w:r>
            <w:r w:rsidR="000272B4">
              <w:rPr>
                <w:rFonts w:cs="Arial"/>
              </w:rPr>
              <w:t>Payable Blueprint document</w:t>
            </w:r>
            <w:r w:rsidR="00091761">
              <w:rPr>
                <w:rFonts w:cs="Arial"/>
              </w:rPr>
              <w:t xml:space="preserve"> - </w:t>
            </w:r>
            <w:r w:rsidR="00091761" w:rsidRPr="00091761">
              <w:rPr>
                <w:rFonts w:cs="Arial"/>
              </w:rPr>
              <w:t>PM_D_D17_Blueprint_Baseline_AP_v3.0_20150721</w:t>
            </w:r>
            <w:r w:rsidR="00854941">
              <w:rPr>
                <w:rFonts w:cs="Arial"/>
              </w:rPr>
              <w:t>.</w:t>
            </w:r>
          </w:p>
          <w:p w14:paraId="004CE174" w14:textId="77777777" w:rsidR="00894511" w:rsidRDefault="00894511" w:rsidP="00A45A60">
            <w:pPr>
              <w:widowControl w:val="0"/>
              <w:tabs>
                <w:tab w:val="num" w:pos="1080"/>
              </w:tabs>
              <w:rPr>
                <w:rFonts w:cs="Arial"/>
              </w:rPr>
            </w:pPr>
          </w:p>
          <w:p w14:paraId="004CE175"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176"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177" w14:textId="77777777" w:rsidR="00AD27C1" w:rsidRPr="00A00A8D" w:rsidRDefault="00AD27C1" w:rsidP="00A45A60">
            <w:pPr>
              <w:pStyle w:val="TableText"/>
              <w:keepLines w:val="0"/>
              <w:widowControl w:val="0"/>
              <w:outlineLvl w:val="3"/>
              <w:rPr>
                <w:rFonts w:ascii="Verdana" w:hAnsi="Verdana"/>
                <w:sz w:val="20"/>
              </w:rPr>
            </w:pPr>
          </w:p>
        </w:tc>
      </w:tr>
      <w:tr w:rsidR="00AD27C1" w:rsidRPr="00FE0519" w14:paraId="004CE181" w14:textId="77777777" w:rsidTr="00F30B58">
        <w:tc>
          <w:tcPr>
            <w:tcW w:w="2582" w:type="dxa"/>
          </w:tcPr>
          <w:p w14:paraId="004CE179" w14:textId="77777777" w:rsidR="00AD27C1" w:rsidRPr="00FE0519" w:rsidRDefault="00DD0636" w:rsidP="00A45A60">
            <w:pPr>
              <w:widowControl w:val="0"/>
              <w:jc w:val="left"/>
              <w:rPr>
                <w:b/>
              </w:rPr>
            </w:pPr>
            <w:r>
              <w:rPr>
                <w:b/>
              </w:rPr>
              <w:t>FIN-06.01</w:t>
            </w:r>
            <w:r w:rsidR="00AD27C1">
              <w:rPr>
                <w:b/>
              </w:rPr>
              <w:t xml:space="preserve"> – step 5</w:t>
            </w:r>
          </w:p>
        </w:tc>
        <w:tc>
          <w:tcPr>
            <w:tcW w:w="3969" w:type="dxa"/>
          </w:tcPr>
          <w:p w14:paraId="004CE17A" w14:textId="77777777" w:rsidR="00AD27C1" w:rsidRPr="00FE0519" w:rsidRDefault="006F21E5" w:rsidP="00A45A60">
            <w:pPr>
              <w:widowControl w:val="0"/>
              <w:jc w:val="left"/>
            </w:pPr>
            <w:r>
              <w:t>FI journal posting</w:t>
            </w:r>
            <w:r w:rsidR="007D353F">
              <w:t xml:space="preserve"> adjustments.</w:t>
            </w:r>
          </w:p>
        </w:tc>
        <w:tc>
          <w:tcPr>
            <w:tcW w:w="5670" w:type="dxa"/>
          </w:tcPr>
          <w:p w14:paraId="004CE17B" w14:textId="77777777" w:rsidR="00DA3307" w:rsidRPr="00732264" w:rsidRDefault="00DA3307" w:rsidP="00A45A60">
            <w:pPr>
              <w:widowControl w:val="0"/>
              <w:tabs>
                <w:tab w:val="num" w:pos="1080"/>
              </w:tabs>
              <w:rPr>
                <w:rFonts w:cs="Arial"/>
                <w:u w:val="single"/>
              </w:rPr>
            </w:pPr>
            <w:r w:rsidRPr="00732264">
              <w:rPr>
                <w:rFonts w:cs="Arial"/>
                <w:u w:val="single"/>
              </w:rPr>
              <w:t>Configuration:</w:t>
            </w:r>
          </w:p>
          <w:p w14:paraId="004CE17C" w14:textId="77777777" w:rsidR="00DA3307" w:rsidRDefault="00C25189" w:rsidP="00A45A60">
            <w:pPr>
              <w:widowControl w:val="0"/>
              <w:tabs>
                <w:tab w:val="num" w:pos="1080"/>
              </w:tabs>
              <w:rPr>
                <w:rFonts w:cs="Arial"/>
              </w:rPr>
            </w:pPr>
            <w:r>
              <w:rPr>
                <w:rFonts w:cs="Arial"/>
              </w:rPr>
              <w:t>Refer to</w:t>
            </w:r>
            <w:r w:rsidR="000272B4">
              <w:rPr>
                <w:rFonts w:cs="Arial"/>
              </w:rPr>
              <w:t xml:space="preserve"> the Finance Blueprint document </w:t>
            </w:r>
            <w:r w:rsidR="00091761">
              <w:rPr>
                <w:rFonts w:cs="Arial"/>
              </w:rPr>
              <w:t xml:space="preserve"> - </w:t>
            </w:r>
            <w:r w:rsidR="00091761" w:rsidRPr="00091761">
              <w:rPr>
                <w:rFonts w:cs="Arial"/>
              </w:rPr>
              <w:lastRenderedPageBreak/>
              <w:t>PM_D_D17_Blueprint_Baseline_Finance_v3.0_20150721</w:t>
            </w:r>
            <w:r w:rsidR="00854941">
              <w:rPr>
                <w:rFonts w:cs="Arial"/>
              </w:rPr>
              <w:t>.</w:t>
            </w:r>
          </w:p>
          <w:p w14:paraId="004CE17D" w14:textId="77777777" w:rsidR="00DA3307" w:rsidRDefault="00DA3307" w:rsidP="00A45A60">
            <w:pPr>
              <w:widowControl w:val="0"/>
              <w:tabs>
                <w:tab w:val="num" w:pos="1080"/>
              </w:tabs>
              <w:rPr>
                <w:rFonts w:cs="Arial"/>
              </w:rPr>
            </w:pPr>
          </w:p>
          <w:p w14:paraId="004CE17E"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17F"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180" w14:textId="77777777" w:rsidR="00AD27C1" w:rsidRPr="00A00A8D" w:rsidRDefault="00AD27C1" w:rsidP="00A45A60">
            <w:pPr>
              <w:pStyle w:val="TableText"/>
              <w:keepLines w:val="0"/>
              <w:widowControl w:val="0"/>
              <w:rPr>
                <w:rFonts w:ascii="Verdana" w:hAnsi="Verdana"/>
                <w:sz w:val="20"/>
              </w:rPr>
            </w:pPr>
          </w:p>
        </w:tc>
      </w:tr>
      <w:tr w:rsidR="007D353F" w:rsidRPr="00FE0519" w14:paraId="004CE18A" w14:textId="77777777" w:rsidTr="00F30B58">
        <w:tc>
          <w:tcPr>
            <w:tcW w:w="2582" w:type="dxa"/>
          </w:tcPr>
          <w:p w14:paraId="004CE182" w14:textId="77777777" w:rsidR="007D353F" w:rsidRDefault="007D353F" w:rsidP="00A45A60">
            <w:pPr>
              <w:widowControl w:val="0"/>
              <w:jc w:val="left"/>
              <w:rPr>
                <w:b/>
              </w:rPr>
            </w:pPr>
            <w:r>
              <w:rPr>
                <w:b/>
              </w:rPr>
              <w:lastRenderedPageBreak/>
              <w:t>FIN-06.01 – step 6</w:t>
            </w:r>
          </w:p>
        </w:tc>
        <w:tc>
          <w:tcPr>
            <w:tcW w:w="3969" w:type="dxa"/>
          </w:tcPr>
          <w:p w14:paraId="004CE183" w14:textId="77777777" w:rsidR="007D353F" w:rsidRDefault="00567817" w:rsidP="00A45A60">
            <w:pPr>
              <w:widowControl w:val="0"/>
              <w:jc w:val="left"/>
            </w:pPr>
            <w:r>
              <w:t>Cost Centre</w:t>
            </w:r>
            <w:r w:rsidR="007D353F">
              <w:t xml:space="preserve"> only journals for moving costs from one </w:t>
            </w:r>
            <w:r>
              <w:t>Cost Centre</w:t>
            </w:r>
            <w:r w:rsidR="007D353F">
              <w:t xml:space="preserve"> to another only in Controlling and not represented in FI.</w:t>
            </w:r>
          </w:p>
        </w:tc>
        <w:tc>
          <w:tcPr>
            <w:tcW w:w="5670" w:type="dxa"/>
          </w:tcPr>
          <w:p w14:paraId="004CE184" w14:textId="77777777" w:rsidR="00E12305" w:rsidRPr="00732264" w:rsidRDefault="00E12305" w:rsidP="00A45A60">
            <w:pPr>
              <w:widowControl w:val="0"/>
              <w:tabs>
                <w:tab w:val="num" w:pos="1080"/>
              </w:tabs>
              <w:rPr>
                <w:rFonts w:cs="Arial"/>
                <w:u w:val="single"/>
              </w:rPr>
            </w:pPr>
            <w:r w:rsidRPr="00732264">
              <w:rPr>
                <w:rFonts w:cs="Arial"/>
                <w:u w:val="single"/>
              </w:rPr>
              <w:t>Configuration:</w:t>
            </w:r>
          </w:p>
          <w:p w14:paraId="004CE185" w14:textId="77777777" w:rsidR="00E12305" w:rsidRDefault="00E12305" w:rsidP="00A45A60">
            <w:pPr>
              <w:widowControl w:val="0"/>
              <w:tabs>
                <w:tab w:val="num" w:pos="1080"/>
              </w:tabs>
              <w:rPr>
                <w:rFonts w:cs="Arial"/>
              </w:rPr>
            </w:pPr>
            <w:r>
              <w:rPr>
                <w:rFonts w:cs="Arial"/>
              </w:rPr>
              <w:t>Refer to the section 7.2 of this Blueprint document.</w:t>
            </w:r>
          </w:p>
          <w:p w14:paraId="004CE186" w14:textId="77777777" w:rsidR="00E12305" w:rsidRDefault="00E12305" w:rsidP="00A45A60">
            <w:pPr>
              <w:widowControl w:val="0"/>
              <w:tabs>
                <w:tab w:val="num" w:pos="1080"/>
              </w:tabs>
              <w:rPr>
                <w:rFonts w:cs="Arial"/>
              </w:rPr>
            </w:pPr>
          </w:p>
          <w:p w14:paraId="004CE187"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188"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189" w14:textId="77777777" w:rsidR="007D353F" w:rsidRPr="00A00A8D" w:rsidRDefault="007D353F" w:rsidP="00A45A60">
            <w:pPr>
              <w:pStyle w:val="TableText"/>
              <w:keepLines w:val="0"/>
              <w:widowControl w:val="0"/>
              <w:rPr>
                <w:rFonts w:ascii="Verdana" w:hAnsi="Verdana"/>
                <w:sz w:val="20"/>
              </w:rPr>
            </w:pPr>
          </w:p>
        </w:tc>
      </w:tr>
      <w:tr w:rsidR="00624C51" w:rsidRPr="00FE0519" w14:paraId="004CE196" w14:textId="77777777" w:rsidTr="00F30B58">
        <w:tc>
          <w:tcPr>
            <w:tcW w:w="2582" w:type="dxa"/>
          </w:tcPr>
          <w:p w14:paraId="004CE18B" w14:textId="77777777" w:rsidR="00624C51" w:rsidRDefault="00624C51" w:rsidP="00A45A60">
            <w:pPr>
              <w:widowControl w:val="0"/>
              <w:jc w:val="left"/>
              <w:rPr>
                <w:b/>
              </w:rPr>
            </w:pPr>
            <w:r>
              <w:rPr>
                <w:b/>
              </w:rPr>
              <w:t>FIN-06.01 – step 7</w:t>
            </w:r>
          </w:p>
        </w:tc>
        <w:tc>
          <w:tcPr>
            <w:tcW w:w="3969" w:type="dxa"/>
          </w:tcPr>
          <w:p w14:paraId="004CE18C" w14:textId="77777777" w:rsidR="00DA71DB" w:rsidRDefault="00567817" w:rsidP="00A45A60">
            <w:pPr>
              <w:widowControl w:val="0"/>
            </w:pPr>
            <w:r>
              <w:t>Cost Centre</w:t>
            </w:r>
            <w:r w:rsidR="00624C51">
              <w:t xml:space="preserve"> reallocations will be carried once all </w:t>
            </w:r>
            <w:r>
              <w:t>Cost Centre</w:t>
            </w:r>
            <w:r w:rsidR="00C060CA">
              <w:t>-</w:t>
            </w:r>
            <w:r w:rsidR="00624C51">
              <w:t>related posti</w:t>
            </w:r>
            <w:r w:rsidR="007E7FBF">
              <w:t>ngs have been completed. Prior t</w:t>
            </w:r>
            <w:r w:rsidR="00624C51">
              <w:t xml:space="preserve">o </w:t>
            </w:r>
            <w:r w:rsidR="007E7FBF">
              <w:t xml:space="preserve">executing the transaction, Statistical Key Figures will have been populated. </w:t>
            </w:r>
          </w:p>
          <w:p w14:paraId="004CE18D" w14:textId="77777777" w:rsidR="00C060CA" w:rsidRDefault="00C060CA" w:rsidP="00A45A60">
            <w:pPr>
              <w:widowControl w:val="0"/>
            </w:pPr>
          </w:p>
          <w:p w14:paraId="004CE18E" w14:textId="77777777" w:rsidR="00DA71DB" w:rsidRDefault="00DA71DB" w:rsidP="00A45A60">
            <w:pPr>
              <w:widowControl w:val="0"/>
              <w:rPr>
                <w:lang w:val="en-GB"/>
              </w:rPr>
            </w:pPr>
            <w:r>
              <w:t>Exam</w:t>
            </w:r>
            <w:r w:rsidR="008426D4">
              <w:t>ple cost</w:t>
            </w:r>
            <w:r w:rsidR="00C060CA">
              <w:t>s for reallocation are</w:t>
            </w:r>
            <w:r w:rsidR="008426D4">
              <w:t xml:space="preserve"> </w:t>
            </w:r>
            <w:r w:rsidR="008426D4">
              <w:rPr>
                <w:lang w:val="en-GB"/>
              </w:rPr>
              <w:t>Credit I</w:t>
            </w:r>
            <w:r>
              <w:rPr>
                <w:lang w:val="en-GB"/>
              </w:rPr>
              <w:t xml:space="preserve">nsurance costs </w:t>
            </w:r>
            <w:r w:rsidR="008426D4">
              <w:rPr>
                <w:lang w:val="en-GB"/>
              </w:rPr>
              <w:t xml:space="preserve">where the Finance cost is the sender and the sales </w:t>
            </w:r>
            <w:r w:rsidR="00567817">
              <w:rPr>
                <w:lang w:val="en-GB"/>
              </w:rPr>
              <w:t>Cost Centre</w:t>
            </w:r>
            <w:r w:rsidR="008426D4">
              <w:rPr>
                <w:lang w:val="en-GB"/>
              </w:rPr>
              <w:t>s are the receivers.</w:t>
            </w:r>
          </w:p>
          <w:p w14:paraId="004CE18F" w14:textId="77777777" w:rsidR="00624C51" w:rsidRDefault="008426D4" w:rsidP="00A45A60">
            <w:pPr>
              <w:widowControl w:val="0"/>
            </w:pPr>
            <w:r>
              <w:rPr>
                <w:lang w:val="en-GB"/>
              </w:rPr>
              <w:t>Cost reallocations relating</w:t>
            </w:r>
            <w:r w:rsidR="00DA71DB">
              <w:rPr>
                <w:lang w:val="en-GB"/>
              </w:rPr>
              <w:t xml:space="preserve"> to sales </w:t>
            </w:r>
            <w:r w:rsidR="00567817">
              <w:rPr>
                <w:lang w:val="en-GB"/>
              </w:rPr>
              <w:t>Cost Centre</w:t>
            </w:r>
            <w:r w:rsidR="00DA71DB">
              <w:rPr>
                <w:lang w:val="en-GB"/>
              </w:rPr>
              <w:t xml:space="preserve">s </w:t>
            </w:r>
            <w:r>
              <w:rPr>
                <w:lang w:val="en-GB"/>
              </w:rPr>
              <w:t>will be ba</w:t>
            </w:r>
            <w:r w:rsidR="00DA71DB">
              <w:rPr>
                <w:lang w:val="en-GB"/>
              </w:rPr>
              <w:t xml:space="preserve">sed on revenue. </w:t>
            </w:r>
          </w:p>
        </w:tc>
        <w:tc>
          <w:tcPr>
            <w:tcW w:w="5670" w:type="dxa"/>
          </w:tcPr>
          <w:p w14:paraId="004CE190" w14:textId="77777777" w:rsidR="00046B72" w:rsidRPr="00732264" w:rsidRDefault="00046B72" w:rsidP="00A45A60">
            <w:pPr>
              <w:widowControl w:val="0"/>
              <w:tabs>
                <w:tab w:val="num" w:pos="1080"/>
              </w:tabs>
              <w:rPr>
                <w:rFonts w:cs="Arial"/>
                <w:u w:val="single"/>
              </w:rPr>
            </w:pPr>
            <w:r w:rsidRPr="00732264">
              <w:rPr>
                <w:rFonts w:cs="Arial"/>
                <w:u w:val="single"/>
              </w:rPr>
              <w:t>Configuration:</w:t>
            </w:r>
          </w:p>
          <w:p w14:paraId="004CE191" w14:textId="77777777" w:rsidR="00046B72" w:rsidRDefault="00046B72" w:rsidP="00A45A60">
            <w:pPr>
              <w:widowControl w:val="0"/>
              <w:tabs>
                <w:tab w:val="num" w:pos="1080"/>
              </w:tabs>
              <w:rPr>
                <w:rFonts w:cs="Arial"/>
              </w:rPr>
            </w:pPr>
            <w:r>
              <w:rPr>
                <w:rFonts w:cs="Arial"/>
              </w:rPr>
              <w:t>Allocation cycles will be created through application and not configuration.</w:t>
            </w:r>
          </w:p>
          <w:p w14:paraId="004CE192" w14:textId="77777777" w:rsidR="00046B72" w:rsidRDefault="00046B72" w:rsidP="00A45A60">
            <w:pPr>
              <w:widowControl w:val="0"/>
              <w:tabs>
                <w:tab w:val="num" w:pos="1080"/>
              </w:tabs>
              <w:rPr>
                <w:rFonts w:cs="Arial"/>
              </w:rPr>
            </w:pPr>
          </w:p>
          <w:p w14:paraId="004CE193"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194"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195" w14:textId="77777777" w:rsidR="00624C51" w:rsidRPr="00A00A8D" w:rsidRDefault="00624C51" w:rsidP="00A45A60">
            <w:pPr>
              <w:pStyle w:val="TableText"/>
              <w:keepLines w:val="0"/>
              <w:widowControl w:val="0"/>
              <w:rPr>
                <w:rFonts w:ascii="Verdana" w:hAnsi="Verdana"/>
                <w:sz w:val="20"/>
              </w:rPr>
            </w:pPr>
          </w:p>
        </w:tc>
      </w:tr>
    </w:tbl>
    <w:p w14:paraId="004CE197" w14:textId="77777777" w:rsidR="005A54B2" w:rsidRDefault="005A54B2" w:rsidP="00A45A60">
      <w:pPr>
        <w:widowControl w:val="0"/>
        <w:rPr>
          <w:lang w:val="en-GB"/>
        </w:rPr>
      </w:pPr>
    </w:p>
    <w:p w14:paraId="004CE198" w14:textId="77777777" w:rsidR="002168EB" w:rsidRPr="005A54B2" w:rsidRDefault="002168EB" w:rsidP="00A45A60">
      <w:pPr>
        <w:widowControl w:val="0"/>
        <w:rPr>
          <w:lang w:val="en-GB"/>
        </w:rPr>
      </w:pPr>
    </w:p>
    <w:p w14:paraId="004CE199" w14:textId="77777777" w:rsidR="0065436E" w:rsidRDefault="0065436E" w:rsidP="00A45A60">
      <w:pPr>
        <w:pStyle w:val="Heading2"/>
        <w:widowControl w:val="0"/>
        <w:spacing w:before="480"/>
        <w:jc w:val="both"/>
        <w:rPr>
          <w:lang w:val="en-GB"/>
        </w:rPr>
        <w:sectPr w:rsidR="0065436E" w:rsidSect="00AD27C1">
          <w:pgSz w:w="16838" w:h="11906" w:orient="landscape" w:code="9"/>
          <w:pgMar w:top="1418" w:right="1418" w:bottom="1418" w:left="2662" w:header="709" w:footer="357" w:gutter="0"/>
          <w:cols w:space="708"/>
          <w:docGrid w:linePitch="360"/>
        </w:sectPr>
      </w:pPr>
    </w:p>
    <w:p w14:paraId="004CE19A" w14:textId="77777777" w:rsidR="001819E1" w:rsidRPr="00527BF0" w:rsidRDefault="00924233" w:rsidP="00A45A60">
      <w:pPr>
        <w:pStyle w:val="Heading2"/>
        <w:widowControl w:val="0"/>
        <w:spacing w:before="480"/>
        <w:jc w:val="both"/>
        <w:rPr>
          <w:lang w:val="en-GB"/>
        </w:rPr>
      </w:pPr>
      <w:bookmarkStart w:id="119" w:name="_Toc421089917"/>
      <w:r>
        <w:rPr>
          <w:lang w:val="en-GB"/>
        </w:rPr>
        <w:lastRenderedPageBreak/>
        <w:t>Internal Order</w:t>
      </w:r>
      <w:r w:rsidR="00D1566E">
        <w:rPr>
          <w:lang w:val="en-GB"/>
        </w:rPr>
        <w:t xml:space="preserve"> Management</w:t>
      </w:r>
      <w:r w:rsidR="00D033AB">
        <w:rPr>
          <w:lang w:val="en-GB"/>
        </w:rPr>
        <w:t xml:space="preserve"> (FIN-06.05)</w:t>
      </w:r>
      <w:bookmarkEnd w:id="119"/>
    </w:p>
    <w:p w14:paraId="004CE19B" w14:textId="77777777" w:rsidR="005A54B2" w:rsidRDefault="00600BD0" w:rsidP="00A45A60">
      <w:pPr>
        <w:widowControl w:val="0"/>
        <w:spacing w:before="100" w:beforeAutospacing="1" w:after="60"/>
        <w:rPr>
          <w:rFonts w:cs="Arial"/>
          <w:lang w:val="en-GB"/>
        </w:rPr>
      </w:pPr>
      <w:r>
        <w:rPr>
          <w:rFonts w:cs="Arial"/>
          <w:lang w:val="en-GB"/>
        </w:rPr>
        <w:t>Internal order management provides a further</w:t>
      </w:r>
      <w:r w:rsidR="000379B9">
        <w:rPr>
          <w:rFonts w:cs="Arial"/>
          <w:lang w:val="en-GB"/>
        </w:rPr>
        <w:t xml:space="preserve"> dimension for analysing costs. </w:t>
      </w:r>
    </w:p>
    <w:p w14:paraId="004CE19C" w14:textId="77777777" w:rsidR="0065436E" w:rsidRDefault="0065436E" w:rsidP="00A45A60">
      <w:pPr>
        <w:widowControl w:val="0"/>
        <w:spacing w:before="100" w:beforeAutospacing="1" w:after="60"/>
        <w:sectPr w:rsidR="0065436E" w:rsidSect="0065436E">
          <w:pgSz w:w="11906" w:h="16838" w:code="9"/>
          <w:pgMar w:top="1418" w:right="1418" w:bottom="2659" w:left="1418" w:header="709" w:footer="357" w:gutter="0"/>
          <w:cols w:space="708"/>
          <w:docGrid w:linePitch="360"/>
        </w:sectPr>
      </w:pPr>
      <w:r>
        <w:object w:dxaOrig="15735" w:dyaOrig="15135" w14:anchorId="004CE7A9">
          <v:shape id="_x0000_i1035" type="#_x0000_t75" style="width:440.05pt;height:422.8pt" o:ole="">
            <v:imagedata r:id="rId34" o:title=""/>
          </v:shape>
          <o:OLEObject Type="Embed" ProgID="Visio.Drawing.15" ShapeID="_x0000_i1035" DrawAspect="Content" ObjectID="_1557727768" r:id="rId35"/>
        </w:object>
      </w:r>
    </w:p>
    <w:p w14:paraId="004CE19D" w14:textId="77777777" w:rsidR="000379B9" w:rsidRDefault="000379B9" w:rsidP="00A45A60">
      <w:pPr>
        <w:widowControl w:val="0"/>
        <w:spacing w:before="100" w:beforeAutospacing="1" w:after="60"/>
        <w:rPr>
          <w:rFonts w:cs="Arial"/>
          <w:lang w:val="en-GB"/>
        </w:rPr>
      </w:pPr>
    </w:p>
    <w:p w14:paraId="004CE19E" w14:textId="77777777" w:rsidR="000379B9" w:rsidRDefault="000379B9" w:rsidP="00A45A60">
      <w:pPr>
        <w:widowControl w:val="0"/>
        <w:spacing w:before="100" w:beforeAutospacing="1" w:after="60"/>
        <w:rPr>
          <w:rFonts w:cs="Arial"/>
          <w:lang w:val="en-GB"/>
        </w:rPr>
      </w:pPr>
    </w:p>
    <w:p w14:paraId="004CE19F" w14:textId="77777777" w:rsidR="005A54B2" w:rsidRDefault="005A54B2" w:rsidP="00A45A60">
      <w:pPr>
        <w:widowControl w:val="0"/>
        <w:spacing w:before="100" w:beforeAutospacing="1" w:after="60"/>
        <w:rPr>
          <w:rFonts w:cs="Arial"/>
          <w:lang w:val="en-GB"/>
        </w:rPr>
      </w:pPr>
    </w:p>
    <w:tbl>
      <w:tblPr>
        <w:tblW w:w="12221" w:type="dxa"/>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582"/>
        <w:gridCol w:w="3969"/>
        <w:gridCol w:w="5670"/>
      </w:tblGrid>
      <w:tr w:rsidR="00600BD0" w:rsidRPr="00FE0519" w14:paraId="004CE1A3" w14:textId="77777777" w:rsidTr="00C169E4">
        <w:trPr>
          <w:tblHeader/>
        </w:trPr>
        <w:tc>
          <w:tcPr>
            <w:tcW w:w="2582" w:type="dxa"/>
            <w:tcBorders>
              <w:top w:val="single" w:sz="4" w:space="0" w:color="auto"/>
              <w:left w:val="single" w:sz="4" w:space="0" w:color="auto"/>
              <w:bottom w:val="single" w:sz="4" w:space="0" w:color="auto"/>
              <w:right w:val="single" w:sz="4" w:space="0" w:color="auto"/>
            </w:tcBorders>
            <w:shd w:val="clear" w:color="auto" w:fill="FF0000"/>
          </w:tcPr>
          <w:p w14:paraId="004CE1A0" w14:textId="77777777" w:rsidR="00600BD0" w:rsidRPr="00ED2B51" w:rsidRDefault="00600BD0"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 xml:space="preserve">Process Flow Summary – Step </w:t>
            </w:r>
            <w:r w:rsidRPr="00ED2B51">
              <w:rPr>
                <w:rFonts w:ascii="Verdana" w:hAnsi="Verdana"/>
                <w:color w:val="FFFFFF" w:themeColor="background1"/>
                <w:sz w:val="20"/>
              </w:rPr>
              <w:t>No.</w:t>
            </w:r>
          </w:p>
        </w:tc>
        <w:tc>
          <w:tcPr>
            <w:tcW w:w="3969" w:type="dxa"/>
            <w:tcBorders>
              <w:top w:val="single" w:sz="4" w:space="0" w:color="auto"/>
              <w:left w:val="single" w:sz="4" w:space="0" w:color="auto"/>
              <w:bottom w:val="single" w:sz="4" w:space="0" w:color="auto"/>
              <w:right w:val="single" w:sz="4" w:space="0" w:color="auto"/>
            </w:tcBorders>
            <w:shd w:val="clear" w:color="auto" w:fill="FF0000"/>
          </w:tcPr>
          <w:p w14:paraId="004CE1A1" w14:textId="77777777" w:rsidR="00600BD0" w:rsidRPr="00ED2B51" w:rsidRDefault="00600BD0" w:rsidP="00A45A60">
            <w:pPr>
              <w:pStyle w:val="TableHeading"/>
              <w:keepLines w:val="0"/>
              <w:widowControl w:val="0"/>
              <w:rPr>
                <w:rFonts w:ascii="Verdana" w:hAnsi="Verdana"/>
                <w:color w:val="FFFFFF" w:themeColor="background1"/>
                <w:sz w:val="20"/>
              </w:rPr>
            </w:pPr>
            <w:r w:rsidRPr="003E3703">
              <w:rPr>
                <w:rFonts w:ascii="Verdana" w:hAnsi="Verdana"/>
                <w:color w:val="FFFFFF" w:themeColor="background1"/>
                <w:sz w:val="20"/>
              </w:rPr>
              <w:t>Description of Process</w:t>
            </w:r>
          </w:p>
        </w:tc>
        <w:tc>
          <w:tcPr>
            <w:tcW w:w="5670" w:type="dxa"/>
            <w:tcBorders>
              <w:top w:val="single" w:sz="4" w:space="0" w:color="auto"/>
              <w:left w:val="single" w:sz="4" w:space="0" w:color="auto"/>
              <w:bottom w:val="single" w:sz="4" w:space="0" w:color="auto"/>
              <w:right w:val="single" w:sz="4" w:space="0" w:color="auto"/>
            </w:tcBorders>
            <w:shd w:val="clear" w:color="auto" w:fill="FF0000"/>
          </w:tcPr>
          <w:p w14:paraId="004CE1A2" w14:textId="77777777" w:rsidR="00600BD0" w:rsidRPr="00ED2B51" w:rsidRDefault="00600BD0"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Solution Summary</w:t>
            </w:r>
          </w:p>
        </w:tc>
      </w:tr>
      <w:tr w:rsidR="00600BD0" w:rsidRPr="00FE0519" w14:paraId="004CE1A7" w14:textId="77777777" w:rsidTr="00C169E4">
        <w:trPr>
          <w:trHeight w:hRule="exact" w:val="60"/>
          <w:tblHeader/>
        </w:trPr>
        <w:tc>
          <w:tcPr>
            <w:tcW w:w="2582" w:type="dxa"/>
            <w:tcBorders>
              <w:top w:val="single" w:sz="4" w:space="0" w:color="auto"/>
              <w:left w:val="nil"/>
              <w:bottom w:val="single" w:sz="6" w:space="0" w:color="auto"/>
              <w:right w:val="nil"/>
            </w:tcBorders>
            <w:shd w:val="pct50" w:color="auto" w:fill="auto"/>
          </w:tcPr>
          <w:p w14:paraId="004CE1A4" w14:textId="77777777" w:rsidR="00600BD0" w:rsidRPr="00FE0519" w:rsidRDefault="00600BD0" w:rsidP="00A45A60">
            <w:pPr>
              <w:pStyle w:val="TableText"/>
              <w:keepLines w:val="0"/>
              <w:widowControl w:val="0"/>
              <w:rPr>
                <w:rFonts w:ascii="Verdana" w:hAnsi="Verdana"/>
                <w:sz w:val="20"/>
              </w:rPr>
            </w:pPr>
          </w:p>
        </w:tc>
        <w:tc>
          <w:tcPr>
            <w:tcW w:w="3969" w:type="dxa"/>
            <w:tcBorders>
              <w:top w:val="single" w:sz="4" w:space="0" w:color="auto"/>
              <w:left w:val="nil"/>
              <w:bottom w:val="single" w:sz="6" w:space="0" w:color="auto"/>
              <w:right w:val="nil"/>
            </w:tcBorders>
            <w:shd w:val="pct50" w:color="auto" w:fill="auto"/>
          </w:tcPr>
          <w:p w14:paraId="004CE1A5" w14:textId="77777777" w:rsidR="00600BD0" w:rsidRPr="00FE0519" w:rsidRDefault="00600BD0" w:rsidP="00A45A60">
            <w:pPr>
              <w:pStyle w:val="TableText"/>
              <w:keepLines w:val="0"/>
              <w:widowControl w:val="0"/>
              <w:rPr>
                <w:rFonts w:ascii="Verdana" w:hAnsi="Verdana"/>
                <w:sz w:val="20"/>
              </w:rPr>
            </w:pPr>
          </w:p>
        </w:tc>
        <w:tc>
          <w:tcPr>
            <w:tcW w:w="5670" w:type="dxa"/>
            <w:tcBorders>
              <w:top w:val="single" w:sz="4" w:space="0" w:color="auto"/>
              <w:left w:val="nil"/>
              <w:bottom w:val="single" w:sz="6" w:space="0" w:color="auto"/>
              <w:right w:val="nil"/>
            </w:tcBorders>
            <w:shd w:val="pct50" w:color="auto" w:fill="auto"/>
          </w:tcPr>
          <w:p w14:paraId="004CE1A6" w14:textId="77777777" w:rsidR="00600BD0" w:rsidRPr="00FE0519" w:rsidRDefault="00600BD0" w:rsidP="00A45A60">
            <w:pPr>
              <w:pStyle w:val="TableText"/>
              <w:keepLines w:val="0"/>
              <w:widowControl w:val="0"/>
              <w:rPr>
                <w:rFonts w:ascii="Verdana" w:hAnsi="Verdana"/>
                <w:sz w:val="20"/>
              </w:rPr>
            </w:pPr>
          </w:p>
        </w:tc>
      </w:tr>
      <w:tr w:rsidR="00046B72" w:rsidRPr="00FE0519" w14:paraId="004CE1B0" w14:textId="77777777" w:rsidTr="00C169E4">
        <w:tc>
          <w:tcPr>
            <w:tcW w:w="2582" w:type="dxa"/>
            <w:tcBorders>
              <w:top w:val="nil"/>
            </w:tcBorders>
          </w:tcPr>
          <w:p w14:paraId="004CE1A8" w14:textId="77777777" w:rsidR="00046B72" w:rsidRPr="00FE0519" w:rsidRDefault="00046B72" w:rsidP="00A45A60">
            <w:pPr>
              <w:widowControl w:val="0"/>
              <w:jc w:val="left"/>
              <w:rPr>
                <w:b/>
              </w:rPr>
            </w:pPr>
            <w:r>
              <w:rPr>
                <w:b/>
              </w:rPr>
              <w:t>FIN-06.01 – step 1</w:t>
            </w:r>
          </w:p>
        </w:tc>
        <w:tc>
          <w:tcPr>
            <w:tcW w:w="3969" w:type="dxa"/>
            <w:tcBorders>
              <w:top w:val="nil"/>
            </w:tcBorders>
          </w:tcPr>
          <w:p w14:paraId="004CE1A9" w14:textId="77777777" w:rsidR="00046B72" w:rsidRPr="00FE0519" w:rsidRDefault="00046B72" w:rsidP="00A45A60">
            <w:pPr>
              <w:widowControl w:val="0"/>
              <w:jc w:val="left"/>
            </w:pPr>
            <w:r>
              <w:t>Creation of Purchase Orders. The commitment is recorded against the Internal Order.</w:t>
            </w:r>
          </w:p>
        </w:tc>
        <w:tc>
          <w:tcPr>
            <w:tcW w:w="5670" w:type="dxa"/>
            <w:tcBorders>
              <w:top w:val="nil"/>
            </w:tcBorders>
          </w:tcPr>
          <w:p w14:paraId="004CE1AA" w14:textId="77777777" w:rsidR="00046B72" w:rsidRPr="00732264" w:rsidRDefault="00046B72" w:rsidP="00A45A60">
            <w:pPr>
              <w:widowControl w:val="0"/>
              <w:tabs>
                <w:tab w:val="num" w:pos="1080"/>
              </w:tabs>
              <w:rPr>
                <w:rFonts w:cs="Arial"/>
                <w:u w:val="single"/>
              </w:rPr>
            </w:pPr>
            <w:r w:rsidRPr="00732264">
              <w:rPr>
                <w:rFonts w:cs="Arial"/>
                <w:u w:val="single"/>
              </w:rPr>
              <w:t>Configuration:</w:t>
            </w:r>
          </w:p>
          <w:p w14:paraId="004CE1AB" w14:textId="77777777" w:rsidR="00091761" w:rsidRDefault="00091761" w:rsidP="00091761">
            <w:pPr>
              <w:widowControl w:val="0"/>
              <w:tabs>
                <w:tab w:val="num" w:pos="1080"/>
              </w:tabs>
              <w:rPr>
                <w:rFonts w:cs="Arial"/>
              </w:rPr>
            </w:pPr>
            <w:r>
              <w:rPr>
                <w:rFonts w:cs="Arial"/>
              </w:rPr>
              <w:t xml:space="preserve">Refer to the Purchasing Blueprint document -    </w:t>
            </w:r>
            <w:r w:rsidRPr="0070007A">
              <w:rPr>
                <w:rFonts w:cs="Arial"/>
              </w:rPr>
              <w:t>PM_D_D17_Blueprint</w:t>
            </w:r>
            <w:r>
              <w:rPr>
                <w:rFonts w:cs="Arial"/>
              </w:rPr>
              <w:t>_Baseline_P2P_v3.0_20150721</w:t>
            </w:r>
            <w:r w:rsidR="00854941">
              <w:rPr>
                <w:rFonts w:cs="Arial"/>
              </w:rPr>
              <w:t>.</w:t>
            </w:r>
          </w:p>
          <w:p w14:paraId="004CE1AC" w14:textId="77777777" w:rsidR="00046B72" w:rsidRDefault="00046B72" w:rsidP="00A45A60">
            <w:pPr>
              <w:widowControl w:val="0"/>
              <w:tabs>
                <w:tab w:val="num" w:pos="1080"/>
              </w:tabs>
              <w:rPr>
                <w:rFonts w:cs="Arial"/>
              </w:rPr>
            </w:pPr>
          </w:p>
          <w:p w14:paraId="004CE1AD"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1AE"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1AF" w14:textId="77777777" w:rsidR="00046B72" w:rsidRPr="0028777B" w:rsidRDefault="00046B72" w:rsidP="00A45A60">
            <w:pPr>
              <w:pStyle w:val="TableText"/>
              <w:keepLines w:val="0"/>
              <w:widowControl w:val="0"/>
              <w:outlineLvl w:val="3"/>
              <w:rPr>
                <w:rFonts w:ascii="Verdana" w:hAnsi="Verdana"/>
                <w:snapToGrid w:val="0"/>
                <w:sz w:val="20"/>
              </w:rPr>
            </w:pPr>
          </w:p>
        </w:tc>
      </w:tr>
      <w:tr w:rsidR="00046B72" w:rsidRPr="00FE0519" w14:paraId="004CE1B9" w14:textId="77777777" w:rsidTr="00C169E4">
        <w:tc>
          <w:tcPr>
            <w:tcW w:w="2582" w:type="dxa"/>
            <w:tcBorders>
              <w:top w:val="nil"/>
            </w:tcBorders>
          </w:tcPr>
          <w:p w14:paraId="004CE1B1" w14:textId="77777777" w:rsidR="00046B72" w:rsidRDefault="00046B72" w:rsidP="00A45A60">
            <w:pPr>
              <w:widowControl w:val="0"/>
              <w:jc w:val="left"/>
              <w:rPr>
                <w:b/>
              </w:rPr>
            </w:pPr>
            <w:r>
              <w:rPr>
                <w:b/>
              </w:rPr>
              <w:t>FIN-06.01 – step 2</w:t>
            </w:r>
          </w:p>
        </w:tc>
        <w:tc>
          <w:tcPr>
            <w:tcW w:w="3969" w:type="dxa"/>
            <w:tcBorders>
              <w:top w:val="nil"/>
            </w:tcBorders>
          </w:tcPr>
          <w:p w14:paraId="004CE1B2" w14:textId="77777777" w:rsidR="00046B72" w:rsidRDefault="00046B72" w:rsidP="00A45A60">
            <w:pPr>
              <w:widowControl w:val="0"/>
              <w:jc w:val="left"/>
            </w:pPr>
            <w:r>
              <w:t>Goods receipt records actual costs against the internal order.</w:t>
            </w:r>
          </w:p>
        </w:tc>
        <w:tc>
          <w:tcPr>
            <w:tcW w:w="5670" w:type="dxa"/>
            <w:tcBorders>
              <w:top w:val="nil"/>
            </w:tcBorders>
          </w:tcPr>
          <w:p w14:paraId="004CE1B3" w14:textId="77777777" w:rsidR="00046B72" w:rsidRPr="00732264" w:rsidRDefault="00046B72" w:rsidP="00A45A60">
            <w:pPr>
              <w:widowControl w:val="0"/>
              <w:tabs>
                <w:tab w:val="num" w:pos="1080"/>
              </w:tabs>
              <w:rPr>
                <w:rFonts w:cs="Arial"/>
                <w:u w:val="single"/>
              </w:rPr>
            </w:pPr>
            <w:r w:rsidRPr="00732264">
              <w:rPr>
                <w:rFonts w:cs="Arial"/>
                <w:u w:val="single"/>
              </w:rPr>
              <w:t>Configuration:</w:t>
            </w:r>
          </w:p>
          <w:p w14:paraId="004CE1B4" w14:textId="77777777" w:rsidR="00046B72" w:rsidRDefault="00046B72" w:rsidP="00A45A60">
            <w:pPr>
              <w:widowControl w:val="0"/>
              <w:tabs>
                <w:tab w:val="num" w:pos="1080"/>
              </w:tabs>
              <w:rPr>
                <w:rFonts w:cs="Arial"/>
              </w:rPr>
            </w:pPr>
            <w:r>
              <w:rPr>
                <w:rFonts w:cs="Arial"/>
              </w:rPr>
              <w:t>Refer to t</w:t>
            </w:r>
            <w:r w:rsidR="007E7C30">
              <w:rPr>
                <w:rFonts w:cs="Arial"/>
              </w:rPr>
              <w:t>he Logistics Blueprint document -</w:t>
            </w:r>
            <w:r w:rsidR="007E7C30" w:rsidRPr="007E7C30">
              <w:rPr>
                <w:rFonts w:cs="Arial"/>
              </w:rPr>
              <w:t>PM_D_D17_Blueprint_Basel</w:t>
            </w:r>
            <w:r w:rsidR="007E7C30">
              <w:rPr>
                <w:rFonts w:cs="Arial"/>
              </w:rPr>
              <w:t>ine_Logistics_v3.0_20150722</w:t>
            </w:r>
            <w:r w:rsidR="00854941">
              <w:rPr>
                <w:rFonts w:cs="Arial"/>
              </w:rPr>
              <w:t>.</w:t>
            </w:r>
          </w:p>
          <w:p w14:paraId="004CE1B5" w14:textId="77777777" w:rsidR="00046B72" w:rsidRDefault="00046B72" w:rsidP="00A45A60">
            <w:pPr>
              <w:widowControl w:val="0"/>
              <w:tabs>
                <w:tab w:val="num" w:pos="1080"/>
              </w:tabs>
              <w:rPr>
                <w:rFonts w:cs="Arial"/>
              </w:rPr>
            </w:pPr>
          </w:p>
          <w:p w14:paraId="004CE1B6"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1B7"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1B8" w14:textId="77777777" w:rsidR="00046B72" w:rsidRPr="0028777B" w:rsidRDefault="00046B72" w:rsidP="00A45A60">
            <w:pPr>
              <w:pStyle w:val="TableText"/>
              <w:keepLines w:val="0"/>
              <w:widowControl w:val="0"/>
              <w:outlineLvl w:val="3"/>
              <w:rPr>
                <w:rFonts w:ascii="Verdana" w:hAnsi="Verdana"/>
                <w:snapToGrid w:val="0"/>
                <w:sz w:val="20"/>
              </w:rPr>
            </w:pPr>
          </w:p>
        </w:tc>
      </w:tr>
      <w:tr w:rsidR="00046B72" w:rsidRPr="00FE0519" w14:paraId="004CE1C3" w14:textId="77777777" w:rsidTr="00C169E4">
        <w:tc>
          <w:tcPr>
            <w:tcW w:w="2582" w:type="dxa"/>
          </w:tcPr>
          <w:p w14:paraId="004CE1BA" w14:textId="77777777" w:rsidR="00046B72" w:rsidRPr="00FE0519" w:rsidRDefault="00046B72" w:rsidP="00A45A60">
            <w:pPr>
              <w:widowControl w:val="0"/>
              <w:jc w:val="left"/>
              <w:rPr>
                <w:b/>
              </w:rPr>
            </w:pPr>
            <w:r>
              <w:rPr>
                <w:b/>
              </w:rPr>
              <w:t>FIN-06.01 – step 3</w:t>
            </w:r>
          </w:p>
        </w:tc>
        <w:tc>
          <w:tcPr>
            <w:tcW w:w="3969" w:type="dxa"/>
          </w:tcPr>
          <w:p w14:paraId="004CE1BB" w14:textId="77777777" w:rsidR="00046B72" w:rsidRPr="00FE0519" w:rsidRDefault="00046B72" w:rsidP="00A45A60">
            <w:pPr>
              <w:widowControl w:val="0"/>
              <w:jc w:val="left"/>
            </w:pPr>
            <w:r>
              <w:t>AP only vendor invoices expensed to a Cost Centre as well as write offs/small differences.</w:t>
            </w:r>
          </w:p>
        </w:tc>
        <w:tc>
          <w:tcPr>
            <w:tcW w:w="5670" w:type="dxa"/>
          </w:tcPr>
          <w:p w14:paraId="004CE1BC" w14:textId="77777777" w:rsidR="00046B72" w:rsidRPr="00732264" w:rsidRDefault="00046B72" w:rsidP="00A45A60">
            <w:pPr>
              <w:widowControl w:val="0"/>
              <w:tabs>
                <w:tab w:val="num" w:pos="1080"/>
              </w:tabs>
              <w:rPr>
                <w:rFonts w:cs="Arial"/>
                <w:u w:val="single"/>
              </w:rPr>
            </w:pPr>
            <w:r w:rsidRPr="00732264">
              <w:rPr>
                <w:rFonts w:cs="Arial"/>
                <w:u w:val="single"/>
              </w:rPr>
              <w:t>Configuration:</w:t>
            </w:r>
          </w:p>
          <w:p w14:paraId="004CE1BD" w14:textId="77777777" w:rsidR="00091761" w:rsidRDefault="00091761" w:rsidP="00091761">
            <w:pPr>
              <w:widowControl w:val="0"/>
              <w:tabs>
                <w:tab w:val="num" w:pos="1080"/>
              </w:tabs>
              <w:rPr>
                <w:rFonts w:cs="Arial"/>
              </w:rPr>
            </w:pPr>
            <w:r>
              <w:rPr>
                <w:rFonts w:cs="Arial"/>
              </w:rPr>
              <w:t xml:space="preserve">Refer to  Accounts Payable Blueprint document - </w:t>
            </w:r>
            <w:r w:rsidRPr="00091761">
              <w:rPr>
                <w:rFonts w:cs="Arial"/>
              </w:rPr>
              <w:t>PM_D_D17_Blueprint_Baseline_AP_v3.0_20150721</w:t>
            </w:r>
            <w:r w:rsidR="00854941">
              <w:rPr>
                <w:rFonts w:cs="Arial"/>
              </w:rPr>
              <w:t>.</w:t>
            </w:r>
          </w:p>
          <w:p w14:paraId="004CE1BE" w14:textId="77777777" w:rsidR="00046B72" w:rsidRDefault="00046B72" w:rsidP="00A45A60">
            <w:pPr>
              <w:widowControl w:val="0"/>
              <w:tabs>
                <w:tab w:val="num" w:pos="1080"/>
              </w:tabs>
              <w:rPr>
                <w:rFonts w:cs="Arial"/>
              </w:rPr>
            </w:pPr>
          </w:p>
          <w:p w14:paraId="004CE1BF" w14:textId="77777777" w:rsidR="00046B72" w:rsidRDefault="00046B72" w:rsidP="00A45A60">
            <w:pPr>
              <w:widowControl w:val="0"/>
              <w:tabs>
                <w:tab w:val="num" w:pos="1080"/>
              </w:tabs>
              <w:rPr>
                <w:rFonts w:cs="Arial"/>
              </w:rPr>
            </w:pPr>
          </w:p>
          <w:p w14:paraId="004CE1C0"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1C1"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1C2" w14:textId="77777777" w:rsidR="00046B72" w:rsidRPr="00A00A8D" w:rsidRDefault="00046B72" w:rsidP="00A45A60">
            <w:pPr>
              <w:pStyle w:val="TableText"/>
              <w:keepLines w:val="0"/>
              <w:widowControl w:val="0"/>
              <w:outlineLvl w:val="3"/>
              <w:rPr>
                <w:rFonts w:ascii="Verdana" w:hAnsi="Verdana"/>
                <w:sz w:val="20"/>
              </w:rPr>
            </w:pPr>
          </w:p>
        </w:tc>
      </w:tr>
      <w:tr w:rsidR="00046B72" w:rsidRPr="00FE0519" w14:paraId="004CE1CB" w14:textId="77777777" w:rsidTr="00C169E4">
        <w:tc>
          <w:tcPr>
            <w:tcW w:w="2582" w:type="dxa"/>
          </w:tcPr>
          <w:p w14:paraId="004CE1C4" w14:textId="77777777" w:rsidR="00046B72" w:rsidRPr="00FE0519" w:rsidRDefault="00046B72" w:rsidP="00A45A60">
            <w:pPr>
              <w:widowControl w:val="0"/>
              <w:jc w:val="left"/>
              <w:rPr>
                <w:b/>
              </w:rPr>
            </w:pPr>
            <w:r>
              <w:rPr>
                <w:b/>
              </w:rPr>
              <w:t>FIN-06.01 – step 4</w:t>
            </w:r>
          </w:p>
        </w:tc>
        <w:tc>
          <w:tcPr>
            <w:tcW w:w="3969" w:type="dxa"/>
          </w:tcPr>
          <w:p w14:paraId="004CE1C5" w14:textId="77777777" w:rsidR="00046B72" w:rsidRPr="00FE0519" w:rsidRDefault="00046B72" w:rsidP="00A45A60">
            <w:pPr>
              <w:widowControl w:val="0"/>
              <w:jc w:val="left"/>
            </w:pPr>
            <w:r>
              <w:t>FI journal posting adjustments.</w:t>
            </w:r>
          </w:p>
        </w:tc>
        <w:tc>
          <w:tcPr>
            <w:tcW w:w="5670" w:type="dxa"/>
          </w:tcPr>
          <w:p w14:paraId="004CE1C6" w14:textId="77777777" w:rsidR="00046B72" w:rsidRPr="00732264" w:rsidRDefault="00046B72" w:rsidP="00A45A60">
            <w:pPr>
              <w:widowControl w:val="0"/>
              <w:tabs>
                <w:tab w:val="num" w:pos="1080"/>
              </w:tabs>
              <w:rPr>
                <w:rFonts w:cs="Arial"/>
                <w:u w:val="single"/>
              </w:rPr>
            </w:pPr>
            <w:r w:rsidRPr="00732264">
              <w:rPr>
                <w:rFonts w:cs="Arial"/>
                <w:u w:val="single"/>
              </w:rPr>
              <w:t>Configuration:</w:t>
            </w:r>
          </w:p>
          <w:p w14:paraId="004CE1C7" w14:textId="77777777" w:rsidR="00046B72" w:rsidRDefault="007E7C30" w:rsidP="00A45A60">
            <w:pPr>
              <w:widowControl w:val="0"/>
              <w:tabs>
                <w:tab w:val="num" w:pos="1080"/>
              </w:tabs>
              <w:rPr>
                <w:rFonts w:cs="Arial"/>
              </w:rPr>
            </w:pPr>
            <w:r>
              <w:rPr>
                <w:rFonts w:cs="Arial"/>
              </w:rPr>
              <w:t xml:space="preserve">Refer to the Finance Blueprint document  - </w:t>
            </w:r>
            <w:r w:rsidRPr="00091761">
              <w:rPr>
                <w:rFonts w:cs="Arial"/>
              </w:rPr>
              <w:t>PM_D_D17_Blueprint_Baseline_Finance_v3.0_20150721</w:t>
            </w:r>
            <w:r w:rsidR="00854941">
              <w:rPr>
                <w:rFonts w:cs="Arial"/>
              </w:rPr>
              <w:t>.</w:t>
            </w:r>
          </w:p>
          <w:p w14:paraId="004CE1C8"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lastRenderedPageBreak/>
              <w:t>WRICEF:</w:t>
            </w:r>
          </w:p>
          <w:p w14:paraId="004CE1C9"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1CA" w14:textId="77777777" w:rsidR="00046B72" w:rsidRPr="00A00A8D" w:rsidRDefault="00046B72" w:rsidP="00A45A60">
            <w:pPr>
              <w:pStyle w:val="TableText"/>
              <w:keepLines w:val="0"/>
              <w:widowControl w:val="0"/>
              <w:rPr>
                <w:rFonts w:ascii="Verdana" w:hAnsi="Verdana"/>
                <w:sz w:val="20"/>
              </w:rPr>
            </w:pPr>
          </w:p>
        </w:tc>
      </w:tr>
      <w:tr w:rsidR="00046B72" w:rsidRPr="00FE0519" w14:paraId="004CE1D5" w14:textId="77777777" w:rsidTr="00C169E4">
        <w:tc>
          <w:tcPr>
            <w:tcW w:w="2582" w:type="dxa"/>
          </w:tcPr>
          <w:p w14:paraId="004CE1CC" w14:textId="77777777" w:rsidR="00046B72" w:rsidRDefault="00046B72" w:rsidP="00A45A60">
            <w:pPr>
              <w:widowControl w:val="0"/>
              <w:jc w:val="left"/>
              <w:rPr>
                <w:b/>
              </w:rPr>
            </w:pPr>
            <w:r>
              <w:rPr>
                <w:b/>
              </w:rPr>
              <w:lastRenderedPageBreak/>
              <w:t>FIN-06.01 – step 5</w:t>
            </w:r>
          </w:p>
        </w:tc>
        <w:tc>
          <w:tcPr>
            <w:tcW w:w="3969" w:type="dxa"/>
          </w:tcPr>
          <w:p w14:paraId="004CE1CD" w14:textId="77777777" w:rsidR="00046B72" w:rsidRDefault="00046B72" w:rsidP="00A45A60">
            <w:pPr>
              <w:widowControl w:val="0"/>
              <w:jc w:val="left"/>
            </w:pPr>
            <w:r>
              <w:t>Internal Order only journals for moving costs from one Internal Order to another only in Controlling and not represented in FI.</w:t>
            </w:r>
          </w:p>
        </w:tc>
        <w:tc>
          <w:tcPr>
            <w:tcW w:w="5670" w:type="dxa"/>
          </w:tcPr>
          <w:p w14:paraId="004CE1CE" w14:textId="77777777" w:rsidR="0072051E" w:rsidRDefault="0072051E" w:rsidP="00A45A60">
            <w:pPr>
              <w:widowControl w:val="0"/>
              <w:tabs>
                <w:tab w:val="num" w:pos="1080"/>
              </w:tabs>
              <w:rPr>
                <w:rFonts w:cs="Arial"/>
              </w:rPr>
            </w:pPr>
            <w:r w:rsidRPr="00D234D3">
              <w:rPr>
                <w:rFonts w:cs="Arial"/>
                <w:u w:val="single"/>
              </w:rPr>
              <w:t>Configuration</w:t>
            </w:r>
            <w:r>
              <w:rPr>
                <w:rFonts w:cs="Arial"/>
              </w:rPr>
              <w:t>:</w:t>
            </w:r>
          </w:p>
          <w:p w14:paraId="004CE1CF" w14:textId="77777777" w:rsidR="0072051E" w:rsidRDefault="0072051E" w:rsidP="00A45A60">
            <w:pPr>
              <w:widowControl w:val="0"/>
              <w:tabs>
                <w:tab w:val="num" w:pos="1080"/>
              </w:tabs>
              <w:rPr>
                <w:rFonts w:cs="Arial"/>
              </w:rPr>
            </w:pPr>
            <w:r>
              <w:rPr>
                <w:rFonts w:cs="Arial"/>
              </w:rPr>
              <w:t>Refer to section 7.3 of this Blueprint document.</w:t>
            </w:r>
          </w:p>
          <w:p w14:paraId="004CE1D0" w14:textId="77777777" w:rsidR="0072051E" w:rsidRPr="00D234D3" w:rsidRDefault="0072051E" w:rsidP="00A45A60">
            <w:pPr>
              <w:widowControl w:val="0"/>
              <w:tabs>
                <w:tab w:val="num" w:pos="1080"/>
              </w:tabs>
              <w:rPr>
                <w:rFonts w:cs="Arial"/>
              </w:rPr>
            </w:pPr>
          </w:p>
          <w:p w14:paraId="004CE1D1" w14:textId="77777777" w:rsidR="0072051E" w:rsidRDefault="0072051E" w:rsidP="00A45A60">
            <w:pPr>
              <w:widowControl w:val="0"/>
              <w:tabs>
                <w:tab w:val="num" w:pos="1080"/>
              </w:tabs>
              <w:rPr>
                <w:rFonts w:cs="Arial"/>
              </w:rPr>
            </w:pPr>
          </w:p>
          <w:p w14:paraId="004CE1D2"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1D3"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1D4" w14:textId="77777777" w:rsidR="00046B72" w:rsidRPr="00A00A8D" w:rsidRDefault="00046B72" w:rsidP="00A45A60">
            <w:pPr>
              <w:pStyle w:val="TableText"/>
              <w:keepLines w:val="0"/>
              <w:widowControl w:val="0"/>
              <w:rPr>
                <w:rFonts w:ascii="Verdana" w:hAnsi="Verdana"/>
                <w:sz w:val="20"/>
              </w:rPr>
            </w:pPr>
          </w:p>
        </w:tc>
      </w:tr>
    </w:tbl>
    <w:p w14:paraId="004CE1D6" w14:textId="77777777" w:rsidR="005A54B2" w:rsidRDefault="00B96C62" w:rsidP="00A45A60">
      <w:pPr>
        <w:widowControl w:val="0"/>
        <w:spacing w:before="100" w:beforeAutospacing="1" w:after="60"/>
        <w:rPr>
          <w:rFonts w:cs="Arial"/>
          <w:lang w:val="en-GB"/>
        </w:rPr>
      </w:pPr>
      <w:r>
        <w:rPr>
          <w:rFonts w:cs="Arial"/>
          <w:lang w:val="en-GB"/>
        </w:rPr>
        <w:t xml:space="preserve">Note that as the internal orders will be statistical </w:t>
      </w:r>
      <w:r w:rsidR="000658D4">
        <w:rPr>
          <w:rFonts w:cs="Arial"/>
          <w:lang w:val="en-GB"/>
        </w:rPr>
        <w:t>there will not be a requirement for settlement to take place.</w:t>
      </w:r>
    </w:p>
    <w:p w14:paraId="004CE1D7" w14:textId="77777777" w:rsidR="001819E1" w:rsidRPr="00527BF0" w:rsidRDefault="001819E1" w:rsidP="00A45A60">
      <w:pPr>
        <w:widowControl w:val="0"/>
        <w:spacing w:before="100" w:beforeAutospacing="1" w:after="60"/>
        <w:rPr>
          <w:rFonts w:cs="Arial"/>
          <w:lang w:val="en-GB"/>
        </w:rPr>
      </w:pPr>
    </w:p>
    <w:p w14:paraId="004CE1D8" w14:textId="77777777" w:rsidR="00847844" w:rsidRDefault="00847844" w:rsidP="00A45A60">
      <w:pPr>
        <w:widowControl w:val="0"/>
        <w:jc w:val="left"/>
        <w:rPr>
          <w:rFonts w:cs="Arial"/>
          <w:b/>
          <w:sz w:val="28"/>
          <w:szCs w:val="12"/>
          <w:lang w:val="en-GB"/>
        </w:rPr>
      </w:pPr>
      <w:r>
        <w:rPr>
          <w:lang w:val="en-GB"/>
        </w:rPr>
        <w:br w:type="page"/>
      </w:r>
    </w:p>
    <w:p w14:paraId="004CE1D9" w14:textId="77777777" w:rsidR="0065436E" w:rsidRDefault="0065436E" w:rsidP="00A45A60">
      <w:pPr>
        <w:pStyle w:val="Heading2"/>
        <w:widowControl w:val="0"/>
        <w:spacing w:before="480"/>
        <w:jc w:val="both"/>
        <w:rPr>
          <w:lang w:val="en-GB"/>
        </w:rPr>
        <w:sectPr w:rsidR="0065436E" w:rsidSect="00AD27C1">
          <w:pgSz w:w="16838" w:h="11906" w:orient="landscape" w:code="9"/>
          <w:pgMar w:top="1418" w:right="1418" w:bottom="1418" w:left="2662" w:header="709" w:footer="357" w:gutter="0"/>
          <w:cols w:space="708"/>
          <w:docGrid w:linePitch="360"/>
        </w:sectPr>
      </w:pPr>
    </w:p>
    <w:p w14:paraId="004CE1DA" w14:textId="77777777" w:rsidR="001819E1" w:rsidRPr="00527BF0" w:rsidRDefault="00924233" w:rsidP="00A45A60">
      <w:pPr>
        <w:pStyle w:val="Heading2"/>
        <w:widowControl w:val="0"/>
        <w:spacing w:before="480"/>
        <w:jc w:val="both"/>
        <w:rPr>
          <w:lang w:val="en-GB"/>
        </w:rPr>
      </w:pPr>
      <w:bookmarkStart w:id="120" w:name="_Toc421089918"/>
      <w:r>
        <w:rPr>
          <w:lang w:val="en-GB"/>
        </w:rPr>
        <w:lastRenderedPageBreak/>
        <w:t>Project Systems</w:t>
      </w:r>
      <w:r w:rsidR="00050959">
        <w:rPr>
          <w:lang w:val="en-GB"/>
        </w:rPr>
        <w:t xml:space="preserve"> (FIN</w:t>
      </w:r>
      <w:r w:rsidR="0078096B">
        <w:rPr>
          <w:lang w:val="en-GB"/>
        </w:rPr>
        <w:t>-06.06)</w:t>
      </w:r>
      <w:bookmarkEnd w:id="120"/>
    </w:p>
    <w:p w14:paraId="004CE1DB" w14:textId="77777777" w:rsidR="005A54B2" w:rsidRDefault="00F048A1" w:rsidP="00A45A60">
      <w:pPr>
        <w:widowControl w:val="0"/>
        <w:tabs>
          <w:tab w:val="left" w:pos="2445"/>
        </w:tabs>
        <w:spacing w:before="100" w:beforeAutospacing="1" w:after="60"/>
        <w:rPr>
          <w:rFonts w:cs="Arial"/>
          <w:lang w:val="en-GB"/>
        </w:rPr>
      </w:pPr>
      <w:r>
        <w:rPr>
          <w:rFonts w:cs="Arial"/>
          <w:lang w:val="en-GB"/>
        </w:rPr>
        <w:t>The WBS is a cost collecto</w:t>
      </w:r>
      <w:r w:rsidR="00DB7AE6">
        <w:rPr>
          <w:rFonts w:cs="Arial"/>
          <w:lang w:val="en-GB"/>
        </w:rPr>
        <w:t>r and will be used to</w:t>
      </w:r>
      <w:ins w:id="121" w:author="Chris Varma" w:date="2015-09-08T10:58:00Z">
        <w:r w:rsidR="008718FC">
          <w:rPr>
            <w:rFonts w:cs="Arial"/>
            <w:lang w:val="en-GB"/>
          </w:rPr>
          <w:t xml:space="preserve"> capture</w:t>
        </w:r>
      </w:ins>
      <w:del w:id="122" w:author="Chris Varma" w:date="2015-09-08T10:58:00Z">
        <w:r w:rsidR="00DB7AE6" w:rsidDel="008718FC">
          <w:rPr>
            <w:rFonts w:cs="Arial"/>
            <w:lang w:val="en-GB"/>
          </w:rPr>
          <w:delText xml:space="preserve"> manage</w:delText>
        </w:r>
      </w:del>
      <w:r>
        <w:rPr>
          <w:rFonts w:cs="Arial"/>
          <w:lang w:val="en-GB"/>
        </w:rPr>
        <w:t xml:space="preserve"> costs</w:t>
      </w:r>
      <w:del w:id="123" w:author="Chris Varma" w:date="2015-09-08T10:58:00Z">
        <w:r w:rsidDel="008718FC">
          <w:rPr>
            <w:rFonts w:cs="Arial"/>
            <w:lang w:val="en-GB"/>
          </w:rPr>
          <w:delText xml:space="preserve"> </w:delText>
        </w:r>
      </w:del>
      <w:r>
        <w:rPr>
          <w:rFonts w:cs="Arial"/>
          <w:lang w:val="en-GB"/>
        </w:rPr>
        <w:t xml:space="preserve">and </w:t>
      </w:r>
      <w:ins w:id="124" w:author="Chris Varma" w:date="2015-09-08T11:00:00Z">
        <w:r w:rsidR="00E9252D">
          <w:rPr>
            <w:rFonts w:cs="Arial"/>
            <w:lang w:val="en-GB"/>
          </w:rPr>
          <w:t xml:space="preserve">AR only </w:t>
        </w:r>
      </w:ins>
      <w:r>
        <w:rPr>
          <w:rFonts w:cs="Arial"/>
          <w:lang w:val="en-GB"/>
        </w:rPr>
        <w:t xml:space="preserve">revenues </w:t>
      </w:r>
      <w:r w:rsidR="00DB7AE6">
        <w:rPr>
          <w:rFonts w:cs="Arial"/>
          <w:lang w:val="en-GB"/>
        </w:rPr>
        <w:t xml:space="preserve">associated with marketing campaigns. </w:t>
      </w:r>
    </w:p>
    <w:p w14:paraId="004CE1DC" w14:textId="77777777" w:rsidR="0065436E" w:rsidRDefault="00E031FF" w:rsidP="00A45A60">
      <w:pPr>
        <w:widowControl w:val="0"/>
        <w:spacing w:before="100" w:beforeAutospacing="1" w:after="60"/>
        <w:sectPr w:rsidR="0065436E" w:rsidSect="0065436E">
          <w:pgSz w:w="11906" w:h="16838" w:code="9"/>
          <w:pgMar w:top="1418" w:right="1418" w:bottom="2659" w:left="1418" w:header="709" w:footer="357" w:gutter="0"/>
          <w:cols w:space="708"/>
          <w:docGrid w:linePitch="360"/>
        </w:sectPr>
      </w:pPr>
      <w:r>
        <w:object w:dxaOrig="15750" w:dyaOrig="14086" w14:anchorId="004CE7AA">
          <v:shape id="_x0000_i1036" type="#_x0000_t75" style="width:432.6pt;height:388.8pt" o:ole="">
            <v:imagedata r:id="rId36" o:title=""/>
          </v:shape>
          <o:OLEObject Type="Embed" ProgID="Visio.Drawing.15" ShapeID="_x0000_i1036" DrawAspect="Content" ObjectID="_1557727769" r:id="rId37"/>
        </w:object>
      </w:r>
    </w:p>
    <w:p w14:paraId="004CE1DD" w14:textId="77777777" w:rsidR="005A54B2" w:rsidRDefault="005A54B2" w:rsidP="00A45A60">
      <w:pPr>
        <w:widowControl w:val="0"/>
        <w:spacing w:before="100" w:beforeAutospacing="1" w:after="60"/>
      </w:pPr>
    </w:p>
    <w:p w14:paraId="004CE1DE" w14:textId="77777777" w:rsidR="001C7E44" w:rsidRDefault="001C7E44" w:rsidP="00A45A60">
      <w:pPr>
        <w:widowControl w:val="0"/>
        <w:spacing w:before="100" w:beforeAutospacing="1" w:after="60"/>
      </w:pPr>
    </w:p>
    <w:p w14:paraId="004CE1DF" w14:textId="77777777" w:rsidR="001C7E44" w:rsidRDefault="001C7E44" w:rsidP="00A45A60">
      <w:pPr>
        <w:widowControl w:val="0"/>
        <w:spacing w:before="100" w:beforeAutospacing="1" w:after="60"/>
      </w:pPr>
    </w:p>
    <w:tbl>
      <w:tblPr>
        <w:tblW w:w="12221" w:type="dxa"/>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582"/>
        <w:gridCol w:w="3969"/>
        <w:gridCol w:w="5670"/>
      </w:tblGrid>
      <w:tr w:rsidR="001C7E44" w:rsidRPr="00FE0519" w14:paraId="004CE1E3" w14:textId="77777777" w:rsidTr="00C86B25">
        <w:trPr>
          <w:tblHeader/>
        </w:trPr>
        <w:tc>
          <w:tcPr>
            <w:tcW w:w="2582" w:type="dxa"/>
            <w:tcBorders>
              <w:top w:val="single" w:sz="4" w:space="0" w:color="auto"/>
              <w:left w:val="single" w:sz="4" w:space="0" w:color="auto"/>
              <w:bottom w:val="single" w:sz="4" w:space="0" w:color="auto"/>
              <w:right w:val="single" w:sz="4" w:space="0" w:color="auto"/>
            </w:tcBorders>
            <w:shd w:val="clear" w:color="auto" w:fill="FF0000"/>
          </w:tcPr>
          <w:p w14:paraId="004CE1E0" w14:textId="77777777" w:rsidR="001C7E44" w:rsidRPr="00ED2B51" w:rsidRDefault="001C7E44"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 xml:space="preserve">Process Flow Summary – Step </w:t>
            </w:r>
            <w:r w:rsidRPr="00ED2B51">
              <w:rPr>
                <w:rFonts w:ascii="Verdana" w:hAnsi="Verdana"/>
                <w:color w:val="FFFFFF" w:themeColor="background1"/>
                <w:sz w:val="20"/>
              </w:rPr>
              <w:t>No.</w:t>
            </w:r>
          </w:p>
        </w:tc>
        <w:tc>
          <w:tcPr>
            <w:tcW w:w="3969" w:type="dxa"/>
            <w:tcBorders>
              <w:top w:val="single" w:sz="4" w:space="0" w:color="auto"/>
              <w:left w:val="single" w:sz="4" w:space="0" w:color="auto"/>
              <w:bottom w:val="single" w:sz="4" w:space="0" w:color="auto"/>
              <w:right w:val="single" w:sz="4" w:space="0" w:color="auto"/>
            </w:tcBorders>
            <w:shd w:val="clear" w:color="auto" w:fill="FF0000"/>
          </w:tcPr>
          <w:p w14:paraId="004CE1E1" w14:textId="77777777" w:rsidR="001C7E44" w:rsidRPr="00ED2B51" w:rsidRDefault="001C7E44" w:rsidP="00A45A60">
            <w:pPr>
              <w:pStyle w:val="TableHeading"/>
              <w:keepLines w:val="0"/>
              <w:widowControl w:val="0"/>
              <w:rPr>
                <w:rFonts w:ascii="Verdana" w:hAnsi="Verdana"/>
                <w:color w:val="FFFFFF" w:themeColor="background1"/>
                <w:sz w:val="20"/>
              </w:rPr>
            </w:pPr>
            <w:r w:rsidRPr="003E3703">
              <w:rPr>
                <w:rFonts w:ascii="Verdana" w:hAnsi="Verdana"/>
                <w:color w:val="FFFFFF" w:themeColor="background1"/>
                <w:sz w:val="20"/>
              </w:rPr>
              <w:t>Description of Process</w:t>
            </w:r>
          </w:p>
        </w:tc>
        <w:tc>
          <w:tcPr>
            <w:tcW w:w="5670" w:type="dxa"/>
            <w:tcBorders>
              <w:top w:val="single" w:sz="4" w:space="0" w:color="auto"/>
              <w:left w:val="single" w:sz="4" w:space="0" w:color="auto"/>
              <w:bottom w:val="single" w:sz="4" w:space="0" w:color="auto"/>
              <w:right w:val="single" w:sz="4" w:space="0" w:color="auto"/>
            </w:tcBorders>
            <w:shd w:val="clear" w:color="auto" w:fill="FF0000"/>
          </w:tcPr>
          <w:p w14:paraId="004CE1E2" w14:textId="77777777" w:rsidR="001C7E44" w:rsidRPr="00ED2B51" w:rsidRDefault="001C7E44"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Solution Summary</w:t>
            </w:r>
          </w:p>
        </w:tc>
      </w:tr>
      <w:tr w:rsidR="001C7E44" w:rsidRPr="00FE0519" w14:paraId="004CE1E7" w14:textId="77777777" w:rsidTr="00C86B25">
        <w:trPr>
          <w:trHeight w:hRule="exact" w:val="60"/>
          <w:tblHeader/>
        </w:trPr>
        <w:tc>
          <w:tcPr>
            <w:tcW w:w="2582" w:type="dxa"/>
            <w:tcBorders>
              <w:top w:val="single" w:sz="4" w:space="0" w:color="auto"/>
              <w:left w:val="nil"/>
              <w:bottom w:val="single" w:sz="6" w:space="0" w:color="auto"/>
              <w:right w:val="nil"/>
            </w:tcBorders>
            <w:shd w:val="pct50" w:color="auto" w:fill="auto"/>
          </w:tcPr>
          <w:p w14:paraId="004CE1E4" w14:textId="77777777" w:rsidR="001C7E44" w:rsidRPr="00FE0519" w:rsidRDefault="001C7E44" w:rsidP="00A45A60">
            <w:pPr>
              <w:pStyle w:val="TableText"/>
              <w:keepLines w:val="0"/>
              <w:widowControl w:val="0"/>
              <w:rPr>
                <w:rFonts w:ascii="Verdana" w:hAnsi="Verdana"/>
                <w:sz w:val="20"/>
              </w:rPr>
            </w:pPr>
          </w:p>
        </w:tc>
        <w:tc>
          <w:tcPr>
            <w:tcW w:w="3969" w:type="dxa"/>
            <w:tcBorders>
              <w:top w:val="single" w:sz="4" w:space="0" w:color="auto"/>
              <w:left w:val="nil"/>
              <w:bottom w:val="single" w:sz="6" w:space="0" w:color="auto"/>
              <w:right w:val="nil"/>
            </w:tcBorders>
            <w:shd w:val="pct50" w:color="auto" w:fill="auto"/>
          </w:tcPr>
          <w:p w14:paraId="004CE1E5" w14:textId="77777777" w:rsidR="001C7E44" w:rsidRPr="00FE0519" w:rsidRDefault="001C7E44" w:rsidP="00A45A60">
            <w:pPr>
              <w:pStyle w:val="TableText"/>
              <w:keepLines w:val="0"/>
              <w:widowControl w:val="0"/>
              <w:rPr>
                <w:rFonts w:ascii="Verdana" w:hAnsi="Verdana"/>
                <w:sz w:val="20"/>
              </w:rPr>
            </w:pPr>
          </w:p>
        </w:tc>
        <w:tc>
          <w:tcPr>
            <w:tcW w:w="5670" w:type="dxa"/>
            <w:tcBorders>
              <w:top w:val="single" w:sz="4" w:space="0" w:color="auto"/>
              <w:left w:val="nil"/>
              <w:bottom w:val="single" w:sz="6" w:space="0" w:color="auto"/>
              <w:right w:val="nil"/>
            </w:tcBorders>
            <w:shd w:val="pct50" w:color="auto" w:fill="auto"/>
          </w:tcPr>
          <w:p w14:paraId="004CE1E6" w14:textId="77777777" w:rsidR="001C7E44" w:rsidRPr="00FE0519" w:rsidRDefault="001C7E44" w:rsidP="00A45A60">
            <w:pPr>
              <w:pStyle w:val="TableText"/>
              <w:keepLines w:val="0"/>
              <w:widowControl w:val="0"/>
              <w:rPr>
                <w:rFonts w:ascii="Verdana" w:hAnsi="Verdana"/>
                <w:sz w:val="20"/>
              </w:rPr>
            </w:pPr>
          </w:p>
        </w:tc>
      </w:tr>
      <w:tr w:rsidR="0072051E" w:rsidRPr="00FE0519" w14:paraId="004CE1F0" w14:textId="77777777" w:rsidTr="00C86B25">
        <w:tc>
          <w:tcPr>
            <w:tcW w:w="2582" w:type="dxa"/>
            <w:tcBorders>
              <w:top w:val="nil"/>
            </w:tcBorders>
          </w:tcPr>
          <w:p w14:paraId="004CE1E8" w14:textId="77777777" w:rsidR="0072051E" w:rsidRPr="00FE0519" w:rsidRDefault="0072051E" w:rsidP="00A45A60">
            <w:pPr>
              <w:widowControl w:val="0"/>
              <w:jc w:val="left"/>
              <w:rPr>
                <w:b/>
              </w:rPr>
            </w:pPr>
            <w:r>
              <w:rPr>
                <w:b/>
              </w:rPr>
              <w:t>FIN-06.03 – step 1</w:t>
            </w:r>
          </w:p>
        </w:tc>
        <w:tc>
          <w:tcPr>
            <w:tcW w:w="3969" w:type="dxa"/>
            <w:tcBorders>
              <w:top w:val="nil"/>
            </w:tcBorders>
          </w:tcPr>
          <w:p w14:paraId="004CE1E9" w14:textId="77777777" w:rsidR="0072051E" w:rsidRPr="00FE0519" w:rsidRDefault="0072051E" w:rsidP="00A45A60">
            <w:pPr>
              <w:widowControl w:val="0"/>
              <w:jc w:val="left"/>
            </w:pPr>
            <w:r>
              <w:t xml:space="preserve">Creation of Purchase Orders. </w:t>
            </w:r>
          </w:p>
        </w:tc>
        <w:tc>
          <w:tcPr>
            <w:tcW w:w="5670" w:type="dxa"/>
            <w:tcBorders>
              <w:top w:val="nil"/>
            </w:tcBorders>
          </w:tcPr>
          <w:p w14:paraId="004CE1EA" w14:textId="77777777" w:rsidR="0072051E" w:rsidRPr="00732264" w:rsidRDefault="0072051E" w:rsidP="00A45A60">
            <w:pPr>
              <w:widowControl w:val="0"/>
              <w:tabs>
                <w:tab w:val="num" w:pos="1080"/>
              </w:tabs>
              <w:rPr>
                <w:rFonts w:cs="Arial"/>
                <w:u w:val="single"/>
              </w:rPr>
            </w:pPr>
            <w:r w:rsidRPr="00732264">
              <w:rPr>
                <w:rFonts w:cs="Arial"/>
                <w:u w:val="single"/>
              </w:rPr>
              <w:t>Configuration:</w:t>
            </w:r>
          </w:p>
          <w:p w14:paraId="004CE1EB" w14:textId="77777777" w:rsidR="0072051E" w:rsidRDefault="00515FE6" w:rsidP="00A45A60">
            <w:pPr>
              <w:widowControl w:val="0"/>
              <w:tabs>
                <w:tab w:val="num" w:pos="1080"/>
              </w:tabs>
              <w:rPr>
                <w:rFonts w:cs="Arial"/>
              </w:rPr>
            </w:pPr>
            <w:r>
              <w:rPr>
                <w:rFonts w:cs="Arial"/>
              </w:rPr>
              <w:t xml:space="preserve">Refer to the Purchasing Blueprint document -    </w:t>
            </w:r>
            <w:r w:rsidRPr="0070007A">
              <w:rPr>
                <w:rFonts w:cs="Arial"/>
              </w:rPr>
              <w:t>PM_D_D17_Blueprint</w:t>
            </w:r>
            <w:r>
              <w:rPr>
                <w:rFonts w:cs="Arial"/>
              </w:rPr>
              <w:t>_Baseline_P2P_v3.0_20150721</w:t>
            </w:r>
            <w:r w:rsidR="00854941">
              <w:rPr>
                <w:rFonts w:cs="Arial"/>
              </w:rPr>
              <w:t>.</w:t>
            </w:r>
          </w:p>
          <w:p w14:paraId="004CE1EC" w14:textId="77777777" w:rsidR="00515FE6" w:rsidRDefault="00515FE6" w:rsidP="00A45A60">
            <w:pPr>
              <w:widowControl w:val="0"/>
              <w:tabs>
                <w:tab w:val="num" w:pos="1080"/>
              </w:tabs>
              <w:rPr>
                <w:rFonts w:cs="Arial"/>
              </w:rPr>
            </w:pPr>
          </w:p>
          <w:p w14:paraId="004CE1ED"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1EE"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1EF" w14:textId="77777777" w:rsidR="0072051E" w:rsidRPr="0028777B" w:rsidRDefault="0072051E" w:rsidP="00A45A60">
            <w:pPr>
              <w:pStyle w:val="TableText"/>
              <w:keepLines w:val="0"/>
              <w:widowControl w:val="0"/>
              <w:outlineLvl w:val="3"/>
              <w:rPr>
                <w:rFonts w:ascii="Verdana" w:hAnsi="Verdana"/>
                <w:snapToGrid w:val="0"/>
                <w:sz w:val="20"/>
              </w:rPr>
            </w:pPr>
          </w:p>
        </w:tc>
      </w:tr>
      <w:tr w:rsidR="0072051E" w:rsidRPr="00FE0519" w14:paraId="004CE1F9" w14:textId="77777777" w:rsidTr="00C86B25">
        <w:tc>
          <w:tcPr>
            <w:tcW w:w="2582" w:type="dxa"/>
            <w:tcBorders>
              <w:top w:val="nil"/>
            </w:tcBorders>
          </w:tcPr>
          <w:p w14:paraId="004CE1F1" w14:textId="77777777" w:rsidR="0072051E" w:rsidRDefault="0072051E" w:rsidP="00A45A60">
            <w:pPr>
              <w:widowControl w:val="0"/>
              <w:jc w:val="left"/>
              <w:rPr>
                <w:b/>
              </w:rPr>
            </w:pPr>
            <w:r>
              <w:rPr>
                <w:b/>
              </w:rPr>
              <w:t>FIN-06.03 – step 2</w:t>
            </w:r>
          </w:p>
        </w:tc>
        <w:tc>
          <w:tcPr>
            <w:tcW w:w="3969" w:type="dxa"/>
            <w:tcBorders>
              <w:top w:val="nil"/>
            </w:tcBorders>
          </w:tcPr>
          <w:p w14:paraId="004CE1F2" w14:textId="77777777" w:rsidR="0072051E" w:rsidRDefault="0072051E" w:rsidP="00A45A60">
            <w:pPr>
              <w:widowControl w:val="0"/>
              <w:jc w:val="left"/>
            </w:pPr>
            <w:r>
              <w:t>Goods receipt records actual costs against the WBS element.</w:t>
            </w:r>
          </w:p>
        </w:tc>
        <w:tc>
          <w:tcPr>
            <w:tcW w:w="5670" w:type="dxa"/>
            <w:tcBorders>
              <w:top w:val="nil"/>
            </w:tcBorders>
          </w:tcPr>
          <w:p w14:paraId="004CE1F3" w14:textId="77777777" w:rsidR="0072051E" w:rsidRPr="00732264" w:rsidRDefault="0072051E" w:rsidP="00A45A60">
            <w:pPr>
              <w:widowControl w:val="0"/>
              <w:tabs>
                <w:tab w:val="num" w:pos="1080"/>
              </w:tabs>
              <w:rPr>
                <w:rFonts w:cs="Arial"/>
                <w:u w:val="single"/>
              </w:rPr>
            </w:pPr>
            <w:r w:rsidRPr="00732264">
              <w:rPr>
                <w:rFonts w:cs="Arial"/>
                <w:u w:val="single"/>
              </w:rPr>
              <w:t>Configuration:</w:t>
            </w:r>
          </w:p>
          <w:p w14:paraId="004CE1F4" w14:textId="77777777" w:rsidR="00515FE6" w:rsidRDefault="00515FE6" w:rsidP="00515FE6">
            <w:pPr>
              <w:widowControl w:val="0"/>
              <w:tabs>
                <w:tab w:val="num" w:pos="1080"/>
              </w:tabs>
              <w:rPr>
                <w:rFonts w:cs="Arial"/>
              </w:rPr>
            </w:pPr>
            <w:r>
              <w:rPr>
                <w:rFonts w:cs="Arial"/>
              </w:rPr>
              <w:t>Refer to the Logistics Blueprint document -</w:t>
            </w:r>
            <w:r w:rsidRPr="007E7C30">
              <w:rPr>
                <w:rFonts w:cs="Arial"/>
              </w:rPr>
              <w:t>PM_D_D17_Blueprint_Basel</w:t>
            </w:r>
            <w:r>
              <w:rPr>
                <w:rFonts w:cs="Arial"/>
              </w:rPr>
              <w:t>ine_Logistics_v3.0_20150722</w:t>
            </w:r>
            <w:r w:rsidR="00854941">
              <w:rPr>
                <w:rFonts w:cs="Arial"/>
              </w:rPr>
              <w:t>.</w:t>
            </w:r>
          </w:p>
          <w:p w14:paraId="004CE1F5" w14:textId="77777777" w:rsidR="0072051E" w:rsidRDefault="0072051E" w:rsidP="00A45A60">
            <w:pPr>
              <w:widowControl w:val="0"/>
              <w:tabs>
                <w:tab w:val="num" w:pos="1080"/>
              </w:tabs>
              <w:rPr>
                <w:rFonts w:cs="Arial"/>
              </w:rPr>
            </w:pPr>
          </w:p>
          <w:p w14:paraId="004CE1F6"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1F7"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1F8" w14:textId="77777777" w:rsidR="0072051E" w:rsidRPr="0028777B" w:rsidRDefault="0072051E" w:rsidP="00A45A60">
            <w:pPr>
              <w:pStyle w:val="TableText"/>
              <w:keepLines w:val="0"/>
              <w:widowControl w:val="0"/>
              <w:outlineLvl w:val="3"/>
              <w:rPr>
                <w:rFonts w:ascii="Verdana" w:hAnsi="Verdana"/>
                <w:snapToGrid w:val="0"/>
                <w:sz w:val="20"/>
              </w:rPr>
            </w:pPr>
          </w:p>
        </w:tc>
      </w:tr>
      <w:tr w:rsidR="0072051E" w:rsidRPr="00FE0519" w14:paraId="004CE202" w14:textId="77777777" w:rsidTr="00C86B25">
        <w:tc>
          <w:tcPr>
            <w:tcW w:w="2582" w:type="dxa"/>
          </w:tcPr>
          <w:p w14:paraId="004CE1FA" w14:textId="77777777" w:rsidR="0072051E" w:rsidRPr="00FE0519" w:rsidRDefault="0072051E" w:rsidP="00A45A60">
            <w:pPr>
              <w:widowControl w:val="0"/>
              <w:jc w:val="left"/>
              <w:rPr>
                <w:b/>
              </w:rPr>
            </w:pPr>
            <w:r>
              <w:rPr>
                <w:b/>
              </w:rPr>
              <w:t>FIN-06.03 – step 3</w:t>
            </w:r>
          </w:p>
        </w:tc>
        <w:tc>
          <w:tcPr>
            <w:tcW w:w="3969" w:type="dxa"/>
          </w:tcPr>
          <w:p w14:paraId="004CE1FB" w14:textId="77777777" w:rsidR="0072051E" w:rsidRPr="00FE0519" w:rsidRDefault="0072051E" w:rsidP="00A45A60">
            <w:pPr>
              <w:widowControl w:val="0"/>
              <w:jc w:val="left"/>
            </w:pPr>
            <w:r>
              <w:t>AP only vendor invoices expensed to a WBS element as well as write offs/small differences.</w:t>
            </w:r>
          </w:p>
        </w:tc>
        <w:tc>
          <w:tcPr>
            <w:tcW w:w="5670" w:type="dxa"/>
          </w:tcPr>
          <w:p w14:paraId="004CE1FC" w14:textId="77777777" w:rsidR="0072051E" w:rsidRPr="00732264" w:rsidRDefault="0072051E" w:rsidP="00A45A60">
            <w:pPr>
              <w:widowControl w:val="0"/>
              <w:tabs>
                <w:tab w:val="num" w:pos="1080"/>
              </w:tabs>
              <w:rPr>
                <w:rFonts w:cs="Arial"/>
                <w:u w:val="single"/>
              </w:rPr>
            </w:pPr>
            <w:r w:rsidRPr="00732264">
              <w:rPr>
                <w:rFonts w:cs="Arial"/>
                <w:u w:val="single"/>
              </w:rPr>
              <w:t>Configuration:</w:t>
            </w:r>
          </w:p>
          <w:p w14:paraId="004CE1FD" w14:textId="77777777" w:rsidR="00515FE6" w:rsidRDefault="00515FE6" w:rsidP="00515FE6">
            <w:pPr>
              <w:widowControl w:val="0"/>
              <w:tabs>
                <w:tab w:val="num" w:pos="1080"/>
              </w:tabs>
              <w:rPr>
                <w:rFonts w:cs="Arial"/>
              </w:rPr>
            </w:pPr>
            <w:r>
              <w:rPr>
                <w:rFonts w:cs="Arial"/>
              </w:rPr>
              <w:t xml:space="preserve">Refer to  Accounts Payable Blueprint document - </w:t>
            </w:r>
            <w:r w:rsidRPr="00091761">
              <w:rPr>
                <w:rFonts w:cs="Arial"/>
              </w:rPr>
              <w:t>PM_D_D17_Blueprint_Baseline_AP_v3.0_20150721</w:t>
            </w:r>
            <w:r w:rsidR="00854941">
              <w:rPr>
                <w:rFonts w:cs="Arial"/>
              </w:rPr>
              <w:t>.</w:t>
            </w:r>
          </w:p>
          <w:p w14:paraId="004CE1FE" w14:textId="77777777" w:rsidR="0072051E" w:rsidRDefault="0072051E" w:rsidP="00A45A60">
            <w:pPr>
              <w:widowControl w:val="0"/>
              <w:tabs>
                <w:tab w:val="num" w:pos="1080"/>
              </w:tabs>
              <w:rPr>
                <w:rFonts w:cs="Arial"/>
              </w:rPr>
            </w:pPr>
          </w:p>
          <w:p w14:paraId="004CE1FF"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200"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201" w14:textId="77777777" w:rsidR="0072051E" w:rsidRPr="00FE0519" w:rsidRDefault="0072051E" w:rsidP="00A45A60">
            <w:pPr>
              <w:pStyle w:val="TableText"/>
              <w:keepLines w:val="0"/>
              <w:widowControl w:val="0"/>
              <w:outlineLvl w:val="3"/>
              <w:rPr>
                <w:rFonts w:ascii="Verdana" w:hAnsi="Verdana"/>
                <w:sz w:val="20"/>
              </w:rPr>
            </w:pPr>
          </w:p>
        </w:tc>
      </w:tr>
      <w:tr w:rsidR="0072051E" w:rsidRPr="00FE0519" w14:paraId="004CE20C" w14:textId="77777777" w:rsidTr="00C86B25">
        <w:tc>
          <w:tcPr>
            <w:tcW w:w="2582" w:type="dxa"/>
          </w:tcPr>
          <w:p w14:paraId="004CE203" w14:textId="77777777" w:rsidR="0072051E" w:rsidRPr="00FE0519" w:rsidRDefault="0072051E" w:rsidP="00A45A60">
            <w:pPr>
              <w:widowControl w:val="0"/>
              <w:jc w:val="left"/>
              <w:rPr>
                <w:b/>
              </w:rPr>
            </w:pPr>
            <w:r>
              <w:rPr>
                <w:b/>
              </w:rPr>
              <w:t>FIN-06.03 – step 4</w:t>
            </w:r>
          </w:p>
        </w:tc>
        <w:tc>
          <w:tcPr>
            <w:tcW w:w="3969" w:type="dxa"/>
          </w:tcPr>
          <w:p w14:paraId="004CE204" w14:textId="77777777" w:rsidR="0072051E" w:rsidRDefault="0072051E" w:rsidP="00A45A60">
            <w:pPr>
              <w:widowControl w:val="0"/>
              <w:jc w:val="left"/>
              <w:rPr>
                <w:rFonts w:cs="Arial"/>
              </w:rPr>
            </w:pPr>
            <w:r w:rsidRPr="004A6350">
              <w:rPr>
                <w:rFonts w:cs="Arial"/>
              </w:rPr>
              <w:t>Accounts Receivable Transactions</w:t>
            </w:r>
            <w:r>
              <w:rPr>
                <w:rFonts w:cs="Arial"/>
              </w:rPr>
              <w:t xml:space="preserve"> - If any invoices are created as AR only (i.e. with no reference to sales orders or deliveries), then the end user will assign a WBS element as is </w:t>
            </w:r>
            <w:r>
              <w:rPr>
                <w:rFonts w:cs="Arial"/>
              </w:rPr>
              <w:lastRenderedPageBreak/>
              <w:t>done with GL journals to make a posting into Projects.</w:t>
            </w:r>
          </w:p>
          <w:p w14:paraId="004CE205" w14:textId="77777777" w:rsidR="0065436E" w:rsidRPr="00FE0519" w:rsidRDefault="0065436E" w:rsidP="00A45A60">
            <w:pPr>
              <w:widowControl w:val="0"/>
              <w:jc w:val="left"/>
            </w:pPr>
          </w:p>
        </w:tc>
        <w:tc>
          <w:tcPr>
            <w:tcW w:w="5670" w:type="dxa"/>
          </w:tcPr>
          <w:p w14:paraId="004CE206" w14:textId="77777777" w:rsidR="0072051E" w:rsidRPr="00732264" w:rsidRDefault="0072051E" w:rsidP="00A45A60">
            <w:pPr>
              <w:widowControl w:val="0"/>
              <w:tabs>
                <w:tab w:val="num" w:pos="1080"/>
              </w:tabs>
              <w:rPr>
                <w:rFonts w:cs="Arial"/>
                <w:u w:val="single"/>
              </w:rPr>
            </w:pPr>
            <w:r w:rsidRPr="00732264">
              <w:rPr>
                <w:rFonts w:cs="Arial"/>
                <w:u w:val="single"/>
              </w:rPr>
              <w:lastRenderedPageBreak/>
              <w:t>Configuration:</w:t>
            </w:r>
          </w:p>
          <w:p w14:paraId="004CE207" w14:textId="77777777" w:rsidR="0072051E" w:rsidRDefault="00515FE6" w:rsidP="00A45A60">
            <w:pPr>
              <w:widowControl w:val="0"/>
              <w:tabs>
                <w:tab w:val="num" w:pos="1080"/>
              </w:tabs>
              <w:rPr>
                <w:rFonts w:cs="Arial"/>
              </w:rPr>
            </w:pPr>
            <w:r>
              <w:rPr>
                <w:rFonts w:cs="Arial"/>
              </w:rPr>
              <w:t xml:space="preserve">Refer to the Accounts Receivable Blueprint document - </w:t>
            </w:r>
            <w:r w:rsidRPr="0070007A">
              <w:rPr>
                <w:rFonts w:cs="Arial"/>
              </w:rPr>
              <w:t>PM_D_D17_Blueprint_Baseline_AR_v3.0_20150721</w:t>
            </w:r>
            <w:r w:rsidR="00854941">
              <w:rPr>
                <w:rFonts w:cs="Arial"/>
              </w:rPr>
              <w:t>.</w:t>
            </w:r>
          </w:p>
          <w:p w14:paraId="004CE208" w14:textId="77777777" w:rsidR="00515FE6" w:rsidRDefault="00515FE6" w:rsidP="00A45A60">
            <w:pPr>
              <w:widowControl w:val="0"/>
              <w:tabs>
                <w:tab w:val="num" w:pos="1080"/>
              </w:tabs>
              <w:rPr>
                <w:rFonts w:cs="Arial"/>
              </w:rPr>
            </w:pPr>
          </w:p>
          <w:p w14:paraId="004CE209"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20A"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lastRenderedPageBreak/>
              <w:t>N/A</w:t>
            </w:r>
          </w:p>
          <w:p w14:paraId="004CE20B" w14:textId="77777777" w:rsidR="0072051E" w:rsidRPr="00A00A8D" w:rsidRDefault="0072051E" w:rsidP="00A45A60">
            <w:pPr>
              <w:pStyle w:val="TableText"/>
              <w:keepLines w:val="0"/>
              <w:widowControl w:val="0"/>
              <w:outlineLvl w:val="3"/>
              <w:rPr>
                <w:rFonts w:ascii="Verdana" w:hAnsi="Verdana"/>
                <w:sz w:val="20"/>
              </w:rPr>
            </w:pPr>
          </w:p>
        </w:tc>
      </w:tr>
      <w:tr w:rsidR="0072051E" w:rsidRPr="00FE0519" w14:paraId="004CE215" w14:textId="77777777" w:rsidTr="00C86B25">
        <w:tc>
          <w:tcPr>
            <w:tcW w:w="2582" w:type="dxa"/>
          </w:tcPr>
          <w:p w14:paraId="004CE20D" w14:textId="77777777" w:rsidR="0072051E" w:rsidRDefault="0072051E" w:rsidP="00A45A60">
            <w:pPr>
              <w:widowControl w:val="0"/>
              <w:jc w:val="left"/>
              <w:rPr>
                <w:b/>
              </w:rPr>
            </w:pPr>
            <w:r>
              <w:rPr>
                <w:b/>
              </w:rPr>
              <w:lastRenderedPageBreak/>
              <w:t>FIN-06.03 – step 5</w:t>
            </w:r>
          </w:p>
        </w:tc>
        <w:tc>
          <w:tcPr>
            <w:tcW w:w="3969" w:type="dxa"/>
          </w:tcPr>
          <w:p w14:paraId="004CE20E" w14:textId="77777777" w:rsidR="0072051E" w:rsidRPr="009435CB" w:rsidRDefault="0072051E" w:rsidP="00A45A60">
            <w:pPr>
              <w:widowControl w:val="0"/>
              <w:jc w:val="left"/>
              <w:rPr>
                <w:rFonts w:cs="Arial"/>
              </w:rPr>
            </w:pPr>
            <w:r>
              <w:t>FI journal posting adjustments with the WBS element assignment.</w:t>
            </w:r>
          </w:p>
        </w:tc>
        <w:tc>
          <w:tcPr>
            <w:tcW w:w="5670" w:type="dxa"/>
          </w:tcPr>
          <w:p w14:paraId="004CE20F" w14:textId="77777777" w:rsidR="0072051E" w:rsidRPr="00732264" w:rsidRDefault="0072051E" w:rsidP="00A45A60">
            <w:pPr>
              <w:widowControl w:val="0"/>
              <w:tabs>
                <w:tab w:val="num" w:pos="1080"/>
              </w:tabs>
              <w:rPr>
                <w:rFonts w:cs="Arial"/>
                <w:u w:val="single"/>
              </w:rPr>
            </w:pPr>
            <w:r w:rsidRPr="00732264">
              <w:rPr>
                <w:rFonts w:cs="Arial"/>
                <w:u w:val="single"/>
              </w:rPr>
              <w:t>Configuration:</w:t>
            </w:r>
          </w:p>
          <w:p w14:paraId="004CE210" w14:textId="77777777" w:rsidR="00515FE6" w:rsidRDefault="00515FE6" w:rsidP="00515FE6">
            <w:pPr>
              <w:widowControl w:val="0"/>
              <w:tabs>
                <w:tab w:val="num" w:pos="1080"/>
              </w:tabs>
              <w:rPr>
                <w:rFonts w:cs="Arial"/>
              </w:rPr>
            </w:pPr>
            <w:r>
              <w:rPr>
                <w:rFonts w:cs="Arial"/>
              </w:rPr>
              <w:t xml:space="preserve">Refer to the Finance Blueprint document - </w:t>
            </w:r>
            <w:r w:rsidRPr="0070007A">
              <w:rPr>
                <w:rFonts w:cs="Arial"/>
              </w:rPr>
              <w:t>PM_D_D17_Blueprint_Baseline_Finance_v3.0_20150721</w:t>
            </w:r>
            <w:r>
              <w:rPr>
                <w:rFonts w:cs="Arial"/>
              </w:rPr>
              <w:t>.</w:t>
            </w:r>
          </w:p>
          <w:p w14:paraId="004CE211" w14:textId="77777777" w:rsidR="0072051E" w:rsidRDefault="0072051E" w:rsidP="00A45A60">
            <w:pPr>
              <w:widowControl w:val="0"/>
              <w:tabs>
                <w:tab w:val="num" w:pos="1080"/>
              </w:tabs>
              <w:rPr>
                <w:rFonts w:cs="Arial"/>
              </w:rPr>
            </w:pPr>
          </w:p>
          <w:p w14:paraId="004CE212"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213"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214" w14:textId="77777777" w:rsidR="0072051E" w:rsidRPr="00A00A8D" w:rsidRDefault="0072051E" w:rsidP="00A45A60">
            <w:pPr>
              <w:pStyle w:val="TableText"/>
              <w:keepLines w:val="0"/>
              <w:widowControl w:val="0"/>
              <w:outlineLvl w:val="3"/>
              <w:rPr>
                <w:rFonts w:ascii="Verdana" w:hAnsi="Verdana"/>
                <w:sz w:val="20"/>
              </w:rPr>
            </w:pPr>
          </w:p>
        </w:tc>
      </w:tr>
      <w:tr w:rsidR="00157FBE" w:rsidRPr="00FE0519" w:rsidDel="008718FC" w14:paraId="004CE21E" w14:textId="77777777" w:rsidTr="00C86B25">
        <w:trPr>
          <w:del w:id="125" w:author="Chris Varma" w:date="2015-09-08T10:59:00Z"/>
        </w:trPr>
        <w:tc>
          <w:tcPr>
            <w:tcW w:w="2582" w:type="dxa"/>
          </w:tcPr>
          <w:p w14:paraId="004CE216" w14:textId="77777777" w:rsidR="00157FBE" w:rsidDel="008718FC" w:rsidRDefault="00157FBE" w:rsidP="00A45A60">
            <w:pPr>
              <w:widowControl w:val="0"/>
              <w:jc w:val="left"/>
              <w:rPr>
                <w:del w:id="126" w:author="Chris Varma" w:date="2015-09-08T10:59:00Z"/>
                <w:b/>
              </w:rPr>
            </w:pPr>
            <w:del w:id="127" w:author="Chris Varma" w:date="2015-09-08T10:59:00Z">
              <w:r w:rsidDel="008718FC">
                <w:rPr>
                  <w:b/>
                </w:rPr>
                <w:delText>FIN-06.03 – step 6</w:delText>
              </w:r>
            </w:del>
          </w:p>
        </w:tc>
        <w:tc>
          <w:tcPr>
            <w:tcW w:w="3969" w:type="dxa"/>
          </w:tcPr>
          <w:p w14:paraId="004CE217" w14:textId="77777777" w:rsidR="00157FBE" w:rsidDel="008718FC" w:rsidRDefault="00157FBE" w:rsidP="00A45A60">
            <w:pPr>
              <w:widowControl w:val="0"/>
              <w:jc w:val="left"/>
              <w:rPr>
                <w:del w:id="128" w:author="Chris Varma" w:date="2015-09-08T10:59:00Z"/>
              </w:rPr>
            </w:pPr>
            <w:del w:id="129" w:author="Chris Varma" w:date="2015-09-08T10:59:00Z">
              <w:r w:rsidDel="008718FC">
                <w:delText>Vistex postings from SD billing documents</w:delText>
              </w:r>
            </w:del>
          </w:p>
        </w:tc>
        <w:tc>
          <w:tcPr>
            <w:tcW w:w="5670" w:type="dxa"/>
          </w:tcPr>
          <w:p w14:paraId="004CE218" w14:textId="77777777" w:rsidR="00157FBE" w:rsidRPr="00732264" w:rsidDel="008718FC" w:rsidRDefault="00157FBE" w:rsidP="00A45A60">
            <w:pPr>
              <w:widowControl w:val="0"/>
              <w:tabs>
                <w:tab w:val="num" w:pos="1080"/>
              </w:tabs>
              <w:rPr>
                <w:del w:id="130" w:author="Chris Varma" w:date="2015-09-08T10:59:00Z"/>
                <w:rFonts w:cs="Arial"/>
                <w:u w:val="single"/>
              </w:rPr>
            </w:pPr>
            <w:del w:id="131" w:author="Chris Varma" w:date="2015-09-08T10:59:00Z">
              <w:r w:rsidRPr="00732264" w:rsidDel="008718FC">
                <w:rPr>
                  <w:rFonts w:cs="Arial"/>
                  <w:u w:val="single"/>
                </w:rPr>
                <w:delText>Configuration:</w:delText>
              </w:r>
            </w:del>
          </w:p>
          <w:p w14:paraId="004CE219" w14:textId="77777777" w:rsidR="00157FBE" w:rsidDel="008718FC" w:rsidRDefault="00157FBE" w:rsidP="00A45A60">
            <w:pPr>
              <w:widowControl w:val="0"/>
              <w:tabs>
                <w:tab w:val="num" w:pos="1080"/>
              </w:tabs>
              <w:rPr>
                <w:del w:id="132" w:author="Chris Varma" w:date="2015-09-08T10:59:00Z"/>
                <w:rFonts w:cs="Arial"/>
              </w:rPr>
            </w:pPr>
            <w:del w:id="133" w:author="Chris Varma" w:date="2015-09-08T10:59:00Z">
              <w:r w:rsidDel="008718FC">
                <w:rPr>
                  <w:rFonts w:cs="Arial"/>
                </w:rPr>
                <w:delText xml:space="preserve">Refer to </w:delText>
              </w:r>
              <w:r w:rsidR="0065436E" w:rsidDel="008718FC">
                <w:rPr>
                  <w:rFonts w:cs="Arial"/>
                </w:rPr>
                <w:delText xml:space="preserve">the </w:delText>
              </w:r>
              <w:r w:rsidDel="008718FC">
                <w:rPr>
                  <w:rFonts w:cs="Arial"/>
                </w:rPr>
                <w:delText>Vistex Blueprint</w:delText>
              </w:r>
            </w:del>
          </w:p>
          <w:p w14:paraId="004CE21A" w14:textId="77777777" w:rsidR="00157FBE" w:rsidDel="008718FC" w:rsidRDefault="00157FBE" w:rsidP="00A45A60">
            <w:pPr>
              <w:widowControl w:val="0"/>
              <w:tabs>
                <w:tab w:val="num" w:pos="1080"/>
              </w:tabs>
              <w:rPr>
                <w:del w:id="134" w:author="Chris Varma" w:date="2015-09-08T10:59:00Z"/>
                <w:rFonts w:cs="Arial"/>
              </w:rPr>
            </w:pPr>
          </w:p>
          <w:p w14:paraId="004CE21B" w14:textId="77777777" w:rsidR="0065436E" w:rsidRPr="00A45A60" w:rsidDel="008718FC" w:rsidRDefault="0065436E" w:rsidP="0065436E">
            <w:pPr>
              <w:pStyle w:val="TableText"/>
              <w:keepLines w:val="0"/>
              <w:widowControl w:val="0"/>
              <w:outlineLvl w:val="3"/>
              <w:rPr>
                <w:del w:id="135" w:author="Chris Varma" w:date="2015-09-08T10:59:00Z"/>
                <w:rFonts w:ascii="Verdana" w:hAnsi="Verdana"/>
                <w:sz w:val="20"/>
                <w:u w:val="single"/>
              </w:rPr>
            </w:pPr>
            <w:del w:id="136" w:author="Chris Varma" w:date="2015-09-08T10:59:00Z">
              <w:r w:rsidRPr="00A45A60" w:rsidDel="008718FC">
                <w:rPr>
                  <w:rFonts w:ascii="Verdana" w:hAnsi="Verdana"/>
                  <w:sz w:val="20"/>
                  <w:u w:val="single"/>
                </w:rPr>
                <w:delText>WRICEF:</w:delText>
              </w:r>
            </w:del>
          </w:p>
          <w:p w14:paraId="004CE21C" w14:textId="77777777" w:rsidR="0065436E" w:rsidRPr="003313FD" w:rsidDel="008718FC" w:rsidRDefault="0065436E" w:rsidP="0065436E">
            <w:pPr>
              <w:pStyle w:val="TableText"/>
              <w:keepLines w:val="0"/>
              <w:widowControl w:val="0"/>
              <w:outlineLvl w:val="3"/>
              <w:rPr>
                <w:del w:id="137" w:author="Chris Varma" w:date="2015-09-08T10:59:00Z"/>
                <w:rFonts w:ascii="Verdana" w:hAnsi="Verdana"/>
                <w:sz w:val="20"/>
              </w:rPr>
            </w:pPr>
            <w:del w:id="138" w:author="Chris Varma" w:date="2015-09-08T10:59:00Z">
              <w:r w:rsidDel="008718FC">
                <w:rPr>
                  <w:rFonts w:ascii="Verdana" w:hAnsi="Verdana"/>
                  <w:sz w:val="20"/>
                </w:rPr>
                <w:delText>N/A</w:delText>
              </w:r>
            </w:del>
          </w:p>
          <w:p w14:paraId="004CE21D" w14:textId="77777777" w:rsidR="00157FBE" w:rsidRPr="00732264" w:rsidDel="008718FC" w:rsidRDefault="00157FBE" w:rsidP="00A45A60">
            <w:pPr>
              <w:widowControl w:val="0"/>
              <w:tabs>
                <w:tab w:val="num" w:pos="1080"/>
              </w:tabs>
              <w:rPr>
                <w:del w:id="139" w:author="Chris Varma" w:date="2015-09-08T10:59:00Z"/>
                <w:rFonts w:cs="Arial"/>
                <w:u w:val="single"/>
              </w:rPr>
            </w:pPr>
          </w:p>
        </w:tc>
      </w:tr>
    </w:tbl>
    <w:p w14:paraId="004CE21F" w14:textId="77777777" w:rsidR="001819E1" w:rsidRPr="00527BF0" w:rsidRDefault="001819E1" w:rsidP="00A45A60">
      <w:pPr>
        <w:widowControl w:val="0"/>
        <w:spacing w:before="100" w:beforeAutospacing="1" w:after="60"/>
        <w:rPr>
          <w:rFonts w:cs="Arial"/>
          <w:lang w:val="en-GB"/>
        </w:rPr>
      </w:pPr>
    </w:p>
    <w:p w14:paraId="004CE220" w14:textId="77777777" w:rsidR="00847844" w:rsidRDefault="00847844" w:rsidP="00A45A60">
      <w:pPr>
        <w:widowControl w:val="0"/>
        <w:jc w:val="left"/>
        <w:rPr>
          <w:rFonts w:cs="Arial"/>
          <w:b/>
          <w:sz w:val="28"/>
          <w:szCs w:val="12"/>
          <w:lang w:val="en-GB"/>
        </w:rPr>
      </w:pPr>
      <w:r>
        <w:rPr>
          <w:lang w:val="en-GB"/>
        </w:rPr>
        <w:br w:type="page"/>
      </w:r>
    </w:p>
    <w:p w14:paraId="004CE221" w14:textId="77777777" w:rsidR="004B207B" w:rsidRPr="0049480F" w:rsidRDefault="00924233" w:rsidP="00A45A60">
      <w:pPr>
        <w:pStyle w:val="Heading2"/>
        <w:widowControl w:val="0"/>
        <w:spacing w:before="480"/>
        <w:jc w:val="both"/>
        <w:rPr>
          <w:lang w:val="en-GB"/>
        </w:rPr>
      </w:pPr>
      <w:bookmarkStart w:id="140" w:name="OLE_LINK1"/>
      <w:bookmarkStart w:id="141" w:name="COPA"/>
      <w:bookmarkStart w:id="142" w:name="_Toc421089919"/>
      <w:bookmarkEnd w:id="140"/>
      <w:bookmarkEnd w:id="141"/>
      <w:r>
        <w:rPr>
          <w:lang w:val="en-GB"/>
        </w:rPr>
        <w:lastRenderedPageBreak/>
        <w:t>Profitability Analysis</w:t>
      </w:r>
      <w:r w:rsidR="000B2481">
        <w:rPr>
          <w:lang w:val="en-GB"/>
        </w:rPr>
        <w:t xml:space="preserve"> (COPA)</w:t>
      </w:r>
      <w:r w:rsidR="006C6F3B">
        <w:rPr>
          <w:lang w:val="en-GB"/>
        </w:rPr>
        <w:t xml:space="preserve"> (FIN-06.03)</w:t>
      </w:r>
      <w:bookmarkEnd w:id="142"/>
    </w:p>
    <w:p w14:paraId="004CE222" w14:textId="77777777" w:rsidR="0016467A" w:rsidRDefault="00847844" w:rsidP="00A45A60">
      <w:pPr>
        <w:widowControl w:val="0"/>
        <w:tabs>
          <w:tab w:val="num" w:pos="1080"/>
        </w:tabs>
        <w:spacing w:before="60" w:afterLines="60" w:after="144"/>
        <w:rPr>
          <w:rFonts w:cs="Arial"/>
        </w:rPr>
      </w:pPr>
      <w:r>
        <w:rPr>
          <w:rFonts w:cs="Arial"/>
        </w:rPr>
        <w:t>In Cost C</w:t>
      </w:r>
      <w:r w:rsidR="0016467A" w:rsidRPr="009B5FBE">
        <w:rPr>
          <w:rFonts w:cs="Arial"/>
        </w:rPr>
        <w:t>ontrolling</w:t>
      </w:r>
      <w:r w:rsidR="0016467A">
        <w:rPr>
          <w:rFonts w:cs="Arial"/>
        </w:rPr>
        <w:t xml:space="preserve">, the </w:t>
      </w:r>
      <w:r>
        <w:rPr>
          <w:rFonts w:cs="Arial"/>
        </w:rPr>
        <w:t>P</w:t>
      </w:r>
      <w:r w:rsidR="0016467A" w:rsidRPr="009B5FBE">
        <w:rPr>
          <w:rFonts w:cs="Arial"/>
        </w:rPr>
        <w:t xml:space="preserve">rofitability </w:t>
      </w:r>
      <w:r>
        <w:rPr>
          <w:rFonts w:cs="Arial"/>
        </w:rPr>
        <w:t>A</w:t>
      </w:r>
      <w:r w:rsidR="0016467A" w:rsidRPr="009B5FBE">
        <w:rPr>
          <w:rFonts w:cs="Arial"/>
        </w:rPr>
        <w:t xml:space="preserve">nalysis </w:t>
      </w:r>
      <w:r w:rsidR="00954D19">
        <w:rPr>
          <w:rFonts w:cs="Arial"/>
        </w:rPr>
        <w:t>(</w:t>
      </w:r>
      <w:r w:rsidR="00B0406C">
        <w:rPr>
          <w:rFonts w:cs="Arial"/>
        </w:rPr>
        <w:t>CO</w:t>
      </w:r>
      <w:r w:rsidR="00954D19">
        <w:rPr>
          <w:rFonts w:cs="Arial"/>
        </w:rPr>
        <w:t xml:space="preserve">PA) </w:t>
      </w:r>
      <w:r w:rsidR="00712B02">
        <w:rPr>
          <w:rFonts w:cs="Arial"/>
        </w:rPr>
        <w:t xml:space="preserve">component </w:t>
      </w:r>
      <w:r w:rsidR="0016467A" w:rsidRPr="009B5FBE">
        <w:rPr>
          <w:rFonts w:cs="Arial"/>
        </w:rPr>
        <w:t xml:space="preserve">gives </w:t>
      </w:r>
      <w:r>
        <w:rPr>
          <w:rFonts w:cs="Arial"/>
        </w:rPr>
        <w:t xml:space="preserve">the </w:t>
      </w:r>
      <w:r w:rsidR="0016467A" w:rsidRPr="009B5FBE">
        <w:rPr>
          <w:rFonts w:cs="Arial"/>
        </w:rPr>
        <w:t xml:space="preserve">ability to analyse the </w:t>
      </w:r>
      <w:r w:rsidR="0016467A" w:rsidRPr="00D32532">
        <w:rPr>
          <w:rFonts w:cs="Arial"/>
          <w:b/>
        </w:rPr>
        <w:t>market</w:t>
      </w:r>
      <w:r w:rsidR="0016467A" w:rsidRPr="009B5FBE">
        <w:rPr>
          <w:rFonts w:cs="Arial"/>
        </w:rPr>
        <w:t xml:space="preserve"> and </w:t>
      </w:r>
      <w:r w:rsidR="0016467A" w:rsidRPr="00D32532">
        <w:rPr>
          <w:rFonts w:cs="Arial"/>
          <w:b/>
        </w:rPr>
        <w:t>product</w:t>
      </w:r>
      <w:r w:rsidR="0016467A" w:rsidRPr="009B5FBE">
        <w:rPr>
          <w:rFonts w:cs="Arial"/>
        </w:rPr>
        <w:t xml:space="preserve"> data by slicing and dicing according to different dimension</w:t>
      </w:r>
      <w:r w:rsidR="0016467A">
        <w:rPr>
          <w:rFonts w:cs="Arial"/>
        </w:rPr>
        <w:t>s</w:t>
      </w:r>
      <w:r w:rsidR="0016467A" w:rsidRPr="009B5FBE">
        <w:rPr>
          <w:rFonts w:cs="Arial"/>
        </w:rPr>
        <w:t xml:space="preserve">. </w:t>
      </w:r>
      <w:r w:rsidR="00B0406C">
        <w:rPr>
          <w:rFonts w:cs="Arial"/>
        </w:rPr>
        <w:t xml:space="preserve">COPA will provide exertis with a single source for sales and </w:t>
      </w:r>
      <w:r w:rsidR="000B2481">
        <w:rPr>
          <w:rFonts w:cs="Arial"/>
        </w:rPr>
        <w:t xml:space="preserve">margin reporting </w:t>
      </w:r>
      <w:r w:rsidR="00B0406C">
        <w:rPr>
          <w:rFonts w:cs="Arial"/>
        </w:rPr>
        <w:t xml:space="preserve"> by customer/product</w:t>
      </w:r>
      <w:r w:rsidR="000B2481">
        <w:rPr>
          <w:rFonts w:cs="Arial"/>
        </w:rPr>
        <w:t xml:space="preserve">. Values in COPA will be based on Sales and Distribution </w:t>
      </w:r>
      <w:r w:rsidR="00296948">
        <w:rPr>
          <w:rFonts w:cs="Arial"/>
        </w:rPr>
        <w:t>pricing conditions.</w:t>
      </w:r>
      <w:r w:rsidR="00B0406C">
        <w:rPr>
          <w:rFonts w:cs="Arial"/>
        </w:rPr>
        <w:t xml:space="preserve"> </w:t>
      </w:r>
      <w:r w:rsidR="00296948">
        <w:rPr>
          <w:rFonts w:cs="Arial"/>
        </w:rPr>
        <w:t>Reporting thereon will be provided by Business Intellig</w:t>
      </w:r>
      <w:r w:rsidR="0079565D">
        <w:rPr>
          <w:rFonts w:cs="Arial"/>
        </w:rPr>
        <w:t>e</w:t>
      </w:r>
      <w:r w:rsidR="00296948">
        <w:rPr>
          <w:rFonts w:cs="Arial"/>
        </w:rPr>
        <w:t>nce (BI).</w:t>
      </w:r>
    </w:p>
    <w:p w14:paraId="004CE223" w14:textId="77777777" w:rsidR="003F3F42" w:rsidRDefault="003F3F42" w:rsidP="00A45A60">
      <w:pPr>
        <w:widowControl w:val="0"/>
        <w:tabs>
          <w:tab w:val="num" w:pos="1080"/>
        </w:tabs>
        <w:spacing w:before="60" w:afterLines="60" w:after="144"/>
        <w:rPr>
          <w:rFonts w:cs="Arial"/>
        </w:rPr>
      </w:pPr>
    </w:p>
    <w:p w14:paraId="004CE224" w14:textId="77777777" w:rsidR="00F3320F" w:rsidRDefault="00847844" w:rsidP="00A45A60">
      <w:pPr>
        <w:widowControl w:val="0"/>
        <w:tabs>
          <w:tab w:val="num" w:pos="1080"/>
        </w:tabs>
        <w:spacing w:before="60" w:afterLines="60" w:after="144"/>
        <w:rPr>
          <w:rFonts w:cs="Arial"/>
        </w:rPr>
      </w:pPr>
      <w:r>
        <w:object w:dxaOrig="15735" w:dyaOrig="10815" w14:anchorId="004CE7AB">
          <v:shape id="_x0000_i1037" type="#_x0000_t75" style="width:511.5pt;height:352.5pt" o:ole="">
            <v:imagedata r:id="rId38" o:title=""/>
          </v:shape>
          <o:OLEObject Type="Embed" ProgID="Visio.Drawing.15" ShapeID="_x0000_i1037" DrawAspect="Content" ObjectID="_1557727770" r:id="rId39"/>
        </w:object>
      </w:r>
    </w:p>
    <w:p w14:paraId="004CE225" w14:textId="77777777" w:rsidR="00F3320F" w:rsidRDefault="00F3320F" w:rsidP="00A45A60">
      <w:pPr>
        <w:widowControl w:val="0"/>
        <w:tabs>
          <w:tab w:val="num" w:pos="1080"/>
        </w:tabs>
        <w:spacing w:before="60" w:afterLines="60" w:after="144"/>
        <w:rPr>
          <w:rFonts w:cs="Arial"/>
        </w:rPr>
      </w:pPr>
    </w:p>
    <w:p w14:paraId="004CE226" w14:textId="77777777" w:rsidR="000C2C0F" w:rsidRDefault="000C2C0F" w:rsidP="00A45A60">
      <w:pPr>
        <w:widowControl w:val="0"/>
        <w:rPr>
          <w:lang w:bidi="en-US"/>
        </w:rPr>
      </w:pPr>
    </w:p>
    <w:p w14:paraId="004CE227" w14:textId="77777777" w:rsidR="00C446FF" w:rsidRDefault="00C446FF" w:rsidP="00A45A60">
      <w:pPr>
        <w:widowControl w:val="0"/>
        <w:rPr>
          <w:lang w:bidi="en-US"/>
        </w:rPr>
      </w:pPr>
    </w:p>
    <w:p w14:paraId="004CE228" w14:textId="77777777" w:rsidR="00C446FF" w:rsidRDefault="00C446FF" w:rsidP="00A45A60">
      <w:pPr>
        <w:widowControl w:val="0"/>
        <w:rPr>
          <w:lang w:bidi="en-US"/>
        </w:rPr>
      </w:pPr>
    </w:p>
    <w:p w14:paraId="004CE229" w14:textId="77777777" w:rsidR="00AD27C1" w:rsidRDefault="00AD27C1" w:rsidP="00A45A60">
      <w:pPr>
        <w:widowControl w:val="0"/>
        <w:rPr>
          <w:lang w:bidi="en-US"/>
        </w:rPr>
      </w:pPr>
    </w:p>
    <w:tbl>
      <w:tblPr>
        <w:tblW w:w="12221" w:type="dxa"/>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582"/>
        <w:gridCol w:w="3969"/>
        <w:gridCol w:w="5670"/>
      </w:tblGrid>
      <w:tr w:rsidR="00AD27C1" w:rsidRPr="00FE0519" w14:paraId="004CE22D" w14:textId="77777777" w:rsidTr="00F30B58">
        <w:trPr>
          <w:tblHeader/>
        </w:trPr>
        <w:tc>
          <w:tcPr>
            <w:tcW w:w="2582" w:type="dxa"/>
            <w:tcBorders>
              <w:top w:val="single" w:sz="4" w:space="0" w:color="auto"/>
              <w:left w:val="single" w:sz="4" w:space="0" w:color="auto"/>
              <w:bottom w:val="single" w:sz="4" w:space="0" w:color="auto"/>
              <w:right w:val="single" w:sz="4" w:space="0" w:color="auto"/>
            </w:tcBorders>
            <w:shd w:val="clear" w:color="auto" w:fill="FF0000"/>
          </w:tcPr>
          <w:p w14:paraId="004CE22A" w14:textId="77777777" w:rsidR="00AD27C1" w:rsidRPr="00ED2B51" w:rsidRDefault="00AD27C1"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 xml:space="preserve">Process Flow Summary – Step </w:t>
            </w:r>
            <w:r w:rsidRPr="00ED2B51">
              <w:rPr>
                <w:rFonts w:ascii="Verdana" w:hAnsi="Verdana"/>
                <w:color w:val="FFFFFF" w:themeColor="background1"/>
                <w:sz w:val="20"/>
              </w:rPr>
              <w:t>No.</w:t>
            </w:r>
          </w:p>
        </w:tc>
        <w:tc>
          <w:tcPr>
            <w:tcW w:w="3969" w:type="dxa"/>
            <w:tcBorders>
              <w:top w:val="single" w:sz="4" w:space="0" w:color="auto"/>
              <w:left w:val="single" w:sz="4" w:space="0" w:color="auto"/>
              <w:bottom w:val="single" w:sz="4" w:space="0" w:color="auto"/>
              <w:right w:val="single" w:sz="4" w:space="0" w:color="auto"/>
            </w:tcBorders>
            <w:shd w:val="clear" w:color="auto" w:fill="FF0000"/>
          </w:tcPr>
          <w:p w14:paraId="004CE22B" w14:textId="77777777" w:rsidR="00AD27C1" w:rsidRPr="00ED2B51" w:rsidRDefault="00AD27C1" w:rsidP="00A45A60">
            <w:pPr>
              <w:pStyle w:val="TableHeading"/>
              <w:keepLines w:val="0"/>
              <w:widowControl w:val="0"/>
              <w:rPr>
                <w:rFonts w:ascii="Verdana" w:hAnsi="Verdana"/>
                <w:color w:val="FFFFFF" w:themeColor="background1"/>
                <w:sz w:val="20"/>
              </w:rPr>
            </w:pPr>
            <w:r w:rsidRPr="003E3703">
              <w:rPr>
                <w:rFonts w:ascii="Verdana" w:hAnsi="Verdana"/>
                <w:color w:val="FFFFFF" w:themeColor="background1"/>
                <w:sz w:val="20"/>
              </w:rPr>
              <w:t>Description of Process</w:t>
            </w:r>
          </w:p>
        </w:tc>
        <w:tc>
          <w:tcPr>
            <w:tcW w:w="5670" w:type="dxa"/>
            <w:tcBorders>
              <w:top w:val="single" w:sz="4" w:space="0" w:color="auto"/>
              <w:left w:val="single" w:sz="4" w:space="0" w:color="auto"/>
              <w:bottom w:val="single" w:sz="4" w:space="0" w:color="auto"/>
              <w:right w:val="single" w:sz="4" w:space="0" w:color="auto"/>
            </w:tcBorders>
            <w:shd w:val="clear" w:color="auto" w:fill="FF0000"/>
          </w:tcPr>
          <w:p w14:paraId="004CE22C" w14:textId="77777777" w:rsidR="00AD27C1" w:rsidRPr="00ED2B51" w:rsidRDefault="00AD27C1"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Solution Summary</w:t>
            </w:r>
          </w:p>
        </w:tc>
      </w:tr>
      <w:tr w:rsidR="00AD27C1" w:rsidRPr="00FE0519" w14:paraId="004CE231" w14:textId="77777777" w:rsidTr="00F30B58">
        <w:trPr>
          <w:trHeight w:hRule="exact" w:val="60"/>
          <w:tblHeader/>
        </w:trPr>
        <w:tc>
          <w:tcPr>
            <w:tcW w:w="2582" w:type="dxa"/>
            <w:tcBorders>
              <w:top w:val="single" w:sz="4" w:space="0" w:color="auto"/>
              <w:left w:val="nil"/>
              <w:bottom w:val="single" w:sz="6" w:space="0" w:color="auto"/>
              <w:right w:val="nil"/>
            </w:tcBorders>
            <w:shd w:val="pct50" w:color="auto" w:fill="auto"/>
          </w:tcPr>
          <w:p w14:paraId="004CE22E" w14:textId="77777777" w:rsidR="00AD27C1" w:rsidRPr="00FE0519" w:rsidRDefault="00AD27C1" w:rsidP="00A45A60">
            <w:pPr>
              <w:pStyle w:val="TableText"/>
              <w:keepLines w:val="0"/>
              <w:widowControl w:val="0"/>
              <w:rPr>
                <w:rFonts w:ascii="Verdana" w:hAnsi="Verdana"/>
                <w:sz w:val="20"/>
              </w:rPr>
            </w:pPr>
          </w:p>
        </w:tc>
        <w:tc>
          <w:tcPr>
            <w:tcW w:w="3969" w:type="dxa"/>
            <w:tcBorders>
              <w:top w:val="single" w:sz="4" w:space="0" w:color="auto"/>
              <w:left w:val="nil"/>
              <w:bottom w:val="single" w:sz="6" w:space="0" w:color="auto"/>
              <w:right w:val="nil"/>
            </w:tcBorders>
            <w:shd w:val="pct50" w:color="auto" w:fill="auto"/>
          </w:tcPr>
          <w:p w14:paraId="004CE22F" w14:textId="77777777" w:rsidR="00AD27C1" w:rsidRPr="00FE0519" w:rsidRDefault="00AD27C1" w:rsidP="00A45A60">
            <w:pPr>
              <w:pStyle w:val="TableText"/>
              <w:keepLines w:val="0"/>
              <w:widowControl w:val="0"/>
              <w:rPr>
                <w:rFonts w:ascii="Verdana" w:hAnsi="Verdana"/>
                <w:sz w:val="20"/>
              </w:rPr>
            </w:pPr>
          </w:p>
        </w:tc>
        <w:tc>
          <w:tcPr>
            <w:tcW w:w="5670" w:type="dxa"/>
            <w:tcBorders>
              <w:top w:val="single" w:sz="4" w:space="0" w:color="auto"/>
              <w:left w:val="nil"/>
              <w:bottom w:val="single" w:sz="6" w:space="0" w:color="auto"/>
              <w:right w:val="nil"/>
            </w:tcBorders>
            <w:shd w:val="pct50" w:color="auto" w:fill="auto"/>
          </w:tcPr>
          <w:p w14:paraId="004CE230" w14:textId="77777777" w:rsidR="00AD27C1" w:rsidRPr="00FE0519" w:rsidRDefault="00AD27C1" w:rsidP="00A45A60">
            <w:pPr>
              <w:pStyle w:val="TableText"/>
              <w:keepLines w:val="0"/>
              <w:widowControl w:val="0"/>
              <w:rPr>
                <w:rFonts w:ascii="Verdana" w:hAnsi="Verdana"/>
                <w:sz w:val="20"/>
              </w:rPr>
            </w:pPr>
          </w:p>
        </w:tc>
      </w:tr>
      <w:tr w:rsidR="00AD27C1" w:rsidRPr="00FE0519" w14:paraId="004CE23D" w14:textId="77777777" w:rsidTr="00F30B58">
        <w:tc>
          <w:tcPr>
            <w:tcW w:w="2582" w:type="dxa"/>
            <w:tcBorders>
              <w:top w:val="nil"/>
            </w:tcBorders>
          </w:tcPr>
          <w:p w14:paraId="004CE232" w14:textId="77777777" w:rsidR="00AD27C1" w:rsidRPr="00FE0519" w:rsidRDefault="00AE2139" w:rsidP="00A45A60">
            <w:pPr>
              <w:widowControl w:val="0"/>
              <w:jc w:val="left"/>
              <w:rPr>
                <w:b/>
              </w:rPr>
            </w:pPr>
            <w:r>
              <w:rPr>
                <w:b/>
              </w:rPr>
              <w:t>FIN-06.03</w:t>
            </w:r>
            <w:r w:rsidR="00AD27C1">
              <w:rPr>
                <w:b/>
              </w:rPr>
              <w:t xml:space="preserve"> – step 1</w:t>
            </w:r>
          </w:p>
        </w:tc>
        <w:tc>
          <w:tcPr>
            <w:tcW w:w="3969" w:type="dxa"/>
            <w:tcBorders>
              <w:top w:val="nil"/>
            </w:tcBorders>
          </w:tcPr>
          <w:p w14:paraId="004CE233" w14:textId="77777777" w:rsidR="00AE2139" w:rsidRDefault="00AE2139" w:rsidP="00A45A60">
            <w:pPr>
              <w:widowControl w:val="0"/>
              <w:tabs>
                <w:tab w:val="num" w:pos="1080"/>
              </w:tabs>
              <w:spacing w:before="144" w:afterLines="60" w:after="144"/>
              <w:rPr>
                <w:rFonts w:cs="Arial"/>
              </w:rPr>
            </w:pPr>
            <w:r w:rsidRPr="0067343C">
              <w:rPr>
                <w:rFonts w:cs="Arial"/>
              </w:rPr>
              <w:t>SD Billing Run</w:t>
            </w:r>
            <w:r w:rsidR="0067343C">
              <w:rPr>
                <w:rFonts w:cs="Arial"/>
              </w:rPr>
              <w:t xml:space="preserve"> - e</w:t>
            </w:r>
            <w:r>
              <w:rPr>
                <w:rFonts w:cs="Arial"/>
              </w:rPr>
              <w:t>xecution of the Billing Run from Sales and Distribution (SD). A PA document is created</w:t>
            </w:r>
            <w:r w:rsidR="00847844">
              <w:rPr>
                <w:rFonts w:cs="Arial"/>
              </w:rPr>
              <w:t xml:space="preserve"> at the time that the i</w:t>
            </w:r>
            <w:r>
              <w:rPr>
                <w:rFonts w:cs="Arial"/>
              </w:rPr>
              <w:t>nvoice is released to accounting along with the FI document. There is one PA</w:t>
            </w:r>
            <w:r w:rsidR="00CB6993">
              <w:rPr>
                <w:rFonts w:cs="Arial"/>
              </w:rPr>
              <w:t xml:space="preserve"> document per line item in the i</w:t>
            </w:r>
            <w:r>
              <w:rPr>
                <w:rFonts w:cs="Arial"/>
              </w:rPr>
              <w:t>nvoice with a unique document number. Characteristics from the customers and products form the PA segment and are</w:t>
            </w:r>
            <w:r w:rsidR="00CB6993">
              <w:rPr>
                <w:rFonts w:cs="Arial"/>
              </w:rPr>
              <w:t xml:space="preserve"> available to report on. Value F</w:t>
            </w:r>
            <w:r>
              <w:rPr>
                <w:rFonts w:cs="Arial"/>
              </w:rPr>
              <w:t>ields represent values from the SD pricing conditions.</w:t>
            </w:r>
          </w:p>
          <w:p w14:paraId="004CE234" w14:textId="77777777" w:rsidR="00AD27C1" w:rsidRPr="00FE0519" w:rsidRDefault="00AD27C1" w:rsidP="00A45A60">
            <w:pPr>
              <w:widowControl w:val="0"/>
              <w:jc w:val="left"/>
            </w:pPr>
          </w:p>
        </w:tc>
        <w:tc>
          <w:tcPr>
            <w:tcW w:w="5670" w:type="dxa"/>
            <w:tcBorders>
              <w:top w:val="nil"/>
            </w:tcBorders>
          </w:tcPr>
          <w:p w14:paraId="004CE235" w14:textId="77777777" w:rsidR="00EA27CD" w:rsidRPr="00732264" w:rsidRDefault="00EA27CD" w:rsidP="00A45A60">
            <w:pPr>
              <w:widowControl w:val="0"/>
              <w:tabs>
                <w:tab w:val="num" w:pos="1080"/>
              </w:tabs>
              <w:rPr>
                <w:rFonts w:cs="Arial"/>
                <w:u w:val="single"/>
              </w:rPr>
            </w:pPr>
            <w:r w:rsidRPr="00732264">
              <w:rPr>
                <w:rFonts w:cs="Arial"/>
                <w:u w:val="single"/>
              </w:rPr>
              <w:t>Configuration:</w:t>
            </w:r>
          </w:p>
          <w:p w14:paraId="004CE236" w14:textId="77777777" w:rsidR="00FD576A" w:rsidRDefault="00FD576A" w:rsidP="00FD576A">
            <w:pPr>
              <w:widowControl w:val="0"/>
              <w:tabs>
                <w:tab w:val="num" w:pos="1080"/>
              </w:tabs>
              <w:rPr>
                <w:rFonts w:cs="Arial"/>
              </w:rPr>
            </w:pPr>
            <w:r>
              <w:rPr>
                <w:rFonts w:cs="Arial"/>
              </w:rPr>
              <w:t xml:space="preserve">Refer to the O2C Blueprint document -  </w:t>
            </w:r>
            <w:r w:rsidRPr="0003656B">
              <w:rPr>
                <w:rFonts w:cs="Arial"/>
              </w:rPr>
              <w:t>PM_D_D17_Blueprint</w:t>
            </w:r>
            <w:r>
              <w:rPr>
                <w:rFonts w:cs="Arial"/>
              </w:rPr>
              <w:t>_Baseline_O2C_v3.0_20150723</w:t>
            </w:r>
            <w:r w:rsidR="00854941">
              <w:rPr>
                <w:rFonts w:cs="Arial"/>
              </w:rPr>
              <w:t>.</w:t>
            </w:r>
          </w:p>
          <w:p w14:paraId="004CE237" w14:textId="77777777" w:rsidR="00EA27CD" w:rsidRDefault="00EA27CD" w:rsidP="00A45A60">
            <w:pPr>
              <w:widowControl w:val="0"/>
              <w:tabs>
                <w:tab w:val="num" w:pos="1080"/>
              </w:tabs>
              <w:rPr>
                <w:rFonts w:cs="Arial"/>
              </w:rPr>
            </w:pPr>
          </w:p>
          <w:p w14:paraId="004CE238" w14:textId="77777777" w:rsidR="00EA27CD" w:rsidRDefault="00EA27CD" w:rsidP="00A45A60">
            <w:pPr>
              <w:widowControl w:val="0"/>
              <w:tabs>
                <w:tab w:val="num" w:pos="1080"/>
              </w:tabs>
              <w:rPr>
                <w:rFonts w:cs="Arial"/>
              </w:rPr>
            </w:pPr>
            <w:r>
              <w:rPr>
                <w:rFonts w:cs="Arial"/>
              </w:rPr>
              <w:t>Ref</w:t>
            </w:r>
            <w:r w:rsidR="00976727">
              <w:rPr>
                <w:rFonts w:cs="Arial"/>
              </w:rPr>
              <w:t xml:space="preserve">er to section 7.5 for the COPA </w:t>
            </w:r>
            <w:r w:rsidR="00B07145">
              <w:rPr>
                <w:rFonts w:cs="Arial"/>
              </w:rPr>
              <w:t>configuration.</w:t>
            </w:r>
          </w:p>
          <w:p w14:paraId="004CE239" w14:textId="77777777" w:rsidR="00AD27C1" w:rsidRDefault="00AD27C1" w:rsidP="00A45A60">
            <w:pPr>
              <w:pStyle w:val="TableText"/>
              <w:keepLines w:val="0"/>
              <w:widowControl w:val="0"/>
              <w:outlineLvl w:val="3"/>
              <w:rPr>
                <w:rFonts w:ascii="Verdana" w:hAnsi="Verdana"/>
                <w:snapToGrid w:val="0"/>
                <w:sz w:val="20"/>
              </w:rPr>
            </w:pPr>
          </w:p>
          <w:p w14:paraId="004CE23A"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23B"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23C" w14:textId="77777777" w:rsidR="00B07145" w:rsidRPr="0028777B" w:rsidRDefault="00B07145" w:rsidP="00A45A60">
            <w:pPr>
              <w:pStyle w:val="TableText"/>
              <w:keepLines w:val="0"/>
              <w:widowControl w:val="0"/>
              <w:outlineLvl w:val="3"/>
              <w:rPr>
                <w:rFonts w:ascii="Verdana" w:hAnsi="Verdana"/>
                <w:snapToGrid w:val="0"/>
                <w:sz w:val="20"/>
              </w:rPr>
            </w:pPr>
          </w:p>
        </w:tc>
      </w:tr>
      <w:tr w:rsidR="00AD27C1" w:rsidRPr="00FE0519" w14:paraId="004CE247" w14:textId="77777777" w:rsidTr="00F30B58">
        <w:tc>
          <w:tcPr>
            <w:tcW w:w="2582" w:type="dxa"/>
            <w:tcBorders>
              <w:top w:val="nil"/>
            </w:tcBorders>
          </w:tcPr>
          <w:p w14:paraId="004CE23E" w14:textId="77777777" w:rsidR="00AD27C1" w:rsidRDefault="00AD27C1" w:rsidP="00A45A60">
            <w:pPr>
              <w:widowControl w:val="0"/>
              <w:jc w:val="left"/>
              <w:rPr>
                <w:b/>
              </w:rPr>
            </w:pPr>
            <w:r>
              <w:rPr>
                <w:b/>
              </w:rPr>
              <w:t>FIN</w:t>
            </w:r>
            <w:r w:rsidR="00AE2139">
              <w:rPr>
                <w:b/>
              </w:rPr>
              <w:t>-06.03</w:t>
            </w:r>
            <w:r>
              <w:rPr>
                <w:b/>
              </w:rPr>
              <w:t xml:space="preserve"> – step 2</w:t>
            </w:r>
          </w:p>
        </w:tc>
        <w:tc>
          <w:tcPr>
            <w:tcW w:w="3969" w:type="dxa"/>
            <w:tcBorders>
              <w:top w:val="nil"/>
            </w:tcBorders>
          </w:tcPr>
          <w:p w14:paraId="004CE23F" w14:textId="77777777" w:rsidR="0067343C" w:rsidRDefault="0067343C" w:rsidP="00A45A60">
            <w:pPr>
              <w:widowControl w:val="0"/>
              <w:spacing w:before="144" w:afterLines="60" w:after="144"/>
              <w:rPr>
                <w:rFonts w:cs="Arial"/>
              </w:rPr>
            </w:pPr>
            <w:r w:rsidRPr="0067343C">
              <w:rPr>
                <w:rFonts w:cs="Arial"/>
              </w:rPr>
              <w:t>General Ledger Journals</w:t>
            </w:r>
            <w:r>
              <w:rPr>
                <w:rFonts w:cs="Arial"/>
              </w:rPr>
              <w:t xml:space="preserve"> - journal postings from FI can be assigned</w:t>
            </w:r>
            <w:r w:rsidR="00CB6993">
              <w:rPr>
                <w:rFonts w:cs="Arial"/>
              </w:rPr>
              <w:t xml:space="preserve"> a PA segment which leads to it</w:t>
            </w:r>
            <w:r>
              <w:rPr>
                <w:rFonts w:cs="Arial"/>
              </w:rPr>
              <w:t>s representation in COPA. The end user will identify the characteristics required at the time of processing the journal.</w:t>
            </w:r>
          </w:p>
          <w:p w14:paraId="004CE240" w14:textId="77777777" w:rsidR="00AD27C1" w:rsidRDefault="00AD27C1" w:rsidP="00A45A60">
            <w:pPr>
              <w:widowControl w:val="0"/>
              <w:jc w:val="left"/>
            </w:pPr>
          </w:p>
        </w:tc>
        <w:tc>
          <w:tcPr>
            <w:tcW w:w="5670" w:type="dxa"/>
            <w:tcBorders>
              <w:top w:val="nil"/>
            </w:tcBorders>
          </w:tcPr>
          <w:p w14:paraId="004CE241" w14:textId="77777777" w:rsidR="00D60FA8" w:rsidRPr="00732264" w:rsidRDefault="00D60FA8" w:rsidP="00A45A60">
            <w:pPr>
              <w:widowControl w:val="0"/>
              <w:tabs>
                <w:tab w:val="num" w:pos="1080"/>
              </w:tabs>
              <w:rPr>
                <w:rFonts w:cs="Arial"/>
                <w:u w:val="single"/>
              </w:rPr>
            </w:pPr>
            <w:r w:rsidRPr="00732264">
              <w:rPr>
                <w:rFonts w:cs="Arial"/>
                <w:u w:val="single"/>
              </w:rPr>
              <w:t>Configuration:</w:t>
            </w:r>
          </w:p>
          <w:p w14:paraId="004CE242" w14:textId="77777777" w:rsidR="00FD576A" w:rsidRDefault="00FD576A" w:rsidP="00FD576A">
            <w:pPr>
              <w:widowControl w:val="0"/>
              <w:tabs>
                <w:tab w:val="num" w:pos="1080"/>
              </w:tabs>
              <w:rPr>
                <w:rFonts w:cs="Arial"/>
              </w:rPr>
            </w:pPr>
            <w:r>
              <w:rPr>
                <w:rFonts w:cs="Arial"/>
              </w:rPr>
              <w:t xml:space="preserve">Refer to the Finance Blueprint document - </w:t>
            </w:r>
            <w:r w:rsidRPr="0070007A">
              <w:rPr>
                <w:rFonts w:cs="Arial"/>
              </w:rPr>
              <w:t>PM_D_D17_Blueprint_Baseline_Finance_v3.0_20150721</w:t>
            </w:r>
            <w:r w:rsidR="00854941">
              <w:rPr>
                <w:rFonts w:cs="Arial"/>
              </w:rPr>
              <w:t>.</w:t>
            </w:r>
          </w:p>
          <w:p w14:paraId="004CE243" w14:textId="77777777" w:rsidR="00D60FA8" w:rsidRDefault="00D60FA8" w:rsidP="00A45A60">
            <w:pPr>
              <w:widowControl w:val="0"/>
              <w:tabs>
                <w:tab w:val="num" w:pos="1080"/>
              </w:tabs>
              <w:rPr>
                <w:rFonts w:cs="Arial"/>
              </w:rPr>
            </w:pPr>
          </w:p>
          <w:p w14:paraId="004CE244"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245"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246" w14:textId="77777777" w:rsidR="00AD27C1" w:rsidRPr="0028777B" w:rsidRDefault="00AD27C1" w:rsidP="00A45A60">
            <w:pPr>
              <w:pStyle w:val="TableText"/>
              <w:keepLines w:val="0"/>
              <w:widowControl w:val="0"/>
              <w:outlineLvl w:val="3"/>
              <w:rPr>
                <w:rFonts w:ascii="Verdana" w:hAnsi="Verdana"/>
                <w:snapToGrid w:val="0"/>
                <w:sz w:val="20"/>
              </w:rPr>
            </w:pPr>
          </w:p>
        </w:tc>
      </w:tr>
      <w:tr w:rsidR="00AD27C1" w:rsidRPr="00FE0519" w14:paraId="004CE251" w14:textId="77777777" w:rsidTr="00F30B58">
        <w:tc>
          <w:tcPr>
            <w:tcW w:w="2582" w:type="dxa"/>
          </w:tcPr>
          <w:p w14:paraId="004CE248" w14:textId="77777777" w:rsidR="00AD27C1" w:rsidRPr="00FE0519" w:rsidRDefault="00AE2139" w:rsidP="00A45A60">
            <w:pPr>
              <w:widowControl w:val="0"/>
              <w:jc w:val="left"/>
              <w:rPr>
                <w:b/>
              </w:rPr>
            </w:pPr>
            <w:r>
              <w:rPr>
                <w:b/>
              </w:rPr>
              <w:t>FIN-06.03</w:t>
            </w:r>
            <w:r w:rsidR="00AD27C1">
              <w:rPr>
                <w:b/>
              </w:rPr>
              <w:t xml:space="preserve"> – step 3</w:t>
            </w:r>
          </w:p>
        </w:tc>
        <w:tc>
          <w:tcPr>
            <w:tcW w:w="3969" w:type="dxa"/>
          </w:tcPr>
          <w:p w14:paraId="004CE249" w14:textId="77777777" w:rsidR="0067343C" w:rsidRDefault="0067343C" w:rsidP="00A45A60">
            <w:pPr>
              <w:widowControl w:val="0"/>
              <w:spacing w:before="144" w:afterLines="60" w:after="144"/>
              <w:rPr>
                <w:rFonts w:cs="Arial"/>
              </w:rPr>
            </w:pPr>
            <w:r w:rsidRPr="007A21B4">
              <w:rPr>
                <w:rFonts w:cs="Arial"/>
              </w:rPr>
              <w:t>COPA Journals</w:t>
            </w:r>
            <w:r w:rsidR="007A21B4">
              <w:rPr>
                <w:rFonts w:cs="Arial"/>
              </w:rPr>
              <w:t xml:space="preserve"> </w:t>
            </w:r>
            <w:r w:rsidR="00CB6993">
              <w:rPr>
                <w:rFonts w:cs="Arial"/>
              </w:rPr>
              <w:t>–</w:t>
            </w:r>
            <w:r w:rsidR="007A21B4">
              <w:rPr>
                <w:rFonts w:cs="Arial"/>
              </w:rPr>
              <w:t xml:space="preserve"> </w:t>
            </w:r>
            <w:r w:rsidR="00CB6993">
              <w:rPr>
                <w:rFonts w:cs="Arial"/>
              </w:rPr>
              <w:t>COPA-</w:t>
            </w:r>
            <w:r w:rsidR="006303EB">
              <w:rPr>
                <w:rFonts w:cs="Arial"/>
              </w:rPr>
              <w:t>only jou</w:t>
            </w:r>
            <w:r>
              <w:rPr>
                <w:rFonts w:cs="Arial"/>
              </w:rPr>
              <w:t xml:space="preserve">rnals are adjustments that can be processed within PA itself with no </w:t>
            </w:r>
            <w:r>
              <w:rPr>
                <w:rFonts w:cs="Arial"/>
              </w:rPr>
              <w:lastRenderedPageBreak/>
              <w:t>impact in other areas of finance i.e. there is no affect in FI.</w:t>
            </w:r>
          </w:p>
          <w:p w14:paraId="004CE24A" w14:textId="77777777" w:rsidR="00AD27C1" w:rsidRPr="00FE0519" w:rsidRDefault="00AD27C1" w:rsidP="00A45A60">
            <w:pPr>
              <w:widowControl w:val="0"/>
              <w:jc w:val="left"/>
            </w:pPr>
          </w:p>
        </w:tc>
        <w:tc>
          <w:tcPr>
            <w:tcW w:w="5670" w:type="dxa"/>
          </w:tcPr>
          <w:p w14:paraId="004CE24B" w14:textId="77777777" w:rsidR="00F63609" w:rsidRPr="00732264" w:rsidRDefault="00F63609" w:rsidP="00A45A60">
            <w:pPr>
              <w:widowControl w:val="0"/>
              <w:tabs>
                <w:tab w:val="num" w:pos="1080"/>
              </w:tabs>
              <w:rPr>
                <w:rFonts w:cs="Arial"/>
                <w:u w:val="single"/>
              </w:rPr>
            </w:pPr>
            <w:r w:rsidRPr="00732264">
              <w:rPr>
                <w:rFonts w:cs="Arial"/>
                <w:u w:val="single"/>
              </w:rPr>
              <w:lastRenderedPageBreak/>
              <w:t>Configuration:</w:t>
            </w:r>
          </w:p>
          <w:p w14:paraId="004CE24C" w14:textId="77777777" w:rsidR="00F63609" w:rsidRDefault="00F63609" w:rsidP="00A45A60">
            <w:pPr>
              <w:widowControl w:val="0"/>
              <w:tabs>
                <w:tab w:val="num" w:pos="1080"/>
              </w:tabs>
              <w:rPr>
                <w:rFonts w:cs="Arial"/>
              </w:rPr>
            </w:pPr>
            <w:r>
              <w:rPr>
                <w:rFonts w:cs="Arial"/>
              </w:rPr>
              <w:t>Refer to section 7.5 of this Blueprint document.</w:t>
            </w:r>
          </w:p>
          <w:p w14:paraId="004CE24D" w14:textId="77777777" w:rsidR="00F63609" w:rsidRDefault="00F63609" w:rsidP="00A45A60">
            <w:pPr>
              <w:widowControl w:val="0"/>
              <w:tabs>
                <w:tab w:val="num" w:pos="1080"/>
              </w:tabs>
              <w:rPr>
                <w:rFonts w:cs="Arial"/>
              </w:rPr>
            </w:pPr>
          </w:p>
          <w:p w14:paraId="004CE24E"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lastRenderedPageBreak/>
              <w:t>WRICEF:</w:t>
            </w:r>
          </w:p>
          <w:p w14:paraId="004CE24F"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250" w14:textId="77777777" w:rsidR="00AD27C1" w:rsidRPr="00FE0519" w:rsidRDefault="00AD27C1" w:rsidP="00A45A60">
            <w:pPr>
              <w:pStyle w:val="TableText"/>
              <w:keepLines w:val="0"/>
              <w:widowControl w:val="0"/>
              <w:outlineLvl w:val="3"/>
              <w:rPr>
                <w:rFonts w:ascii="Verdana" w:hAnsi="Verdana"/>
                <w:sz w:val="20"/>
              </w:rPr>
            </w:pPr>
          </w:p>
        </w:tc>
      </w:tr>
      <w:tr w:rsidR="00AD27C1" w:rsidRPr="00FE0519" w14:paraId="004CE25C" w14:textId="77777777" w:rsidTr="00F30B58">
        <w:tc>
          <w:tcPr>
            <w:tcW w:w="2582" w:type="dxa"/>
          </w:tcPr>
          <w:p w14:paraId="004CE252" w14:textId="77777777" w:rsidR="00AD27C1" w:rsidRPr="00FE0519" w:rsidRDefault="00AE2139" w:rsidP="00A45A60">
            <w:pPr>
              <w:widowControl w:val="0"/>
              <w:jc w:val="left"/>
              <w:rPr>
                <w:b/>
              </w:rPr>
            </w:pPr>
            <w:r>
              <w:rPr>
                <w:b/>
              </w:rPr>
              <w:lastRenderedPageBreak/>
              <w:t>FIN-06.03</w:t>
            </w:r>
            <w:r w:rsidR="00AD27C1">
              <w:rPr>
                <w:b/>
              </w:rPr>
              <w:t xml:space="preserve"> – step 4</w:t>
            </w:r>
          </w:p>
        </w:tc>
        <w:tc>
          <w:tcPr>
            <w:tcW w:w="3969" w:type="dxa"/>
          </w:tcPr>
          <w:p w14:paraId="004CE253" w14:textId="77777777" w:rsidR="0067343C" w:rsidRDefault="0067343C" w:rsidP="00A45A60">
            <w:pPr>
              <w:widowControl w:val="0"/>
              <w:spacing w:before="144" w:afterLines="60" w:after="144"/>
              <w:rPr>
                <w:rFonts w:cs="Arial"/>
              </w:rPr>
            </w:pPr>
            <w:r w:rsidRPr="007A21B4">
              <w:rPr>
                <w:rFonts w:cs="Arial"/>
              </w:rPr>
              <w:t>Accounts Receivable Transactions</w:t>
            </w:r>
            <w:r w:rsidR="007A21B4">
              <w:rPr>
                <w:rFonts w:cs="Arial"/>
              </w:rPr>
              <w:t xml:space="preserve"> - i</w:t>
            </w:r>
            <w:r>
              <w:rPr>
                <w:rFonts w:cs="Arial"/>
              </w:rPr>
              <w:t xml:space="preserve">f any invoices are created as AR only (i.e. </w:t>
            </w:r>
            <w:r w:rsidR="00CB6993">
              <w:rPr>
                <w:rFonts w:cs="Arial"/>
              </w:rPr>
              <w:t xml:space="preserve">with </w:t>
            </w:r>
            <w:r>
              <w:rPr>
                <w:rFonts w:cs="Arial"/>
              </w:rPr>
              <w:t xml:space="preserve">no </w:t>
            </w:r>
            <w:r w:rsidR="00CB6993">
              <w:rPr>
                <w:rFonts w:cs="Arial"/>
              </w:rPr>
              <w:t xml:space="preserve">reference to </w:t>
            </w:r>
            <w:r>
              <w:rPr>
                <w:rFonts w:cs="Arial"/>
              </w:rPr>
              <w:t>sales orders</w:t>
            </w:r>
            <w:r w:rsidR="00CB6993">
              <w:rPr>
                <w:rFonts w:cs="Arial"/>
              </w:rPr>
              <w:t xml:space="preserve"> or deliveries</w:t>
            </w:r>
            <w:r>
              <w:rPr>
                <w:rFonts w:cs="Arial"/>
              </w:rPr>
              <w:t xml:space="preserve">), then the end user can assign a PA segment </w:t>
            </w:r>
            <w:r w:rsidR="00CB6993">
              <w:rPr>
                <w:rFonts w:cs="Arial"/>
              </w:rPr>
              <w:t>(</w:t>
            </w:r>
            <w:r>
              <w:rPr>
                <w:rFonts w:cs="Arial"/>
              </w:rPr>
              <w:t>as is done with GL journals</w:t>
            </w:r>
            <w:r w:rsidR="00CB6993">
              <w:rPr>
                <w:rFonts w:cs="Arial"/>
              </w:rPr>
              <w:t>)</w:t>
            </w:r>
            <w:r>
              <w:rPr>
                <w:rFonts w:cs="Arial"/>
              </w:rPr>
              <w:t xml:space="preserve"> to make a posting into COPA.</w:t>
            </w:r>
          </w:p>
          <w:p w14:paraId="004CE254" w14:textId="77777777" w:rsidR="00AD27C1" w:rsidRPr="00FE0519" w:rsidRDefault="00AD27C1" w:rsidP="00A45A60">
            <w:pPr>
              <w:widowControl w:val="0"/>
              <w:jc w:val="left"/>
            </w:pPr>
          </w:p>
        </w:tc>
        <w:tc>
          <w:tcPr>
            <w:tcW w:w="5670" w:type="dxa"/>
          </w:tcPr>
          <w:p w14:paraId="004CE255" w14:textId="77777777" w:rsidR="00F63609" w:rsidRPr="00732264" w:rsidRDefault="00F63609" w:rsidP="00A45A60">
            <w:pPr>
              <w:widowControl w:val="0"/>
              <w:tabs>
                <w:tab w:val="num" w:pos="1080"/>
              </w:tabs>
              <w:rPr>
                <w:rFonts w:cs="Arial"/>
                <w:u w:val="single"/>
              </w:rPr>
            </w:pPr>
            <w:r w:rsidRPr="00732264">
              <w:rPr>
                <w:rFonts w:cs="Arial"/>
                <w:u w:val="single"/>
              </w:rPr>
              <w:t>Configuration:</w:t>
            </w:r>
          </w:p>
          <w:p w14:paraId="004CE256" w14:textId="77777777" w:rsidR="00FD576A" w:rsidRDefault="00FD576A" w:rsidP="00FD576A">
            <w:pPr>
              <w:widowControl w:val="0"/>
              <w:tabs>
                <w:tab w:val="num" w:pos="1080"/>
              </w:tabs>
              <w:rPr>
                <w:rFonts w:cs="Arial"/>
              </w:rPr>
            </w:pPr>
            <w:r>
              <w:rPr>
                <w:rFonts w:cs="Arial"/>
              </w:rPr>
              <w:t xml:space="preserve">Refer to the Accounts Receivable Blueprint document - </w:t>
            </w:r>
            <w:r w:rsidRPr="0070007A">
              <w:rPr>
                <w:rFonts w:cs="Arial"/>
              </w:rPr>
              <w:t>PM_D_D17_Blueprint_Baseline_AR_v3.0_20150721</w:t>
            </w:r>
            <w:r>
              <w:rPr>
                <w:rFonts w:cs="Arial"/>
              </w:rPr>
              <w:t>.</w:t>
            </w:r>
          </w:p>
          <w:p w14:paraId="004CE257" w14:textId="77777777" w:rsidR="00F63609" w:rsidRDefault="00F63609" w:rsidP="00A45A60">
            <w:pPr>
              <w:widowControl w:val="0"/>
              <w:tabs>
                <w:tab w:val="num" w:pos="1080"/>
              </w:tabs>
              <w:rPr>
                <w:rFonts w:cs="Arial"/>
              </w:rPr>
            </w:pPr>
          </w:p>
          <w:p w14:paraId="004CE258" w14:textId="77777777" w:rsidR="00F63609" w:rsidRDefault="00F63609" w:rsidP="00A45A60">
            <w:pPr>
              <w:widowControl w:val="0"/>
              <w:tabs>
                <w:tab w:val="num" w:pos="1080"/>
              </w:tabs>
              <w:rPr>
                <w:rFonts w:cs="Arial"/>
              </w:rPr>
            </w:pPr>
          </w:p>
          <w:p w14:paraId="004CE259"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25A"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25B" w14:textId="77777777" w:rsidR="00AD27C1" w:rsidRPr="00A00A8D" w:rsidRDefault="00AD27C1" w:rsidP="00A45A60">
            <w:pPr>
              <w:pStyle w:val="TableText"/>
              <w:keepLines w:val="0"/>
              <w:widowControl w:val="0"/>
              <w:outlineLvl w:val="3"/>
              <w:rPr>
                <w:rFonts w:ascii="Verdana" w:hAnsi="Verdana"/>
                <w:sz w:val="20"/>
              </w:rPr>
            </w:pPr>
          </w:p>
        </w:tc>
      </w:tr>
    </w:tbl>
    <w:p w14:paraId="004CE25D" w14:textId="77777777" w:rsidR="00797932" w:rsidRDefault="00797932" w:rsidP="00A45A60">
      <w:pPr>
        <w:widowControl w:val="0"/>
        <w:jc w:val="left"/>
        <w:rPr>
          <w:rFonts w:cs="Arial"/>
          <w:lang w:val="en-GB"/>
        </w:rPr>
      </w:pPr>
    </w:p>
    <w:p w14:paraId="004CE25E" w14:textId="77777777" w:rsidR="00797932" w:rsidRDefault="00797932" w:rsidP="00A45A60">
      <w:pPr>
        <w:widowControl w:val="0"/>
        <w:jc w:val="left"/>
        <w:rPr>
          <w:rFonts w:cs="Arial"/>
          <w:lang w:val="en-GB"/>
        </w:rPr>
      </w:pPr>
    </w:p>
    <w:p w14:paraId="004CE25F" w14:textId="77777777" w:rsidR="00CB6993" w:rsidRDefault="00CB6993" w:rsidP="00A45A60">
      <w:pPr>
        <w:pStyle w:val="Heading2"/>
        <w:widowControl w:val="0"/>
        <w:rPr>
          <w:lang w:val="en-GB"/>
        </w:rPr>
        <w:sectPr w:rsidR="00CB6993" w:rsidSect="00AD27C1">
          <w:pgSz w:w="16838" w:h="11906" w:orient="landscape" w:code="9"/>
          <w:pgMar w:top="1418" w:right="1418" w:bottom="1418" w:left="2662" w:header="709" w:footer="357" w:gutter="0"/>
          <w:cols w:space="708"/>
          <w:docGrid w:linePitch="360"/>
        </w:sectPr>
      </w:pPr>
    </w:p>
    <w:p w14:paraId="004CE260" w14:textId="77777777" w:rsidR="00D155A3" w:rsidRDefault="003915F7" w:rsidP="00A45A60">
      <w:pPr>
        <w:pStyle w:val="Heading2"/>
        <w:widowControl w:val="0"/>
        <w:rPr>
          <w:lang w:val="en-GB"/>
        </w:rPr>
      </w:pPr>
      <w:bookmarkStart w:id="143" w:name="_Toc421089920"/>
      <w:r>
        <w:rPr>
          <w:lang w:val="en-GB"/>
        </w:rPr>
        <w:lastRenderedPageBreak/>
        <w:t>Product Costing</w:t>
      </w:r>
      <w:r w:rsidR="006C6F3B">
        <w:rPr>
          <w:lang w:val="en-GB"/>
        </w:rPr>
        <w:t xml:space="preserve"> (FIN-06.04)</w:t>
      </w:r>
      <w:bookmarkEnd w:id="143"/>
    </w:p>
    <w:p w14:paraId="004CE261" w14:textId="77777777" w:rsidR="00614DDA" w:rsidRDefault="00D155A3" w:rsidP="00A45A60">
      <w:pPr>
        <w:widowControl w:val="0"/>
        <w:tabs>
          <w:tab w:val="num" w:pos="1080"/>
        </w:tabs>
        <w:spacing w:before="60" w:afterLines="60" w:after="144"/>
        <w:rPr>
          <w:rFonts w:cs="Arial"/>
        </w:rPr>
      </w:pPr>
      <w:r w:rsidRPr="00614DDA">
        <w:rPr>
          <w:rFonts w:cs="Arial"/>
        </w:rPr>
        <w:t>Pro</w:t>
      </w:r>
      <w:r w:rsidR="00237885">
        <w:rPr>
          <w:rFonts w:cs="Arial"/>
        </w:rPr>
        <w:t>duct Cost Planning i</w:t>
      </w:r>
      <w:r w:rsidRPr="00614DDA">
        <w:rPr>
          <w:rFonts w:cs="Arial"/>
        </w:rPr>
        <w:t xml:space="preserve">s an area within </w:t>
      </w:r>
      <w:r w:rsidR="00900B54">
        <w:rPr>
          <w:rFonts w:cs="Arial"/>
        </w:rPr>
        <w:t>SAP</w:t>
      </w:r>
      <w:r w:rsidR="00614DDA">
        <w:rPr>
          <w:rFonts w:cs="Arial"/>
        </w:rPr>
        <w:t xml:space="preserve"> where </w:t>
      </w:r>
      <w:r w:rsidRPr="00614DDA">
        <w:rPr>
          <w:rFonts w:cs="Arial"/>
        </w:rPr>
        <w:t xml:space="preserve">costs </w:t>
      </w:r>
      <w:r w:rsidR="00614DDA">
        <w:rPr>
          <w:rFonts w:cs="Arial"/>
        </w:rPr>
        <w:t>can be plan</w:t>
      </w:r>
      <w:r w:rsidR="00CB6993">
        <w:rPr>
          <w:rFonts w:cs="Arial"/>
        </w:rPr>
        <w:t>ned to</w:t>
      </w:r>
      <w:r w:rsidR="00614DDA">
        <w:rPr>
          <w:rFonts w:cs="Arial"/>
        </w:rPr>
        <w:t xml:space="preserve"> </w:t>
      </w:r>
      <w:r w:rsidRPr="00614DDA">
        <w:rPr>
          <w:rFonts w:cs="Arial"/>
        </w:rPr>
        <w:t>set</w:t>
      </w:r>
      <w:r w:rsidR="00614DDA">
        <w:rPr>
          <w:rFonts w:cs="Arial"/>
        </w:rPr>
        <w:t xml:space="preserve"> prices for materials</w:t>
      </w:r>
      <w:r w:rsidRPr="00614DDA">
        <w:rPr>
          <w:rFonts w:cs="Arial"/>
        </w:rPr>
        <w:t>.</w:t>
      </w:r>
    </w:p>
    <w:p w14:paraId="004CE262" w14:textId="77777777" w:rsidR="00614DDA" w:rsidRPr="0007784C" w:rsidRDefault="004038E3" w:rsidP="00A45A60">
      <w:pPr>
        <w:widowControl w:val="0"/>
        <w:tabs>
          <w:tab w:val="num" w:pos="1080"/>
        </w:tabs>
        <w:spacing w:before="60" w:afterLines="60" w:after="144"/>
        <w:rPr>
          <w:rFonts w:cs="Arial"/>
        </w:rPr>
      </w:pPr>
      <w:r>
        <w:rPr>
          <w:rFonts w:cs="Arial"/>
        </w:rPr>
        <w:t>M</w:t>
      </w:r>
      <w:r w:rsidR="00E7484B">
        <w:rPr>
          <w:rFonts w:cs="Arial"/>
        </w:rPr>
        <w:t>aterials will valued with pr</w:t>
      </w:r>
      <w:r w:rsidR="00367D76">
        <w:rPr>
          <w:rFonts w:cs="Arial"/>
        </w:rPr>
        <w:t xml:space="preserve">ice control </w:t>
      </w:r>
      <w:r w:rsidR="00CB6993">
        <w:rPr>
          <w:rFonts w:cs="Arial"/>
        </w:rPr>
        <w:t xml:space="preserve">type </w:t>
      </w:r>
      <w:r w:rsidR="00367D76">
        <w:rPr>
          <w:rFonts w:cs="Arial"/>
        </w:rPr>
        <w:t>S (</w:t>
      </w:r>
      <w:r w:rsidR="00CB6993">
        <w:rPr>
          <w:rFonts w:cs="Arial"/>
        </w:rPr>
        <w:t xml:space="preserve">i.e. </w:t>
      </w:r>
      <w:r w:rsidR="00367D76">
        <w:rPr>
          <w:rFonts w:cs="Arial"/>
        </w:rPr>
        <w:t xml:space="preserve">Standard Price) </w:t>
      </w:r>
      <w:r w:rsidR="00E7484B">
        <w:rPr>
          <w:rFonts w:cs="Arial"/>
        </w:rPr>
        <w:t>f</w:t>
      </w:r>
      <w:r w:rsidR="00367D76">
        <w:rPr>
          <w:rFonts w:cs="Arial"/>
        </w:rPr>
        <w:t>or e</w:t>
      </w:r>
      <w:r w:rsidR="00614DDA">
        <w:rPr>
          <w:rFonts w:cs="Arial"/>
        </w:rPr>
        <w:t>xertis, Product Cost Planning will be use</w:t>
      </w:r>
      <w:r w:rsidR="00CB6993">
        <w:rPr>
          <w:rFonts w:cs="Arial"/>
        </w:rPr>
        <w:t>d to carry out mass updates to Standard Prices on Material M</w:t>
      </w:r>
      <w:r w:rsidR="00614DDA">
        <w:rPr>
          <w:rFonts w:cs="Arial"/>
        </w:rPr>
        <w:t>asters.</w:t>
      </w:r>
      <w:r w:rsidR="00C13D81">
        <w:rPr>
          <w:rFonts w:cs="Arial"/>
        </w:rPr>
        <w:t xml:space="preserve"> </w:t>
      </w:r>
    </w:p>
    <w:p w14:paraId="004CE263" w14:textId="77777777" w:rsidR="00900B54" w:rsidRDefault="00C13D81" w:rsidP="00A45A60">
      <w:pPr>
        <w:widowControl w:val="0"/>
        <w:tabs>
          <w:tab w:val="num" w:pos="1080"/>
        </w:tabs>
        <w:spacing w:before="60" w:afterLines="60" w:after="144"/>
        <w:rPr>
          <w:rFonts w:cs="Arial"/>
        </w:rPr>
      </w:pPr>
      <w:r>
        <w:rPr>
          <w:rFonts w:cs="Arial"/>
        </w:rPr>
        <w:t>Costing with quantity structure (referencing a Bill of Material) will be used for kitting and bundling scenarios.</w:t>
      </w:r>
    </w:p>
    <w:p w14:paraId="004CE264" w14:textId="77777777" w:rsidR="00C13ACD" w:rsidRDefault="00C13ACD" w:rsidP="00C13ACD">
      <w:pPr>
        <w:widowControl w:val="0"/>
        <w:tabs>
          <w:tab w:val="num" w:pos="1080"/>
        </w:tabs>
        <w:spacing w:before="60" w:afterLines="60" w:after="144"/>
        <w:rPr>
          <w:rFonts w:cs="Arial"/>
        </w:rPr>
      </w:pPr>
      <w:r>
        <w:rPr>
          <w:rFonts w:cs="Arial"/>
        </w:rPr>
        <w:t xml:space="preserve">When calculating the cost of the </w:t>
      </w:r>
      <w:r w:rsidR="005D499B">
        <w:rPr>
          <w:rFonts w:cs="Arial"/>
        </w:rPr>
        <w:t xml:space="preserve">kits, the price </w:t>
      </w:r>
      <w:r>
        <w:rPr>
          <w:rFonts w:cs="Arial"/>
        </w:rPr>
        <w:t xml:space="preserve">of the material components </w:t>
      </w:r>
      <w:r w:rsidR="005D499B">
        <w:rPr>
          <w:rFonts w:cs="Arial"/>
        </w:rPr>
        <w:t xml:space="preserve">will be the one </w:t>
      </w:r>
      <w:r w:rsidRPr="0007784C">
        <w:rPr>
          <w:rFonts w:cs="Arial"/>
        </w:rPr>
        <w:t xml:space="preserve">which is held on the Purchase Info Record within purchasing at the time of the costing. </w:t>
      </w:r>
    </w:p>
    <w:p w14:paraId="004CE265" w14:textId="77777777" w:rsidR="00F408A4" w:rsidRDefault="00F408A4" w:rsidP="00C13ACD">
      <w:pPr>
        <w:widowControl w:val="0"/>
        <w:tabs>
          <w:tab w:val="num" w:pos="1080"/>
        </w:tabs>
        <w:spacing w:before="60" w:afterLines="60" w:after="144"/>
        <w:rPr>
          <w:rFonts w:cs="Arial"/>
        </w:rPr>
      </w:pPr>
      <w:r>
        <w:rPr>
          <w:rFonts w:cs="Arial"/>
        </w:rPr>
        <w:t>Note that items which are not represented by a kit/bundle will also be subject to a cost roll up for price updates. Again this will be referenced to the latest PIR price.</w:t>
      </w:r>
    </w:p>
    <w:p w14:paraId="004CE266" w14:textId="77777777" w:rsidR="00A70369" w:rsidRDefault="00A70369" w:rsidP="00A45A60">
      <w:pPr>
        <w:widowControl w:val="0"/>
        <w:tabs>
          <w:tab w:val="num" w:pos="1080"/>
        </w:tabs>
        <w:spacing w:before="60" w:afterLines="60" w:after="144"/>
        <w:sectPr w:rsidR="00A70369" w:rsidSect="00CB6993">
          <w:pgSz w:w="11906" w:h="16838" w:code="9"/>
          <w:pgMar w:top="2659" w:right="1418" w:bottom="1418" w:left="1418" w:header="709" w:footer="357" w:gutter="0"/>
          <w:cols w:space="708"/>
          <w:docGrid w:linePitch="360"/>
        </w:sectPr>
      </w:pPr>
      <w:r>
        <w:t xml:space="preserve">For kitting and bundling items, Production Orders will be used and materials will be issued to the order. The effect of goods issuing to the production order will be a CR to the stock account and a DR to the material consumption account in the P&amp;L. When the item has been physically created, the quantity </w:t>
      </w:r>
      <w:r w:rsidR="00D853D9">
        <w:t xml:space="preserve">produced </w:t>
      </w:r>
      <w:r>
        <w:t xml:space="preserve">will be confirmed </w:t>
      </w:r>
      <w:r w:rsidR="00D853D9">
        <w:t>and this will result in a DR to stock and a CR to the a P&amp;L account (to be determined during Realisation) known as a Manufacturing Output at Standard. This effectively has the effect of capitalisng the   P&amp;L postings as  a result of consumption. The kitted/bundled item is now in stock ready to be goods issued as part of the sales order process.</w:t>
      </w:r>
    </w:p>
    <w:p w14:paraId="004CE267" w14:textId="77777777" w:rsidR="00AD27C1" w:rsidRDefault="000E2C05" w:rsidP="00A45A60">
      <w:pPr>
        <w:widowControl w:val="0"/>
        <w:tabs>
          <w:tab w:val="num" w:pos="1080"/>
        </w:tabs>
        <w:spacing w:before="60" w:afterLines="60" w:after="144"/>
        <w:rPr>
          <w:lang w:val="en-GB"/>
        </w:rPr>
      </w:pPr>
      <w:r>
        <w:object w:dxaOrig="15735" w:dyaOrig="13560" w14:anchorId="004CE7AC">
          <v:shape id="_x0000_i1038" type="#_x0000_t75" style="width:539.7pt;height:467.7pt" o:ole="">
            <v:imagedata r:id="rId40" o:title=""/>
          </v:shape>
          <o:OLEObject Type="Embed" ProgID="Visio.Drawing.15" ShapeID="_x0000_i1038" DrawAspect="Content" ObjectID="_1557727771" r:id="rId41"/>
        </w:object>
      </w:r>
      <w:r w:rsidR="00900B54" w:rsidRPr="00527BF0">
        <w:rPr>
          <w:lang w:val="en-GB"/>
        </w:rPr>
        <w:t xml:space="preserve"> </w:t>
      </w:r>
      <w:r w:rsidR="009660A8">
        <w:rPr>
          <w:lang w:val="en-GB"/>
        </w:rPr>
        <w:t xml:space="preserve">e </w:t>
      </w:r>
    </w:p>
    <w:p w14:paraId="004CE268" w14:textId="77777777" w:rsidR="00AD27C1" w:rsidRDefault="00AD27C1" w:rsidP="00A45A60">
      <w:pPr>
        <w:widowControl w:val="0"/>
        <w:tabs>
          <w:tab w:val="num" w:pos="1080"/>
        </w:tabs>
        <w:spacing w:before="60" w:afterLines="60" w:after="144"/>
        <w:rPr>
          <w:lang w:val="en-GB"/>
        </w:rPr>
      </w:pPr>
    </w:p>
    <w:tbl>
      <w:tblPr>
        <w:tblW w:w="12221" w:type="dxa"/>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582"/>
        <w:gridCol w:w="3969"/>
        <w:gridCol w:w="5670"/>
      </w:tblGrid>
      <w:tr w:rsidR="00AD27C1" w:rsidRPr="00FE0519" w14:paraId="004CE26C" w14:textId="77777777" w:rsidTr="00F30B58">
        <w:trPr>
          <w:tblHeader/>
        </w:trPr>
        <w:tc>
          <w:tcPr>
            <w:tcW w:w="2582" w:type="dxa"/>
            <w:tcBorders>
              <w:top w:val="single" w:sz="4" w:space="0" w:color="auto"/>
              <w:left w:val="single" w:sz="4" w:space="0" w:color="auto"/>
              <w:bottom w:val="single" w:sz="4" w:space="0" w:color="auto"/>
              <w:right w:val="single" w:sz="4" w:space="0" w:color="auto"/>
            </w:tcBorders>
            <w:shd w:val="clear" w:color="auto" w:fill="FF0000"/>
          </w:tcPr>
          <w:p w14:paraId="004CE269" w14:textId="77777777" w:rsidR="00AD27C1" w:rsidRPr="00ED2B51" w:rsidRDefault="00AD27C1"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 xml:space="preserve">Process Flow Summary – Step </w:t>
            </w:r>
            <w:r w:rsidRPr="00ED2B51">
              <w:rPr>
                <w:rFonts w:ascii="Verdana" w:hAnsi="Verdana"/>
                <w:color w:val="FFFFFF" w:themeColor="background1"/>
                <w:sz w:val="20"/>
              </w:rPr>
              <w:t>No.</w:t>
            </w:r>
          </w:p>
        </w:tc>
        <w:tc>
          <w:tcPr>
            <w:tcW w:w="3969" w:type="dxa"/>
            <w:tcBorders>
              <w:top w:val="single" w:sz="4" w:space="0" w:color="auto"/>
              <w:left w:val="single" w:sz="4" w:space="0" w:color="auto"/>
              <w:bottom w:val="single" w:sz="4" w:space="0" w:color="auto"/>
              <w:right w:val="single" w:sz="4" w:space="0" w:color="auto"/>
            </w:tcBorders>
            <w:shd w:val="clear" w:color="auto" w:fill="FF0000"/>
          </w:tcPr>
          <w:p w14:paraId="004CE26A" w14:textId="77777777" w:rsidR="00AD27C1" w:rsidRPr="00ED2B51" w:rsidRDefault="00AD27C1" w:rsidP="00A45A60">
            <w:pPr>
              <w:pStyle w:val="TableHeading"/>
              <w:keepLines w:val="0"/>
              <w:widowControl w:val="0"/>
              <w:rPr>
                <w:rFonts w:ascii="Verdana" w:hAnsi="Verdana"/>
                <w:color w:val="FFFFFF" w:themeColor="background1"/>
                <w:sz w:val="20"/>
              </w:rPr>
            </w:pPr>
            <w:r w:rsidRPr="003E3703">
              <w:rPr>
                <w:rFonts w:ascii="Verdana" w:hAnsi="Verdana"/>
                <w:color w:val="FFFFFF" w:themeColor="background1"/>
                <w:sz w:val="20"/>
              </w:rPr>
              <w:t>Description of Process</w:t>
            </w:r>
          </w:p>
        </w:tc>
        <w:tc>
          <w:tcPr>
            <w:tcW w:w="5670" w:type="dxa"/>
            <w:tcBorders>
              <w:top w:val="single" w:sz="4" w:space="0" w:color="auto"/>
              <w:left w:val="single" w:sz="4" w:space="0" w:color="auto"/>
              <w:bottom w:val="single" w:sz="4" w:space="0" w:color="auto"/>
              <w:right w:val="single" w:sz="4" w:space="0" w:color="auto"/>
            </w:tcBorders>
            <w:shd w:val="clear" w:color="auto" w:fill="FF0000"/>
          </w:tcPr>
          <w:p w14:paraId="004CE26B" w14:textId="77777777" w:rsidR="00AD27C1" w:rsidRPr="00ED2B51" w:rsidRDefault="00AD27C1"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Solution Summary</w:t>
            </w:r>
          </w:p>
        </w:tc>
      </w:tr>
      <w:tr w:rsidR="00AD27C1" w:rsidRPr="00FE0519" w14:paraId="004CE270" w14:textId="77777777" w:rsidTr="00F30B58">
        <w:trPr>
          <w:trHeight w:hRule="exact" w:val="60"/>
          <w:tblHeader/>
        </w:trPr>
        <w:tc>
          <w:tcPr>
            <w:tcW w:w="2582" w:type="dxa"/>
            <w:tcBorders>
              <w:top w:val="single" w:sz="4" w:space="0" w:color="auto"/>
              <w:left w:val="nil"/>
              <w:bottom w:val="single" w:sz="6" w:space="0" w:color="auto"/>
              <w:right w:val="nil"/>
            </w:tcBorders>
            <w:shd w:val="pct50" w:color="auto" w:fill="auto"/>
          </w:tcPr>
          <w:p w14:paraId="004CE26D" w14:textId="77777777" w:rsidR="00AD27C1" w:rsidRPr="00FE0519" w:rsidRDefault="00AD27C1" w:rsidP="00A45A60">
            <w:pPr>
              <w:pStyle w:val="TableText"/>
              <w:keepLines w:val="0"/>
              <w:widowControl w:val="0"/>
              <w:rPr>
                <w:rFonts w:ascii="Verdana" w:hAnsi="Verdana"/>
                <w:sz w:val="20"/>
              </w:rPr>
            </w:pPr>
          </w:p>
        </w:tc>
        <w:tc>
          <w:tcPr>
            <w:tcW w:w="3969" w:type="dxa"/>
            <w:tcBorders>
              <w:top w:val="single" w:sz="4" w:space="0" w:color="auto"/>
              <w:left w:val="nil"/>
              <w:bottom w:val="single" w:sz="6" w:space="0" w:color="auto"/>
              <w:right w:val="nil"/>
            </w:tcBorders>
            <w:shd w:val="pct50" w:color="auto" w:fill="auto"/>
          </w:tcPr>
          <w:p w14:paraId="004CE26E" w14:textId="77777777" w:rsidR="00AD27C1" w:rsidRPr="00FE0519" w:rsidRDefault="00AD27C1" w:rsidP="00A45A60">
            <w:pPr>
              <w:pStyle w:val="TableText"/>
              <w:keepLines w:val="0"/>
              <w:widowControl w:val="0"/>
              <w:rPr>
                <w:rFonts w:ascii="Verdana" w:hAnsi="Verdana"/>
                <w:sz w:val="20"/>
              </w:rPr>
            </w:pPr>
          </w:p>
        </w:tc>
        <w:tc>
          <w:tcPr>
            <w:tcW w:w="5670" w:type="dxa"/>
            <w:tcBorders>
              <w:top w:val="single" w:sz="4" w:space="0" w:color="auto"/>
              <w:left w:val="nil"/>
              <w:bottom w:val="single" w:sz="6" w:space="0" w:color="auto"/>
              <w:right w:val="nil"/>
            </w:tcBorders>
            <w:shd w:val="pct50" w:color="auto" w:fill="auto"/>
          </w:tcPr>
          <w:p w14:paraId="004CE26F" w14:textId="77777777" w:rsidR="00AD27C1" w:rsidRPr="00FE0519" w:rsidRDefault="00AD27C1" w:rsidP="00A45A60">
            <w:pPr>
              <w:pStyle w:val="TableText"/>
              <w:keepLines w:val="0"/>
              <w:widowControl w:val="0"/>
              <w:rPr>
                <w:rFonts w:ascii="Verdana" w:hAnsi="Verdana"/>
                <w:sz w:val="20"/>
              </w:rPr>
            </w:pPr>
          </w:p>
        </w:tc>
      </w:tr>
      <w:tr w:rsidR="00AD27C1" w:rsidRPr="00FE0519" w14:paraId="004CE27A" w14:textId="77777777" w:rsidTr="00F30B58">
        <w:tc>
          <w:tcPr>
            <w:tcW w:w="2582" w:type="dxa"/>
            <w:tcBorders>
              <w:top w:val="nil"/>
            </w:tcBorders>
          </w:tcPr>
          <w:p w14:paraId="004CE271" w14:textId="77777777" w:rsidR="00AD27C1" w:rsidRPr="00FE0519" w:rsidRDefault="007A21B4" w:rsidP="00A45A60">
            <w:pPr>
              <w:widowControl w:val="0"/>
              <w:jc w:val="left"/>
              <w:rPr>
                <w:b/>
              </w:rPr>
            </w:pPr>
            <w:r>
              <w:rPr>
                <w:b/>
              </w:rPr>
              <w:t>FIN-06.04</w:t>
            </w:r>
            <w:r w:rsidR="00AD27C1">
              <w:rPr>
                <w:b/>
              </w:rPr>
              <w:t xml:space="preserve"> – step 1</w:t>
            </w:r>
          </w:p>
        </w:tc>
        <w:tc>
          <w:tcPr>
            <w:tcW w:w="3969" w:type="dxa"/>
            <w:tcBorders>
              <w:top w:val="nil"/>
            </w:tcBorders>
          </w:tcPr>
          <w:p w14:paraId="004CE272" w14:textId="77777777" w:rsidR="00AD27C1" w:rsidRPr="00FE0519" w:rsidRDefault="009660A8" w:rsidP="00A45A60">
            <w:pPr>
              <w:widowControl w:val="0"/>
              <w:jc w:val="left"/>
            </w:pPr>
            <w:r>
              <w:t>Any changes in PIR pric</w:t>
            </w:r>
            <w:r w:rsidR="00CB6993">
              <w:t>e will be reflected in the new Standard P</w:t>
            </w:r>
            <w:r>
              <w:t>rice.</w:t>
            </w:r>
          </w:p>
        </w:tc>
        <w:tc>
          <w:tcPr>
            <w:tcW w:w="5670" w:type="dxa"/>
            <w:tcBorders>
              <w:top w:val="nil"/>
            </w:tcBorders>
          </w:tcPr>
          <w:p w14:paraId="004CE273" w14:textId="77777777" w:rsidR="00CE19DF" w:rsidRPr="00732264" w:rsidRDefault="00CE19DF" w:rsidP="00A45A60">
            <w:pPr>
              <w:widowControl w:val="0"/>
              <w:tabs>
                <w:tab w:val="num" w:pos="1080"/>
              </w:tabs>
              <w:rPr>
                <w:rFonts w:cs="Arial"/>
                <w:u w:val="single"/>
              </w:rPr>
            </w:pPr>
            <w:r w:rsidRPr="00732264">
              <w:rPr>
                <w:rFonts w:cs="Arial"/>
                <w:u w:val="single"/>
              </w:rPr>
              <w:t>Configuration:</w:t>
            </w:r>
          </w:p>
          <w:p w14:paraId="004CE274" w14:textId="77777777" w:rsidR="00854941" w:rsidRDefault="00CE19DF" w:rsidP="00854941">
            <w:pPr>
              <w:widowControl w:val="0"/>
              <w:tabs>
                <w:tab w:val="num" w:pos="1080"/>
              </w:tabs>
              <w:rPr>
                <w:rFonts w:cs="Arial"/>
              </w:rPr>
            </w:pPr>
            <w:r>
              <w:rPr>
                <w:rFonts w:cs="Arial"/>
              </w:rPr>
              <w:t xml:space="preserve">Refer to the Logistics </w:t>
            </w:r>
            <w:r w:rsidR="00854941">
              <w:rPr>
                <w:rFonts w:cs="Arial"/>
              </w:rPr>
              <w:t xml:space="preserve">Blueprint document - Refer to the Purchasing Blueprint document -    </w:t>
            </w:r>
            <w:r w:rsidR="00854941" w:rsidRPr="0070007A">
              <w:rPr>
                <w:rFonts w:cs="Arial"/>
              </w:rPr>
              <w:t>PM_D_D17_Blueprint</w:t>
            </w:r>
            <w:r w:rsidR="00854941">
              <w:rPr>
                <w:rFonts w:cs="Arial"/>
              </w:rPr>
              <w:t>_Baseline_P2P_v3.0_20150721.</w:t>
            </w:r>
          </w:p>
          <w:p w14:paraId="004CE275" w14:textId="77777777" w:rsidR="00CE19DF" w:rsidRDefault="00CE19DF" w:rsidP="00A45A60">
            <w:pPr>
              <w:widowControl w:val="0"/>
              <w:tabs>
                <w:tab w:val="num" w:pos="1080"/>
              </w:tabs>
              <w:rPr>
                <w:rFonts w:cs="Arial"/>
              </w:rPr>
            </w:pPr>
          </w:p>
          <w:p w14:paraId="004CE276" w14:textId="77777777" w:rsidR="00CE19DF" w:rsidRDefault="00CE19DF" w:rsidP="00A45A60">
            <w:pPr>
              <w:widowControl w:val="0"/>
              <w:tabs>
                <w:tab w:val="num" w:pos="1080"/>
              </w:tabs>
              <w:rPr>
                <w:rFonts w:cs="Arial"/>
              </w:rPr>
            </w:pPr>
          </w:p>
          <w:p w14:paraId="004CE277"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278"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279" w14:textId="77777777" w:rsidR="00AD27C1" w:rsidRPr="0028777B" w:rsidRDefault="00AD27C1" w:rsidP="00A45A60">
            <w:pPr>
              <w:pStyle w:val="TableText"/>
              <w:keepLines w:val="0"/>
              <w:widowControl w:val="0"/>
              <w:outlineLvl w:val="3"/>
              <w:rPr>
                <w:rFonts w:ascii="Verdana" w:hAnsi="Verdana"/>
                <w:snapToGrid w:val="0"/>
                <w:sz w:val="20"/>
              </w:rPr>
            </w:pPr>
          </w:p>
        </w:tc>
      </w:tr>
      <w:tr w:rsidR="00AD27C1" w:rsidRPr="00FE0519" w14:paraId="004CE283" w14:textId="77777777" w:rsidTr="00F30B58">
        <w:tc>
          <w:tcPr>
            <w:tcW w:w="2582" w:type="dxa"/>
            <w:tcBorders>
              <w:top w:val="nil"/>
            </w:tcBorders>
          </w:tcPr>
          <w:p w14:paraId="004CE27B" w14:textId="77777777" w:rsidR="00AD27C1" w:rsidRDefault="007A21B4" w:rsidP="00A45A60">
            <w:pPr>
              <w:widowControl w:val="0"/>
              <w:jc w:val="left"/>
              <w:rPr>
                <w:b/>
              </w:rPr>
            </w:pPr>
            <w:r>
              <w:rPr>
                <w:b/>
              </w:rPr>
              <w:t>FIN-06.04</w:t>
            </w:r>
            <w:r w:rsidR="00AD27C1">
              <w:rPr>
                <w:b/>
              </w:rPr>
              <w:t xml:space="preserve"> – step 2</w:t>
            </w:r>
          </w:p>
        </w:tc>
        <w:tc>
          <w:tcPr>
            <w:tcW w:w="3969" w:type="dxa"/>
            <w:tcBorders>
              <w:top w:val="nil"/>
            </w:tcBorders>
          </w:tcPr>
          <w:p w14:paraId="004CE27C" w14:textId="77777777" w:rsidR="00AD27C1" w:rsidRDefault="00053594" w:rsidP="00A45A60">
            <w:pPr>
              <w:widowControl w:val="0"/>
              <w:jc w:val="left"/>
            </w:pPr>
            <w:r>
              <w:t>Changes in the exchange rate from when the previous cost estimate was created</w:t>
            </w:r>
            <w:r w:rsidR="00CB6993">
              <w:t xml:space="preserve"> will lead to a change in the Standard P</w:t>
            </w:r>
            <w:r w:rsidR="00294A38">
              <w:t>rice.</w:t>
            </w:r>
          </w:p>
        </w:tc>
        <w:tc>
          <w:tcPr>
            <w:tcW w:w="5670" w:type="dxa"/>
            <w:tcBorders>
              <w:top w:val="nil"/>
            </w:tcBorders>
          </w:tcPr>
          <w:p w14:paraId="004CE27D" w14:textId="77777777" w:rsidR="005A1DDD" w:rsidRPr="00732264" w:rsidRDefault="005A1DDD" w:rsidP="00A45A60">
            <w:pPr>
              <w:widowControl w:val="0"/>
              <w:tabs>
                <w:tab w:val="num" w:pos="1080"/>
              </w:tabs>
              <w:rPr>
                <w:rFonts w:cs="Arial"/>
                <w:u w:val="single"/>
              </w:rPr>
            </w:pPr>
            <w:r w:rsidRPr="00732264">
              <w:rPr>
                <w:rFonts w:cs="Arial"/>
                <w:u w:val="single"/>
              </w:rPr>
              <w:t>Configuration:</w:t>
            </w:r>
          </w:p>
          <w:p w14:paraId="004CE27E" w14:textId="77777777" w:rsidR="005A1DDD" w:rsidRDefault="005A1DDD" w:rsidP="00A45A60">
            <w:pPr>
              <w:widowControl w:val="0"/>
              <w:tabs>
                <w:tab w:val="num" w:pos="1080"/>
              </w:tabs>
              <w:rPr>
                <w:rFonts w:cs="Arial"/>
              </w:rPr>
            </w:pPr>
            <w:r>
              <w:rPr>
                <w:rFonts w:cs="Arial"/>
              </w:rPr>
              <w:t xml:space="preserve">Refer to section 7.6 </w:t>
            </w:r>
            <w:r w:rsidR="00BA6A3A">
              <w:rPr>
                <w:rFonts w:cs="Arial"/>
              </w:rPr>
              <w:t xml:space="preserve">of this </w:t>
            </w:r>
            <w:r>
              <w:rPr>
                <w:rFonts w:cs="Arial"/>
              </w:rPr>
              <w:t>Blueprint document.</w:t>
            </w:r>
          </w:p>
          <w:p w14:paraId="004CE27F" w14:textId="77777777" w:rsidR="005A1DDD" w:rsidRDefault="005A1DDD" w:rsidP="00A45A60">
            <w:pPr>
              <w:widowControl w:val="0"/>
              <w:tabs>
                <w:tab w:val="num" w:pos="1080"/>
              </w:tabs>
              <w:rPr>
                <w:rFonts w:cs="Arial"/>
              </w:rPr>
            </w:pPr>
          </w:p>
          <w:p w14:paraId="004CE280"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281"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282" w14:textId="77777777" w:rsidR="00AD27C1" w:rsidRPr="0028777B" w:rsidRDefault="00AD27C1" w:rsidP="00A45A60">
            <w:pPr>
              <w:pStyle w:val="TableText"/>
              <w:keepLines w:val="0"/>
              <w:widowControl w:val="0"/>
              <w:outlineLvl w:val="3"/>
              <w:rPr>
                <w:rFonts w:ascii="Verdana" w:hAnsi="Verdana"/>
                <w:snapToGrid w:val="0"/>
                <w:sz w:val="20"/>
              </w:rPr>
            </w:pPr>
          </w:p>
        </w:tc>
      </w:tr>
      <w:tr w:rsidR="00AD27C1" w:rsidRPr="00FE0519" w14:paraId="004CE28C" w14:textId="77777777" w:rsidTr="00F30B58">
        <w:tc>
          <w:tcPr>
            <w:tcW w:w="2582" w:type="dxa"/>
          </w:tcPr>
          <w:p w14:paraId="004CE284" w14:textId="77777777" w:rsidR="00AD27C1" w:rsidRPr="00FE0519" w:rsidRDefault="007A21B4" w:rsidP="00A45A60">
            <w:pPr>
              <w:widowControl w:val="0"/>
              <w:jc w:val="left"/>
              <w:rPr>
                <w:b/>
              </w:rPr>
            </w:pPr>
            <w:r>
              <w:rPr>
                <w:b/>
              </w:rPr>
              <w:t>FIN-06.04</w:t>
            </w:r>
            <w:r w:rsidR="00AD27C1">
              <w:rPr>
                <w:b/>
              </w:rPr>
              <w:t xml:space="preserve"> – step 3</w:t>
            </w:r>
          </w:p>
        </w:tc>
        <w:tc>
          <w:tcPr>
            <w:tcW w:w="3969" w:type="dxa"/>
          </w:tcPr>
          <w:p w14:paraId="004CE285" w14:textId="77777777" w:rsidR="00AD27C1" w:rsidRPr="00FE0519" w:rsidRDefault="00294A38" w:rsidP="00A45A60">
            <w:pPr>
              <w:widowControl w:val="0"/>
              <w:jc w:val="left"/>
            </w:pPr>
            <w:r>
              <w:t xml:space="preserve">Create a costing run </w:t>
            </w:r>
            <w:r w:rsidR="00471142">
              <w:t>for selected materials.</w:t>
            </w:r>
          </w:p>
        </w:tc>
        <w:tc>
          <w:tcPr>
            <w:tcW w:w="5670" w:type="dxa"/>
          </w:tcPr>
          <w:p w14:paraId="004CE286" w14:textId="77777777" w:rsidR="005A1DDD" w:rsidRPr="00732264" w:rsidRDefault="005A1DDD" w:rsidP="00A45A60">
            <w:pPr>
              <w:widowControl w:val="0"/>
              <w:tabs>
                <w:tab w:val="num" w:pos="1080"/>
              </w:tabs>
              <w:rPr>
                <w:rFonts w:cs="Arial"/>
                <w:u w:val="single"/>
              </w:rPr>
            </w:pPr>
            <w:r w:rsidRPr="00732264">
              <w:rPr>
                <w:rFonts w:cs="Arial"/>
                <w:u w:val="single"/>
              </w:rPr>
              <w:t>Configuration:</w:t>
            </w:r>
          </w:p>
          <w:p w14:paraId="004CE287" w14:textId="77777777" w:rsidR="005A1DDD" w:rsidRDefault="005A1DDD" w:rsidP="00A45A60">
            <w:pPr>
              <w:widowControl w:val="0"/>
              <w:tabs>
                <w:tab w:val="num" w:pos="1080"/>
              </w:tabs>
              <w:rPr>
                <w:rFonts w:cs="Arial"/>
              </w:rPr>
            </w:pPr>
            <w:r>
              <w:rPr>
                <w:rFonts w:cs="Arial"/>
              </w:rPr>
              <w:t xml:space="preserve">Refer to section 7.6 </w:t>
            </w:r>
            <w:r w:rsidR="00BA6A3A">
              <w:rPr>
                <w:rFonts w:cs="Arial"/>
              </w:rPr>
              <w:t xml:space="preserve">of this </w:t>
            </w:r>
            <w:r>
              <w:rPr>
                <w:rFonts w:cs="Arial"/>
              </w:rPr>
              <w:t>Blueprint document.</w:t>
            </w:r>
          </w:p>
          <w:p w14:paraId="004CE288" w14:textId="77777777" w:rsidR="005A1DDD" w:rsidRDefault="005A1DDD" w:rsidP="00A45A60">
            <w:pPr>
              <w:widowControl w:val="0"/>
              <w:tabs>
                <w:tab w:val="num" w:pos="1080"/>
              </w:tabs>
              <w:rPr>
                <w:rFonts w:cs="Arial"/>
              </w:rPr>
            </w:pPr>
          </w:p>
          <w:p w14:paraId="004CE289"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28A"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28B" w14:textId="77777777" w:rsidR="00AD27C1" w:rsidRPr="00FE0519" w:rsidRDefault="00AD27C1" w:rsidP="00A45A60">
            <w:pPr>
              <w:pStyle w:val="TableText"/>
              <w:keepLines w:val="0"/>
              <w:widowControl w:val="0"/>
              <w:outlineLvl w:val="3"/>
              <w:rPr>
                <w:rFonts w:ascii="Verdana" w:hAnsi="Verdana"/>
                <w:sz w:val="20"/>
              </w:rPr>
            </w:pPr>
          </w:p>
        </w:tc>
      </w:tr>
      <w:tr w:rsidR="00AD27C1" w:rsidRPr="00FE0519" w14:paraId="004CE295" w14:textId="77777777" w:rsidTr="00F30B58">
        <w:tc>
          <w:tcPr>
            <w:tcW w:w="2582" w:type="dxa"/>
          </w:tcPr>
          <w:p w14:paraId="004CE28D" w14:textId="77777777" w:rsidR="00AD27C1" w:rsidRPr="00FE0519" w:rsidRDefault="00AD27C1" w:rsidP="00A45A60">
            <w:pPr>
              <w:widowControl w:val="0"/>
              <w:jc w:val="left"/>
              <w:rPr>
                <w:b/>
              </w:rPr>
            </w:pPr>
            <w:r>
              <w:rPr>
                <w:b/>
              </w:rPr>
              <w:t>F</w:t>
            </w:r>
            <w:r w:rsidR="007A21B4">
              <w:rPr>
                <w:b/>
              </w:rPr>
              <w:t>IN-06.04</w:t>
            </w:r>
            <w:r>
              <w:rPr>
                <w:b/>
              </w:rPr>
              <w:t xml:space="preserve"> – step 4</w:t>
            </w:r>
          </w:p>
        </w:tc>
        <w:tc>
          <w:tcPr>
            <w:tcW w:w="3969" w:type="dxa"/>
          </w:tcPr>
          <w:p w14:paraId="004CE28E" w14:textId="77777777" w:rsidR="00AD27C1" w:rsidRPr="00FE0519" w:rsidRDefault="00471142" w:rsidP="00A45A60">
            <w:pPr>
              <w:widowControl w:val="0"/>
              <w:jc w:val="left"/>
            </w:pPr>
            <w:r>
              <w:t>Investigate any errors and re-execute the costing run.</w:t>
            </w:r>
          </w:p>
        </w:tc>
        <w:tc>
          <w:tcPr>
            <w:tcW w:w="5670" w:type="dxa"/>
          </w:tcPr>
          <w:p w14:paraId="004CE28F" w14:textId="77777777" w:rsidR="005A1DDD" w:rsidRPr="00732264" w:rsidRDefault="005A1DDD" w:rsidP="00A45A60">
            <w:pPr>
              <w:widowControl w:val="0"/>
              <w:tabs>
                <w:tab w:val="num" w:pos="1080"/>
              </w:tabs>
              <w:rPr>
                <w:rFonts w:cs="Arial"/>
                <w:u w:val="single"/>
              </w:rPr>
            </w:pPr>
            <w:r w:rsidRPr="00732264">
              <w:rPr>
                <w:rFonts w:cs="Arial"/>
                <w:u w:val="single"/>
              </w:rPr>
              <w:t>Configuration:</w:t>
            </w:r>
          </w:p>
          <w:p w14:paraId="004CE290" w14:textId="77777777" w:rsidR="005A1DDD" w:rsidRDefault="005A1DDD" w:rsidP="00A45A60">
            <w:pPr>
              <w:widowControl w:val="0"/>
              <w:tabs>
                <w:tab w:val="num" w:pos="1080"/>
              </w:tabs>
              <w:rPr>
                <w:rFonts w:cs="Arial"/>
              </w:rPr>
            </w:pPr>
            <w:r>
              <w:rPr>
                <w:rFonts w:cs="Arial"/>
              </w:rPr>
              <w:t>Refer to section 7.6</w:t>
            </w:r>
            <w:r w:rsidR="00BA6A3A">
              <w:rPr>
                <w:rFonts w:cs="Arial"/>
              </w:rPr>
              <w:t xml:space="preserve"> of this</w:t>
            </w:r>
            <w:r>
              <w:rPr>
                <w:rFonts w:cs="Arial"/>
              </w:rPr>
              <w:t xml:space="preserve"> Blueprint document.</w:t>
            </w:r>
          </w:p>
          <w:p w14:paraId="004CE291" w14:textId="77777777" w:rsidR="005A1DDD" w:rsidRDefault="005A1DDD" w:rsidP="00A45A60">
            <w:pPr>
              <w:widowControl w:val="0"/>
              <w:tabs>
                <w:tab w:val="num" w:pos="1080"/>
              </w:tabs>
              <w:rPr>
                <w:rFonts w:cs="Arial"/>
              </w:rPr>
            </w:pPr>
          </w:p>
          <w:p w14:paraId="004CE292"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293"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294" w14:textId="77777777" w:rsidR="00AD27C1" w:rsidRPr="00A00A8D" w:rsidRDefault="00AD27C1" w:rsidP="00A45A60">
            <w:pPr>
              <w:pStyle w:val="TableText"/>
              <w:keepLines w:val="0"/>
              <w:widowControl w:val="0"/>
              <w:outlineLvl w:val="3"/>
              <w:rPr>
                <w:rFonts w:ascii="Verdana" w:hAnsi="Verdana"/>
                <w:sz w:val="20"/>
              </w:rPr>
            </w:pPr>
          </w:p>
        </w:tc>
      </w:tr>
      <w:tr w:rsidR="00AD27C1" w:rsidRPr="00FE0519" w14:paraId="004CE29E" w14:textId="77777777" w:rsidTr="00F30B58">
        <w:tc>
          <w:tcPr>
            <w:tcW w:w="2582" w:type="dxa"/>
          </w:tcPr>
          <w:p w14:paraId="004CE296" w14:textId="77777777" w:rsidR="00AD27C1" w:rsidRPr="00FE0519" w:rsidRDefault="007A21B4" w:rsidP="00A45A60">
            <w:pPr>
              <w:widowControl w:val="0"/>
              <w:jc w:val="left"/>
              <w:rPr>
                <w:b/>
              </w:rPr>
            </w:pPr>
            <w:r>
              <w:rPr>
                <w:b/>
              </w:rPr>
              <w:t>FIN-06.04</w:t>
            </w:r>
            <w:r w:rsidR="00AD27C1">
              <w:rPr>
                <w:b/>
              </w:rPr>
              <w:t xml:space="preserve"> – step 5</w:t>
            </w:r>
          </w:p>
        </w:tc>
        <w:tc>
          <w:tcPr>
            <w:tcW w:w="3969" w:type="dxa"/>
          </w:tcPr>
          <w:p w14:paraId="004CE297" w14:textId="77777777" w:rsidR="00AD27C1" w:rsidRPr="00FE0519" w:rsidRDefault="00471142" w:rsidP="00A45A60">
            <w:pPr>
              <w:widowControl w:val="0"/>
              <w:jc w:val="left"/>
            </w:pPr>
            <w:r>
              <w:t>Display report showing cost estimate result against current standard price.</w:t>
            </w:r>
          </w:p>
        </w:tc>
        <w:tc>
          <w:tcPr>
            <w:tcW w:w="5670" w:type="dxa"/>
          </w:tcPr>
          <w:p w14:paraId="004CE298" w14:textId="77777777" w:rsidR="005A1DDD" w:rsidRPr="00732264" w:rsidRDefault="005A1DDD" w:rsidP="00A45A60">
            <w:pPr>
              <w:widowControl w:val="0"/>
              <w:tabs>
                <w:tab w:val="num" w:pos="1080"/>
              </w:tabs>
              <w:rPr>
                <w:rFonts w:cs="Arial"/>
                <w:u w:val="single"/>
              </w:rPr>
            </w:pPr>
            <w:r w:rsidRPr="00732264">
              <w:rPr>
                <w:rFonts w:cs="Arial"/>
                <w:u w:val="single"/>
              </w:rPr>
              <w:t>Configuration:</w:t>
            </w:r>
          </w:p>
          <w:p w14:paraId="004CE299" w14:textId="77777777" w:rsidR="005A1DDD" w:rsidRDefault="005A1DDD" w:rsidP="00A45A60">
            <w:pPr>
              <w:widowControl w:val="0"/>
              <w:tabs>
                <w:tab w:val="num" w:pos="1080"/>
              </w:tabs>
              <w:rPr>
                <w:rFonts w:cs="Arial"/>
              </w:rPr>
            </w:pPr>
            <w:r>
              <w:rPr>
                <w:rFonts w:cs="Arial"/>
              </w:rPr>
              <w:t xml:space="preserve">Refer to section 7.6 </w:t>
            </w:r>
            <w:r w:rsidR="00BA6A3A">
              <w:rPr>
                <w:rFonts w:cs="Arial"/>
              </w:rPr>
              <w:t xml:space="preserve">of this </w:t>
            </w:r>
            <w:r>
              <w:rPr>
                <w:rFonts w:cs="Arial"/>
              </w:rPr>
              <w:t>Blueprint document.</w:t>
            </w:r>
          </w:p>
          <w:p w14:paraId="004CE29A" w14:textId="77777777" w:rsidR="005A1DDD" w:rsidRDefault="005A1DDD" w:rsidP="00A45A60">
            <w:pPr>
              <w:widowControl w:val="0"/>
              <w:tabs>
                <w:tab w:val="num" w:pos="1080"/>
              </w:tabs>
              <w:rPr>
                <w:rFonts w:cs="Arial"/>
              </w:rPr>
            </w:pPr>
          </w:p>
          <w:p w14:paraId="004CE29B"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29C"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29D" w14:textId="77777777" w:rsidR="00AD27C1" w:rsidRPr="00A00A8D" w:rsidRDefault="00AD27C1" w:rsidP="00A45A60">
            <w:pPr>
              <w:pStyle w:val="TableText"/>
              <w:keepLines w:val="0"/>
              <w:widowControl w:val="0"/>
              <w:rPr>
                <w:rFonts w:ascii="Verdana" w:hAnsi="Verdana"/>
                <w:sz w:val="20"/>
              </w:rPr>
            </w:pPr>
          </w:p>
        </w:tc>
      </w:tr>
      <w:tr w:rsidR="00471142" w:rsidRPr="00FE0519" w14:paraId="004CE2A7" w14:textId="77777777" w:rsidTr="00F30B58">
        <w:tc>
          <w:tcPr>
            <w:tcW w:w="2582" w:type="dxa"/>
          </w:tcPr>
          <w:p w14:paraId="004CE29F" w14:textId="77777777" w:rsidR="00471142" w:rsidRDefault="00862102" w:rsidP="00A45A60">
            <w:pPr>
              <w:widowControl w:val="0"/>
              <w:jc w:val="left"/>
              <w:rPr>
                <w:b/>
              </w:rPr>
            </w:pPr>
            <w:r>
              <w:rPr>
                <w:b/>
              </w:rPr>
              <w:lastRenderedPageBreak/>
              <w:t>FIN-06.04 – step 6</w:t>
            </w:r>
          </w:p>
        </w:tc>
        <w:tc>
          <w:tcPr>
            <w:tcW w:w="3969" w:type="dxa"/>
          </w:tcPr>
          <w:p w14:paraId="004CE2A0" w14:textId="77777777" w:rsidR="00471142" w:rsidRDefault="00CB6993" w:rsidP="00A45A60">
            <w:pPr>
              <w:widowControl w:val="0"/>
              <w:jc w:val="left"/>
            </w:pPr>
            <w:r>
              <w:t>Mark the Material M</w:t>
            </w:r>
            <w:r w:rsidR="00862102">
              <w:t xml:space="preserve">aster with </w:t>
            </w:r>
            <w:r>
              <w:t xml:space="preserve">the </w:t>
            </w:r>
            <w:r w:rsidR="00862102">
              <w:t>fut</w:t>
            </w:r>
            <w:r>
              <w:t>ure Standard P</w:t>
            </w:r>
            <w:r w:rsidR="00862102">
              <w:t>rice.</w:t>
            </w:r>
          </w:p>
        </w:tc>
        <w:tc>
          <w:tcPr>
            <w:tcW w:w="5670" w:type="dxa"/>
          </w:tcPr>
          <w:p w14:paraId="004CE2A1" w14:textId="77777777" w:rsidR="005A1DDD" w:rsidRPr="00732264" w:rsidRDefault="005A1DDD" w:rsidP="00A45A60">
            <w:pPr>
              <w:widowControl w:val="0"/>
              <w:tabs>
                <w:tab w:val="num" w:pos="1080"/>
              </w:tabs>
              <w:rPr>
                <w:rFonts w:cs="Arial"/>
                <w:u w:val="single"/>
              </w:rPr>
            </w:pPr>
            <w:r w:rsidRPr="00732264">
              <w:rPr>
                <w:rFonts w:cs="Arial"/>
                <w:u w:val="single"/>
              </w:rPr>
              <w:t>Configuration:</w:t>
            </w:r>
          </w:p>
          <w:p w14:paraId="004CE2A2" w14:textId="77777777" w:rsidR="005A1DDD" w:rsidRDefault="005A1DDD" w:rsidP="00A45A60">
            <w:pPr>
              <w:widowControl w:val="0"/>
              <w:tabs>
                <w:tab w:val="num" w:pos="1080"/>
              </w:tabs>
              <w:rPr>
                <w:rFonts w:cs="Arial"/>
              </w:rPr>
            </w:pPr>
            <w:r>
              <w:rPr>
                <w:rFonts w:cs="Arial"/>
              </w:rPr>
              <w:t xml:space="preserve">Refer to section 7.6 </w:t>
            </w:r>
            <w:r w:rsidR="00BA6A3A">
              <w:rPr>
                <w:rFonts w:cs="Arial"/>
              </w:rPr>
              <w:t xml:space="preserve">of this </w:t>
            </w:r>
            <w:r>
              <w:rPr>
                <w:rFonts w:cs="Arial"/>
              </w:rPr>
              <w:t>Blueprint document.</w:t>
            </w:r>
          </w:p>
          <w:p w14:paraId="004CE2A3" w14:textId="77777777" w:rsidR="005A1DDD" w:rsidRDefault="005A1DDD" w:rsidP="00A45A60">
            <w:pPr>
              <w:widowControl w:val="0"/>
              <w:tabs>
                <w:tab w:val="num" w:pos="1080"/>
              </w:tabs>
              <w:rPr>
                <w:rFonts w:cs="Arial"/>
              </w:rPr>
            </w:pPr>
          </w:p>
          <w:p w14:paraId="004CE2A4"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2A5"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2A6" w14:textId="77777777" w:rsidR="00471142" w:rsidRPr="00A00A8D" w:rsidRDefault="00471142" w:rsidP="00A45A60">
            <w:pPr>
              <w:pStyle w:val="TableText"/>
              <w:keepLines w:val="0"/>
              <w:widowControl w:val="0"/>
              <w:rPr>
                <w:rFonts w:ascii="Verdana" w:hAnsi="Verdana"/>
                <w:sz w:val="20"/>
              </w:rPr>
            </w:pPr>
          </w:p>
        </w:tc>
      </w:tr>
      <w:tr w:rsidR="00862102" w:rsidRPr="00FE0519" w14:paraId="004CE2B0" w14:textId="77777777" w:rsidTr="00F30B58">
        <w:tc>
          <w:tcPr>
            <w:tcW w:w="2582" w:type="dxa"/>
          </w:tcPr>
          <w:p w14:paraId="004CE2A8" w14:textId="77777777" w:rsidR="00862102" w:rsidRDefault="00862102" w:rsidP="00A45A60">
            <w:pPr>
              <w:widowControl w:val="0"/>
              <w:jc w:val="left"/>
              <w:rPr>
                <w:b/>
              </w:rPr>
            </w:pPr>
            <w:r>
              <w:rPr>
                <w:b/>
              </w:rPr>
              <w:t>FIN-06.04 – step 7</w:t>
            </w:r>
          </w:p>
        </w:tc>
        <w:tc>
          <w:tcPr>
            <w:tcW w:w="3969" w:type="dxa"/>
          </w:tcPr>
          <w:p w14:paraId="004CE2A9" w14:textId="77777777" w:rsidR="00862102" w:rsidRDefault="00862102" w:rsidP="00A45A60">
            <w:pPr>
              <w:widowControl w:val="0"/>
              <w:jc w:val="left"/>
            </w:pPr>
            <w:r>
              <w:t xml:space="preserve">Release </w:t>
            </w:r>
            <w:r w:rsidR="00CB6993">
              <w:t>the cost estimate to the Material Master to create new Standard P</w:t>
            </w:r>
            <w:r>
              <w:t>rice</w:t>
            </w:r>
            <w:r w:rsidR="00466D49">
              <w:t>, resulting revaluation posting to FI.</w:t>
            </w:r>
          </w:p>
        </w:tc>
        <w:tc>
          <w:tcPr>
            <w:tcW w:w="5670" w:type="dxa"/>
          </w:tcPr>
          <w:p w14:paraId="004CE2AA" w14:textId="77777777" w:rsidR="005A1DDD" w:rsidRPr="00732264" w:rsidRDefault="005A1DDD" w:rsidP="00A45A60">
            <w:pPr>
              <w:widowControl w:val="0"/>
              <w:tabs>
                <w:tab w:val="num" w:pos="1080"/>
              </w:tabs>
              <w:rPr>
                <w:rFonts w:cs="Arial"/>
                <w:u w:val="single"/>
              </w:rPr>
            </w:pPr>
            <w:r w:rsidRPr="00732264">
              <w:rPr>
                <w:rFonts w:cs="Arial"/>
                <w:u w:val="single"/>
              </w:rPr>
              <w:t>Configuration:</w:t>
            </w:r>
          </w:p>
          <w:p w14:paraId="004CE2AB" w14:textId="77777777" w:rsidR="005A1DDD" w:rsidRDefault="005A1DDD" w:rsidP="00A45A60">
            <w:pPr>
              <w:widowControl w:val="0"/>
              <w:tabs>
                <w:tab w:val="num" w:pos="1080"/>
              </w:tabs>
              <w:rPr>
                <w:rFonts w:cs="Arial"/>
              </w:rPr>
            </w:pPr>
            <w:r>
              <w:rPr>
                <w:rFonts w:cs="Arial"/>
              </w:rPr>
              <w:t xml:space="preserve">Refer to section 7.6 </w:t>
            </w:r>
            <w:r w:rsidR="00BA6A3A">
              <w:rPr>
                <w:rFonts w:cs="Arial"/>
              </w:rPr>
              <w:t xml:space="preserve">of this </w:t>
            </w:r>
            <w:r>
              <w:rPr>
                <w:rFonts w:cs="Arial"/>
              </w:rPr>
              <w:t>Blueprint document.</w:t>
            </w:r>
          </w:p>
          <w:p w14:paraId="004CE2AC" w14:textId="77777777" w:rsidR="005A1DDD" w:rsidRDefault="005A1DDD" w:rsidP="00A45A60">
            <w:pPr>
              <w:widowControl w:val="0"/>
              <w:tabs>
                <w:tab w:val="num" w:pos="1080"/>
              </w:tabs>
              <w:rPr>
                <w:rFonts w:cs="Arial"/>
              </w:rPr>
            </w:pPr>
          </w:p>
          <w:p w14:paraId="004CE2AD"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2AE"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2AF" w14:textId="77777777" w:rsidR="00862102" w:rsidRPr="00A00A8D" w:rsidRDefault="00862102" w:rsidP="00A45A60">
            <w:pPr>
              <w:pStyle w:val="TableText"/>
              <w:keepLines w:val="0"/>
              <w:widowControl w:val="0"/>
              <w:rPr>
                <w:rFonts w:ascii="Verdana" w:hAnsi="Verdana"/>
                <w:sz w:val="20"/>
              </w:rPr>
            </w:pPr>
          </w:p>
        </w:tc>
      </w:tr>
      <w:tr w:rsidR="00507CE8" w:rsidRPr="00FE0519" w14:paraId="004CE2BB" w14:textId="77777777" w:rsidTr="00F30B58">
        <w:tc>
          <w:tcPr>
            <w:tcW w:w="2582" w:type="dxa"/>
          </w:tcPr>
          <w:p w14:paraId="004CE2B1" w14:textId="77777777" w:rsidR="00507CE8" w:rsidRDefault="00507CE8" w:rsidP="00A45A60">
            <w:pPr>
              <w:widowControl w:val="0"/>
              <w:jc w:val="left"/>
              <w:rPr>
                <w:b/>
              </w:rPr>
            </w:pPr>
            <w:r>
              <w:rPr>
                <w:b/>
              </w:rPr>
              <w:t>FIN-06.04 – step 8</w:t>
            </w:r>
          </w:p>
        </w:tc>
        <w:tc>
          <w:tcPr>
            <w:tcW w:w="3969" w:type="dxa"/>
          </w:tcPr>
          <w:p w14:paraId="004CE2B2" w14:textId="77777777" w:rsidR="00507CE8" w:rsidRDefault="00507CE8" w:rsidP="00A45A60">
            <w:pPr>
              <w:widowControl w:val="0"/>
              <w:jc w:val="left"/>
            </w:pPr>
            <w:r>
              <w:t>Manual posting to GL for the element of revaluation relating forex.</w:t>
            </w:r>
          </w:p>
        </w:tc>
        <w:tc>
          <w:tcPr>
            <w:tcW w:w="5670" w:type="dxa"/>
          </w:tcPr>
          <w:p w14:paraId="004CE2B3" w14:textId="77777777" w:rsidR="005A1DDD" w:rsidRPr="00732264" w:rsidRDefault="005A1DDD" w:rsidP="00A45A60">
            <w:pPr>
              <w:widowControl w:val="0"/>
              <w:tabs>
                <w:tab w:val="num" w:pos="1080"/>
              </w:tabs>
              <w:rPr>
                <w:rFonts w:cs="Arial"/>
                <w:u w:val="single"/>
              </w:rPr>
            </w:pPr>
            <w:r w:rsidRPr="00732264">
              <w:rPr>
                <w:rFonts w:cs="Arial"/>
                <w:u w:val="single"/>
              </w:rPr>
              <w:t>Configuration:</w:t>
            </w:r>
          </w:p>
          <w:p w14:paraId="004CE2B4" w14:textId="77777777" w:rsidR="005A1DDD" w:rsidRDefault="005A1DDD" w:rsidP="00A45A60">
            <w:pPr>
              <w:widowControl w:val="0"/>
              <w:tabs>
                <w:tab w:val="num" w:pos="1080"/>
              </w:tabs>
              <w:rPr>
                <w:rFonts w:cs="Arial"/>
              </w:rPr>
            </w:pPr>
            <w:r>
              <w:rPr>
                <w:rFonts w:cs="Arial"/>
              </w:rPr>
              <w:t>Refer to</w:t>
            </w:r>
            <w:r w:rsidR="00C748A6">
              <w:rPr>
                <w:rFonts w:cs="Arial"/>
              </w:rPr>
              <w:t xml:space="preserve"> the Finance Blueprint document - </w:t>
            </w:r>
            <w:r w:rsidR="00C748A6" w:rsidRPr="00C748A6">
              <w:rPr>
                <w:rFonts w:cs="Arial"/>
              </w:rPr>
              <w:t>PM_D_D17_Blueprint_Baseline_Finance_v3.0_20150721</w:t>
            </w:r>
            <w:r w:rsidR="00C748A6">
              <w:rPr>
                <w:rFonts w:cs="Arial"/>
              </w:rPr>
              <w:t>.</w:t>
            </w:r>
          </w:p>
          <w:p w14:paraId="004CE2B5" w14:textId="77777777" w:rsidR="0065436E" w:rsidRDefault="0065436E" w:rsidP="00A45A60">
            <w:pPr>
              <w:widowControl w:val="0"/>
              <w:tabs>
                <w:tab w:val="num" w:pos="1080"/>
              </w:tabs>
              <w:rPr>
                <w:rFonts w:cs="Arial"/>
              </w:rPr>
            </w:pPr>
          </w:p>
          <w:p w14:paraId="004CE2B6"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2B7" w14:textId="77777777" w:rsidR="0065436E" w:rsidRPr="003313FD" w:rsidRDefault="0065436E" w:rsidP="0065436E">
            <w:pPr>
              <w:pStyle w:val="TableText"/>
              <w:keepLines w:val="0"/>
              <w:widowControl w:val="0"/>
              <w:outlineLvl w:val="3"/>
              <w:rPr>
                <w:rFonts w:ascii="Verdana" w:hAnsi="Verdana"/>
                <w:sz w:val="20"/>
              </w:rPr>
            </w:pPr>
            <w:r>
              <w:rPr>
                <w:rFonts w:ascii="Verdana" w:hAnsi="Verdana"/>
                <w:sz w:val="20"/>
              </w:rPr>
              <w:t>N/A</w:t>
            </w:r>
          </w:p>
          <w:p w14:paraId="004CE2B8" w14:textId="77777777" w:rsidR="00140393" w:rsidRDefault="00140393" w:rsidP="00A45A60">
            <w:pPr>
              <w:pStyle w:val="TableText"/>
              <w:keepLines w:val="0"/>
              <w:widowControl w:val="0"/>
              <w:rPr>
                <w:rFonts w:ascii="Verdana" w:hAnsi="Verdana" w:cs="Arial"/>
                <w:color w:val="FF0000"/>
                <w:sz w:val="20"/>
                <w:lang w:val="de-DE" w:eastAsia="de-DE"/>
              </w:rPr>
            </w:pPr>
          </w:p>
          <w:p w14:paraId="004CE2B9" w14:textId="77777777" w:rsidR="00140393" w:rsidRDefault="00140393" w:rsidP="00A45A60">
            <w:pPr>
              <w:pStyle w:val="TableText"/>
              <w:keepLines w:val="0"/>
              <w:widowControl w:val="0"/>
              <w:rPr>
                <w:rFonts w:ascii="Verdana" w:hAnsi="Verdana" w:cs="Arial"/>
                <w:sz w:val="20"/>
                <w:lang w:val="de-DE" w:eastAsia="de-DE"/>
              </w:rPr>
            </w:pPr>
            <w:r>
              <w:rPr>
                <w:rFonts w:ascii="Verdana" w:hAnsi="Verdana" w:cs="Arial"/>
                <w:sz w:val="20"/>
                <w:lang w:val="de-DE" w:eastAsia="de-DE"/>
              </w:rPr>
              <w:t>A GAP has been identified regarding the identification of the revaluation element related to currency changes.</w:t>
            </w:r>
          </w:p>
          <w:p w14:paraId="004CE2BA" w14:textId="77777777" w:rsidR="0065436E" w:rsidRPr="00140393" w:rsidRDefault="0065436E" w:rsidP="00A45A60">
            <w:pPr>
              <w:pStyle w:val="TableText"/>
              <w:keepLines w:val="0"/>
              <w:widowControl w:val="0"/>
              <w:rPr>
                <w:rFonts w:ascii="Verdana" w:hAnsi="Verdana"/>
                <w:sz w:val="20"/>
              </w:rPr>
            </w:pPr>
          </w:p>
        </w:tc>
      </w:tr>
    </w:tbl>
    <w:p w14:paraId="004CE2BC" w14:textId="77777777" w:rsidR="00E0492E" w:rsidRPr="00614DDA" w:rsidRDefault="00E0492E" w:rsidP="00A45A60">
      <w:pPr>
        <w:widowControl w:val="0"/>
        <w:tabs>
          <w:tab w:val="num" w:pos="1080"/>
        </w:tabs>
        <w:spacing w:before="60" w:afterLines="60" w:after="144"/>
        <w:rPr>
          <w:rFonts w:cs="Arial"/>
        </w:rPr>
      </w:pPr>
    </w:p>
    <w:p w14:paraId="004CE2BD" w14:textId="77777777" w:rsidR="001819E1" w:rsidRPr="00527BF0" w:rsidRDefault="008C7C0D" w:rsidP="00A45A60">
      <w:pPr>
        <w:widowControl w:val="0"/>
        <w:rPr>
          <w:rFonts w:cs="Arial"/>
          <w:kern w:val="28"/>
          <w:lang w:val="en-GB"/>
        </w:rPr>
      </w:pPr>
      <w:bookmarkStart w:id="144" w:name="_Toc168030463"/>
      <w:bookmarkStart w:id="145" w:name="_Toc168017850"/>
      <w:bookmarkEnd w:id="32"/>
      <w:r>
        <w:rPr>
          <w:rFonts w:cs="Arial"/>
          <w:kern w:val="28"/>
          <w:lang w:val="en-GB"/>
        </w:rPr>
        <w:t>Note that the settlement of Product</w:t>
      </w:r>
      <w:r w:rsidR="00D35CF5">
        <w:rPr>
          <w:rFonts w:cs="Arial"/>
          <w:kern w:val="28"/>
          <w:lang w:val="en-GB"/>
        </w:rPr>
        <w:t>ion</w:t>
      </w:r>
      <w:r>
        <w:rPr>
          <w:rFonts w:cs="Arial"/>
          <w:kern w:val="28"/>
          <w:lang w:val="en-GB"/>
        </w:rPr>
        <w:t xml:space="preserve"> Orders for kitting and bundling has been included in the period end process flow, see </w:t>
      </w:r>
      <w:r w:rsidR="00CB6993">
        <w:rPr>
          <w:rFonts w:cs="Arial"/>
          <w:kern w:val="28"/>
          <w:lang w:val="en-GB"/>
        </w:rPr>
        <w:t xml:space="preserve">the </w:t>
      </w:r>
      <w:r>
        <w:rPr>
          <w:rFonts w:cs="Arial"/>
          <w:kern w:val="28"/>
          <w:lang w:val="en-GB"/>
        </w:rPr>
        <w:t>Finance Blueprint for details.</w:t>
      </w:r>
    </w:p>
    <w:p w14:paraId="004CE2BE" w14:textId="77777777" w:rsidR="00FE67BD" w:rsidRPr="00527BF0" w:rsidRDefault="00FE67BD" w:rsidP="00A45A60">
      <w:pPr>
        <w:widowControl w:val="0"/>
        <w:rPr>
          <w:lang w:val="en-GB"/>
        </w:rPr>
      </w:pPr>
      <w:bookmarkStart w:id="146" w:name="_Toc168030464"/>
      <w:bookmarkEnd w:id="144"/>
      <w:bookmarkEnd w:id="145"/>
    </w:p>
    <w:p w14:paraId="004CE2BF" w14:textId="77777777" w:rsidR="00CB6993" w:rsidRDefault="00CB6993" w:rsidP="00A45A60">
      <w:pPr>
        <w:widowControl w:val="0"/>
        <w:jc w:val="left"/>
        <w:rPr>
          <w:rFonts w:cs="Arial"/>
          <w:b/>
          <w:sz w:val="28"/>
          <w:szCs w:val="12"/>
          <w:lang w:val="en-GB"/>
        </w:rPr>
      </w:pPr>
      <w:bookmarkStart w:id="147" w:name="_Toc281923556"/>
      <w:r>
        <w:rPr>
          <w:lang w:val="en-GB"/>
        </w:rPr>
        <w:br w:type="page"/>
      </w:r>
    </w:p>
    <w:p w14:paraId="004CE2C0" w14:textId="77777777" w:rsidR="00CB6993" w:rsidRDefault="00CB6993" w:rsidP="00A45A60">
      <w:pPr>
        <w:pStyle w:val="Heading2"/>
        <w:widowControl w:val="0"/>
        <w:rPr>
          <w:lang w:val="en-GB"/>
        </w:rPr>
        <w:sectPr w:rsidR="00CB6993" w:rsidSect="00AD27C1">
          <w:pgSz w:w="16838" w:h="11906" w:orient="landscape" w:code="9"/>
          <w:pgMar w:top="1418" w:right="1418" w:bottom="1418" w:left="2662" w:header="709" w:footer="357" w:gutter="0"/>
          <w:cols w:space="708"/>
          <w:docGrid w:linePitch="360"/>
        </w:sectPr>
      </w:pPr>
    </w:p>
    <w:p w14:paraId="004CE2C1" w14:textId="77777777" w:rsidR="00FE0519" w:rsidRDefault="00862C02" w:rsidP="00A45A60">
      <w:pPr>
        <w:pStyle w:val="Heading2"/>
        <w:widowControl w:val="0"/>
        <w:rPr>
          <w:lang w:val="en-GB"/>
        </w:rPr>
      </w:pPr>
      <w:bookmarkStart w:id="148" w:name="_Toc421089921"/>
      <w:r>
        <w:rPr>
          <w:lang w:val="en-GB"/>
        </w:rPr>
        <w:lastRenderedPageBreak/>
        <w:t>Budgeting, Planning and Forecasting</w:t>
      </w:r>
      <w:bookmarkEnd w:id="148"/>
    </w:p>
    <w:p w14:paraId="004CE2C2" w14:textId="77777777" w:rsidR="002863B4" w:rsidRDefault="002863B4" w:rsidP="00A45A60">
      <w:pPr>
        <w:widowControl w:val="0"/>
        <w:rPr>
          <w:lang w:val="en-GB"/>
        </w:rPr>
      </w:pPr>
    </w:p>
    <w:p w14:paraId="004CE2C3" w14:textId="77777777" w:rsidR="00FE0519" w:rsidRDefault="00AC1184" w:rsidP="00A45A60">
      <w:pPr>
        <w:widowControl w:val="0"/>
        <w:rPr>
          <w:lang w:val="en-GB"/>
        </w:rPr>
      </w:pPr>
      <w:ins w:id="149" w:author="Chris Varma" w:date="2015-08-24T13:50:00Z">
        <w:r>
          <w:rPr>
            <w:lang w:val="en-GB"/>
          </w:rPr>
          <w:t xml:space="preserve">Retail </w:t>
        </w:r>
      </w:ins>
      <w:del w:id="150" w:author="Chris Varma" w:date="2015-08-24T13:50:00Z">
        <w:r w:rsidR="00237885" w:rsidDel="00AC1184">
          <w:rPr>
            <w:lang w:val="en-GB"/>
          </w:rPr>
          <w:delText>All</w:delText>
        </w:r>
        <w:r w:rsidR="002863B4" w:rsidDel="00AC1184">
          <w:rPr>
            <w:lang w:val="en-GB"/>
          </w:rPr>
          <w:delText xml:space="preserve"> </w:delText>
        </w:r>
        <w:r w:rsidR="00237885" w:rsidDel="00AC1184">
          <w:rPr>
            <w:lang w:val="en-GB"/>
          </w:rPr>
          <w:delText>Budgeting,</w:delText>
        </w:r>
      </w:del>
      <w:r w:rsidR="00237885">
        <w:rPr>
          <w:lang w:val="en-GB"/>
        </w:rPr>
        <w:t xml:space="preserve"> Planning and Forecasting activities will be carried out in </w:t>
      </w:r>
      <w:r w:rsidR="00AD7877">
        <w:rPr>
          <w:lang w:val="en-GB"/>
        </w:rPr>
        <w:t xml:space="preserve">BPC (Business Planning and Consolidation) and </w:t>
      </w:r>
      <w:r w:rsidR="004F4957">
        <w:rPr>
          <w:lang w:val="en-GB"/>
        </w:rPr>
        <w:t xml:space="preserve">results </w:t>
      </w:r>
      <w:r w:rsidR="00AD7877">
        <w:rPr>
          <w:lang w:val="en-GB"/>
        </w:rPr>
        <w:t xml:space="preserve">will not be </w:t>
      </w:r>
      <w:r w:rsidR="004F4957">
        <w:rPr>
          <w:lang w:val="en-GB"/>
        </w:rPr>
        <w:t>loaded</w:t>
      </w:r>
      <w:r w:rsidR="00AD7877">
        <w:rPr>
          <w:lang w:val="en-GB"/>
        </w:rPr>
        <w:t xml:space="preserve"> into ERP. </w:t>
      </w:r>
      <w:ins w:id="151" w:author="Chris Varma" w:date="2015-08-24T13:50:00Z">
        <w:r>
          <w:rPr>
            <w:lang w:val="en-GB"/>
          </w:rPr>
          <w:t>All other planning and forecasting activities will be carried out off system.</w:t>
        </w:r>
      </w:ins>
    </w:p>
    <w:p w14:paraId="004CE2C4" w14:textId="77777777" w:rsidR="00CB6993" w:rsidRDefault="00CB6993" w:rsidP="00A45A60">
      <w:pPr>
        <w:widowControl w:val="0"/>
        <w:rPr>
          <w:lang w:val="en-GB"/>
        </w:rPr>
        <w:sectPr w:rsidR="00CB6993" w:rsidSect="0065436E">
          <w:pgSz w:w="11906" w:h="16838" w:code="9"/>
          <w:pgMar w:top="1418" w:right="1418" w:bottom="1418" w:left="1418" w:header="709" w:footer="357" w:gutter="0"/>
          <w:cols w:space="708"/>
          <w:docGrid w:linePitch="360"/>
        </w:sectPr>
      </w:pPr>
    </w:p>
    <w:p w14:paraId="004CE2C5" w14:textId="77777777" w:rsidR="00AD7877" w:rsidRDefault="00AD7877" w:rsidP="00A45A60">
      <w:pPr>
        <w:widowControl w:val="0"/>
        <w:rPr>
          <w:lang w:val="en-GB"/>
        </w:rPr>
      </w:pPr>
    </w:p>
    <w:p w14:paraId="004CE2C6" w14:textId="77777777" w:rsidR="009F1B51" w:rsidRPr="008B3AF0" w:rsidRDefault="009F1B51" w:rsidP="00A45A60">
      <w:pPr>
        <w:widowControl w:val="0"/>
        <w:rPr>
          <w:rFonts w:ascii="Calibri" w:hAnsi="Calibri"/>
          <w:lang w:val="en-US"/>
        </w:rPr>
      </w:pPr>
    </w:p>
    <w:p w14:paraId="004CE2C7" w14:textId="77777777" w:rsidR="00992871" w:rsidRDefault="00992871" w:rsidP="00A45A60">
      <w:pPr>
        <w:pStyle w:val="Heading1"/>
        <w:keepNext w:val="0"/>
        <w:widowControl w:val="0"/>
        <w:tabs>
          <w:tab w:val="clear" w:pos="432"/>
          <w:tab w:val="num" w:pos="464"/>
        </w:tabs>
        <w:ind w:left="573" w:hanging="573"/>
        <w:rPr>
          <w:lang w:val="en-GB"/>
        </w:rPr>
      </w:pPr>
      <w:bookmarkStart w:id="152" w:name="_Toc168030462"/>
      <w:bookmarkStart w:id="153" w:name="_Toc281923515"/>
      <w:bookmarkStart w:id="154" w:name="_Toc414292870"/>
      <w:bookmarkStart w:id="155" w:name="_Toc421089922"/>
      <w:r>
        <w:rPr>
          <w:lang w:val="en-GB"/>
        </w:rPr>
        <w:t>Controlling</w:t>
      </w:r>
      <w:bookmarkEnd w:id="152"/>
      <w:r>
        <w:rPr>
          <w:lang w:val="en-GB"/>
        </w:rPr>
        <w:t xml:space="preserve"> </w:t>
      </w:r>
      <w:r w:rsidRPr="00527BF0">
        <w:rPr>
          <w:lang w:val="en-GB"/>
        </w:rPr>
        <w:t>Solutions</w:t>
      </w:r>
      <w:bookmarkEnd w:id="153"/>
      <w:bookmarkEnd w:id="154"/>
      <w:bookmarkEnd w:id="155"/>
    </w:p>
    <w:p w14:paraId="004CE2C8" w14:textId="77777777" w:rsidR="00C347D3" w:rsidRDefault="00567817" w:rsidP="00A45A60">
      <w:pPr>
        <w:pStyle w:val="Heading2"/>
        <w:widowControl w:val="0"/>
        <w:rPr>
          <w:lang w:val="en-GB"/>
        </w:rPr>
      </w:pPr>
      <w:bookmarkStart w:id="156" w:name="_Toc421089923"/>
      <w:r>
        <w:rPr>
          <w:lang w:val="en-GB"/>
        </w:rPr>
        <w:t>Profit Centre</w:t>
      </w:r>
      <w:r w:rsidR="00D1566E">
        <w:rPr>
          <w:lang w:val="en-GB"/>
        </w:rPr>
        <w:t xml:space="preserve"> Accounting</w:t>
      </w:r>
      <w:bookmarkEnd w:id="156"/>
    </w:p>
    <w:p w14:paraId="004CE2C9" w14:textId="77777777" w:rsidR="0064196C" w:rsidRDefault="0064196C" w:rsidP="00A45A60">
      <w:pPr>
        <w:widowControl w:val="0"/>
        <w:rPr>
          <w:lang w:val="en-GB"/>
        </w:rPr>
      </w:pPr>
    </w:p>
    <w:p w14:paraId="004CE2CA" w14:textId="77777777" w:rsidR="0064196C" w:rsidRDefault="0064196C" w:rsidP="00A45A60">
      <w:pPr>
        <w:widowControl w:val="0"/>
        <w:rPr>
          <w:lang w:val="en-GB"/>
        </w:rPr>
      </w:pPr>
      <w:del w:id="157" w:author="Chris Varma" w:date="2015-08-24T13:56:00Z">
        <w:r w:rsidDel="008C0417">
          <w:rPr>
            <w:lang w:val="en-GB"/>
          </w:rPr>
          <w:delText xml:space="preserve">Traditional profit centre accounting has been included as part of the scope of this Project. However during Realisation profit centre reporting from FI (referred to as New GL) </w:delText>
        </w:r>
        <w:r w:rsidR="00510F44" w:rsidDel="008C0417">
          <w:rPr>
            <w:lang w:val="en-GB"/>
          </w:rPr>
          <w:delText>will also be considered as the Profit Centre will be available on the FI document.</w:delText>
        </w:r>
      </w:del>
    </w:p>
    <w:p w14:paraId="004CE2CB" w14:textId="77777777" w:rsidR="00510F44" w:rsidRDefault="00510F44" w:rsidP="00A45A60">
      <w:pPr>
        <w:widowControl w:val="0"/>
        <w:rPr>
          <w:lang w:val="en-GB"/>
        </w:rPr>
      </w:pPr>
    </w:p>
    <w:p w14:paraId="004CE2CC" w14:textId="77777777" w:rsidR="00510F44" w:rsidDel="00744C42" w:rsidRDefault="00510F44" w:rsidP="00A45A60">
      <w:pPr>
        <w:widowControl w:val="0"/>
        <w:rPr>
          <w:del w:id="158" w:author="Chris Varma" w:date="2015-08-24T13:52:00Z"/>
          <w:lang w:val="en-GB"/>
        </w:rPr>
      </w:pPr>
      <w:del w:id="159" w:author="Chris Varma" w:date="2015-08-24T13:52:00Z">
        <w:r w:rsidDel="00744C42">
          <w:rPr>
            <w:lang w:val="en-GB"/>
          </w:rPr>
          <w:delText>If reporting can be satisfied in FI then the following settings may not be required. This will be confirmed during Realisation.</w:delText>
        </w:r>
      </w:del>
    </w:p>
    <w:p w14:paraId="004CE2CD" w14:textId="77777777" w:rsidR="00510F44" w:rsidRDefault="008C0417" w:rsidP="00A45A60">
      <w:pPr>
        <w:widowControl w:val="0"/>
        <w:rPr>
          <w:ins w:id="160" w:author="Chris Varma" w:date="2015-08-24T13:58:00Z"/>
          <w:lang w:val="en-GB"/>
        </w:rPr>
      </w:pPr>
      <w:ins w:id="161" w:author="Chris Varma" w:date="2015-08-24T13:57:00Z">
        <w:r>
          <w:rPr>
            <w:lang w:val="en-GB"/>
          </w:rPr>
          <w:t xml:space="preserve">All </w:t>
        </w:r>
      </w:ins>
      <w:ins w:id="162" w:author="Chris Varma" w:date="2015-08-24T13:56:00Z">
        <w:r>
          <w:rPr>
            <w:lang w:val="en-GB"/>
          </w:rPr>
          <w:t xml:space="preserve">Profit Centre Reporting will be </w:t>
        </w:r>
      </w:ins>
      <w:ins w:id="163" w:author="Chris Varma" w:date="2015-08-24T13:57:00Z">
        <w:r>
          <w:rPr>
            <w:lang w:val="en-GB"/>
          </w:rPr>
          <w:t xml:space="preserve">derived from the Finance module therefore in accordance with Best Practice the traditional Profit Centre Accounting </w:t>
        </w:r>
      </w:ins>
      <w:ins w:id="164" w:author="Chris Varma" w:date="2015-08-24T13:58:00Z">
        <w:r w:rsidR="000B64EF">
          <w:rPr>
            <w:lang w:val="en-GB"/>
          </w:rPr>
          <w:t>settings in Controlling will not be activated.</w:t>
        </w:r>
      </w:ins>
    </w:p>
    <w:p w14:paraId="004CE2CE" w14:textId="77777777" w:rsidR="000B64EF" w:rsidRPr="008D6ACA" w:rsidRDefault="000B64EF" w:rsidP="00A45A60">
      <w:pPr>
        <w:widowControl w:val="0"/>
        <w:rPr>
          <w:lang w:val="en-GB"/>
        </w:rPr>
      </w:pPr>
    </w:p>
    <w:tbl>
      <w:tblPr>
        <w:tblStyle w:val="TableGrid"/>
        <w:tblW w:w="0" w:type="auto"/>
        <w:tblLook w:val="04A0" w:firstRow="1" w:lastRow="0" w:firstColumn="1" w:lastColumn="0" w:noHBand="0" w:noVBand="1"/>
      </w:tblPr>
      <w:tblGrid>
        <w:gridCol w:w="826"/>
        <w:gridCol w:w="1392"/>
        <w:gridCol w:w="2313"/>
        <w:gridCol w:w="1985"/>
        <w:gridCol w:w="4267"/>
        <w:gridCol w:w="1965"/>
      </w:tblGrid>
      <w:tr w:rsidR="00684AA0" w14:paraId="004CE2D5" w14:textId="77777777" w:rsidTr="2789EB98">
        <w:tc>
          <w:tcPr>
            <w:tcW w:w="826" w:type="dxa"/>
            <w:shd w:val="clear" w:color="auto" w:fill="FF0000"/>
          </w:tcPr>
          <w:p w14:paraId="004CE2CF" w14:textId="77777777" w:rsidR="00684AA0" w:rsidRPr="009F1B51" w:rsidRDefault="00684AA0" w:rsidP="00A45A60">
            <w:pPr>
              <w:pStyle w:val="TableHeading"/>
              <w:keepLines w:val="0"/>
              <w:widowControl w:val="0"/>
              <w:rPr>
                <w:rFonts w:ascii="Verdana" w:hAnsi="Verdana"/>
                <w:color w:val="FFFFFF" w:themeColor="background1"/>
                <w:sz w:val="20"/>
              </w:rPr>
            </w:pPr>
            <w:r>
              <w:rPr>
                <w:lang w:val="en-GB"/>
              </w:rPr>
              <w:t xml:space="preserve"> </w:t>
            </w:r>
            <w:r w:rsidRPr="009F1B51">
              <w:rPr>
                <w:rFonts w:ascii="Verdana" w:hAnsi="Verdana"/>
                <w:color w:val="FFFFFF" w:themeColor="background1"/>
                <w:sz w:val="20"/>
              </w:rPr>
              <w:t>No.</w:t>
            </w:r>
          </w:p>
        </w:tc>
        <w:tc>
          <w:tcPr>
            <w:tcW w:w="1392" w:type="dxa"/>
            <w:shd w:val="clear" w:color="auto" w:fill="FF0000"/>
          </w:tcPr>
          <w:p w14:paraId="004CE2D0" w14:textId="77777777" w:rsidR="00684AA0" w:rsidRPr="009F1B51" w:rsidRDefault="00684AA0"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Process</w:t>
            </w:r>
          </w:p>
        </w:tc>
        <w:tc>
          <w:tcPr>
            <w:tcW w:w="2313" w:type="dxa"/>
            <w:shd w:val="clear" w:color="auto" w:fill="FF0000"/>
          </w:tcPr>
          <w:p w14:paraId="004CE2D1" w14:textId="77777777" w:rsidR="00684AA0" w:rsidRPr="009F1B51" w:rsidRDefault="00456190"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 xml:space="preserve">Description of </w:t>
            </w:r>
            <w:r w:rsidR="00684AA0" w:rsidRPr="009F1B51">
              <w:rPr>
                <w:rFonts w:ascii="Verdana" w:hAnsi="Verdana"/>
                <w:color w:val="FFFFFF" w:themeColor="background1"/>
                <w:sz w:val="20"/>
              </w:rPr>
              <w:t>Object</w:t>
            </w:r>
          </w:p>
        </w:tc>
        <w:tc>
          <w:tcPr>
            <w:tcW w:w="1985" w:type="dxa"/>
            <w:shd w:val="clear" w:color="auto" w:fill="FF0000"/>
          </w:tcPr>
          <w:p w14:paraId="004CE2D2" w14:textId="77777777" w:rsidR="00684AA0" w:rsidRPr="009F1B51" w:rsidRDefault="00684AA0"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Summary of SAP d</w:t>
            </w:r>
            <w:r w:rsidRPr="009F1B51">
              <w:rPr>
                <w:rFonts w:ascii="Verdana" w:hAnsi="Verdana"/>
                <w:color w:val="FFFFFF" w:themeColor="background1"/>
                <w:sz w:val="20"/>
              </w:rPr>
              <w:t>esign</w:t>
            </w:r>
          </w:p>
        </w:tc>
        <w:tc>
          <w:tcPr>
            <w:tcW w:w="4267" w:type="dxa"/>
            <w:shd w:val="clear" w:color="auto" w:fill="FF0000"/>
          </w:tcPr>
          <w:p w14:paraId="004CE2D3" w14:textId="77777777" w:rsidR="00684AA0" w:rsidRPr="009F1B51" w:rsidRDefault="00684AA0"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Solution</w:t>
            </w:r>
          </w:p>
        </w:tc>
        <w:tc>
          <w:tcPr>
            <w:tcW w:w="1965" w:type="dxa"/>
            <w:shd w:val="clear" w:color="auto" w:fill="FF0000"/>
          </w:tcPr>
          <w:p w14:paraId="004CE2D4" w14:textId="77777777" w:rsidR="00684AA0" w:rsidRPr="009F1B51" w:rsidRDefault="00684AA0"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Comments</w:t>
            </w:r>
          </w:p>
        </w:tc>
      </w:tr>
      <w:tr w:rsidR="00684AA0" w:rsidDel="00722A2D" w14:paraId="004CE2E5" w14:textId="77777777" w:rsidTr="2789EB98">
        <w:trPr>
          <w:del w:id="165" w:author="Chris Varma" w:date="2015-08-28T08:44:00Z"/>
        </w:trPr>
        <w:tc>
          <w:tcPr>
            <w:tcW w:w="826" w:type="dxa"/>
          </w:tcPr>
          <w:p w14:paraId="004CE2D6" w14:textId="77777777" w:rsidR="00684AA0" w:rsidRPr="00E2092A" w:rsidDel="00722A2D" w:rsidRDefault="00E2092A" w:rsidP="00A45A60">
            <w:pPr>
              <w:widowControl w:val="0"/>
              <w:rPr>
                <w:del w:id="166" w:author="Chris Varma" w:date="2015-08-28T08:44:00Z"/>
                <w:b/>
                <w:lang w:val="en-GB"/>
              </w:rPr>
            </w:pPr>
            <w:del w:id="167" w:author="Chris Varma" w:date="2015-08-24T13:58:00Z">
              <w:r w:rsidRPr="00E2092A" w:rsidDel="000B64EF">
                <w:rPr>
                  <w:b/>
                  <w:lang w:val="en-GB"/>
                </w:rPr>
                <w:delText>1</w:delText>
              </w:r>
            </w:del>
          </w:p>
        </w:tc>
        <w:tc>
          <w:tcPr>
            <w:tcW w:w="1392" w:type="dxa"/>
          </w:tcPr>
          <w:p w14:paraId="004CE2D7" w14:textId="77777777" w:rsidR="00684AA0" w:rsidRPr="00E2092A" w:rsidDel="00722A2D" w:rsidRDefault="00E2092A" w:rsidP="00A45A60">
            <w:pPr>
              <w:widowControl w:val="0"/>
              <w:rPr>
                <w:del w:id="168" w:author="Chris Varma" w:date="2015-08-28T08:44:00Z"/>
                <w:b/>
                <w:lang w:val="en-GB"/>
              </w:rPr>
            </w:pPr>
            <w:del w:id="169" w:author="Chris Varma" w:date="2015-08-24T13:58:00Z">
              <w:r w:rsidRPr="00E2092A" w:rsidDel="000B64EF">
                <w:rPr>
                  <w:b/>
                  <w:lang w:val="en-GB"/>
                </w:rPr>
                <w:delText>6.1</w:delText>
              </w:r>
            </w:del>
          </w:p>
        </w:tc>
        <w:tc>
          <w:tcPr>
            <w:tcW w:w="2313" w:type="dxa"/>
          </w:tcPr>
          <w:p w14:paraId="004CE2D8" w14:textId="77777777" w:rsidR="00684AA0" w:rsidRPr="00D37B82" w:rsidDel="00722A2D" w:rsidRDefault="00684AA0" w:rsidP="00A45A60">
            <w:pPr>
              <w:widowControl w:val="0"/>
              <w:rPr>
                <w:del w:id="170" w:author="Chris Varma" w:date="2015-08-28T08:44:00Z"/>
                <w:lang w:val="en-GB"/>
              </w:rPr>
            </w:pPr>
            <w:del w:id="171" w:author="Chris Varma" w:date="2015-08-24T13:58:00Z">
              <w:r w:rsidDel="000B64EF">
                <w:rPr>
                  <w:lang w:val="en-GB"/>
                </w:rPr>
                <w:delText>Controlling Area</w:delText>
              </w:r>
            </w:del>
          </w:p>
        </w:tc>
        <w:tc>
          <w:tcPr>
            <w:tcW w:w="1985" w:type="dxa"/>
          </w:tcPr>
          <w:p w14:paraId="004CE2D9" w14:textId="77777777" w:rsidR="00684AA0" w:rsidRPr="009F1B51" w:rsidDel="00722A2D" w:rsidRDefault="00684AA0" w:rsidP="00A45A60">
            <w:pPr>
              <w:widowControl w:val="0"/>
              <w:rPr>
                <w:del w:id="172" w:author="Chris Varma" w:date="2015-08-28T08:44:00Z"/>
              </w:rPr>
            </w:pPr>
            <w:del w:id="173" w:author="Chris Varma" w:date="2015-08-24T13:58:00Z">
              <w:r w:rsidDel="000B64EF">
                <w:delText>Controlling Area basic settings based on Best Practice</w:delText>
              </w:r>
            </w:del>
          </w:p>
        </w:tc>
        <w:tc>
          <w:tcPr>
            <w:tcW w:w="4267" w:type="dxa"/>
          </w:tcPr>
          <w:p w14:paraId="004CE2DA" w14:textId="77777777" w:rsidR="00684AA0" w:rsidRPr="00634178" w:rsidDel="000B64EF" w:rsidRDefault="00684AA0" w:rsidP="00A45A60">
            <w:pPr>
              <w:pStyle w:val="CommentText"/>
              <w:widowControl w:val="0"/>
              <w:jc w:val="left"/>
              <w:outlineLvl w:val="3"/>
              <w:rPr>
                <w:del w:id="174" w:author="Chris Varma" w:date="2015-08-24T13:58:00Z"/>
                <w:u w:val="single"/>
              </w:rPr>
            </w:pPr>
            <w:del w:id="175" w:author="Chris Varma" w:date="2015-08-24T13:58:00Z">
              <w:r w:rsidRPr="00634178" w:rsidDel="000B64EF">
                <w:rPr>
                  <w:u w:val="single"/>
                </w:rPr>
                <w:delText>Configuration</w:delText>
              </w:r>
              <w:r w:rsidR="00634178" w:rsidRPr="00634178" w:rsidDel="000B64EF">
                <w:rPr>
                  <w:u w:val="single"/>
                </w:rPr>
                <w:delText>:</w:delText>
              </w:r>
            </w:del>
          </w:p>
          <w:p w14:paraId="004CE2DB" w14:textId="77777777" w:rsidR="00684AA0" w:rsidDel="000B64EF" w:rsidRDefault="00684AA0" w:rsidP="005C4CAF">
            <w:pPr>
              <w:pStyle w:val="CommentText"/>
              <w:widowControl w:val="0"/>
              <w:numPr>
                <w:ilvl w:val="0"/>
                <w:numId w:val="8"/>
              </w:numPr>
              <w:jc w:val="left"/>
              <w:outlineLvl w:val="3"/>
              <w:rPr>
                <w:del w:id="176" w:author="Chris Varma" w:date="2015-08-24T13:58:00Z"/>
              </w:rPr>
            </w:pPr>
            <w:del w:id="177" w:author="Chris Varma" w:date="2015-08-24T13:58:00Z">
              <w:r w:rsidDel="000B64EF">
                <w:delText>Dummy Profit Centre</w:delText>
              </w:r>
            </w:del>
          </w:p>
          <w:p w14:paraId="004CE2DC" w14:textId="77777777" w:rsidR="00684AA0" w:rsidDel="000B64EF" w:rsidRDefault="00684AA0" w:rsidP="005C4CAF">
            <w:pPr>
              <w:pStyle w:val="CommentText"/>
              <w:widowControl w:val="0"/>
              <w:numPr>
                <w:ilvl w:val="0"/>
                <w:numId w:val="8"/>
              </w:numPr>
              <w:jc w:val="left"/>
              <w:outlineLvl w:val="3"/>
              <w:rPr>
                <w:del w:id="178" w:author="Chris Varma" w:date="2015-08-24T13:58:00Z"/>
              </w:rPr>
            </w:pPr>
            <w:del w:id="179" w:author="Chris Varma" w:date="2015-08-24T13:58:00Z">
              <w:r w:rsidDel="000B64EF">
                <w:delText>Standard Hierarchy ID</w:delText>
              </w:r>
            </w:del>
          </w:p>
          <w:p w14:paraId="004CE2DD" w14:textId="77777777" w:rsidR="00684AA0" w:rsidDel="000B64EF" w:rsidRDefault="00684AA0" w:rsidP="005C4CAF">
            <w:pPr>
              <w:pStyle w:val="CommentText"/>
              <w:widowControl w:val="0"/>
              <w:numPr>
                <w:ilvl w:val="0"/>
                <w:numId w:val="8"/>
              </w:numPr>
              <w:jc w:val="left"/>
              <w:outlineLvl w:val="3"/>
              <w:rPr>
                <w:del w:id="180" w:author="Chris Varma" w:date="2015-08-24T13:58:00Z"/>
              </w:rPr>
            </w:pPr>
            <w:del w:id="181" w:author="Chris Varma" w:date="2015-08-24T13:58:00Z">
              <w:r w:rsidDel="000B64EF">
                <w:delText>Currency Type 20</w:delText>
              </w:r>
            </w:del>
          </w:p>
          <w:p w14:paraId="004CE2DE" w14:textId="77777777" w:rsidR="00684AA0" w:rsidDel="000B64EF" w:rsidRDefault="00684AA0" w:rsidP="005C4CAF">
            <w:pPr>
              <w:pStyle w:val="CommentText"/>
              <w:widowControl w:val="0"/>
              <w:numPr>
                <w:ilvl w:val="0"/>
                <w:numId w:val="8"/>
              </w:numPr>
              <w:jc w:val="left"/>
              <w:outlineLvl w:val="3"/>
              <w:rPr>
                <w:del w:id="182" w:author="Chris Varma" w:date="2015-08-24T13:58:00Z"/>
              </w:rPr>
            </w:pPr>
            <w:del w:id="183" w:author="Chris Varma" w:date="2015-08-24T13:58:00Z">
              <w:r w:rsidDel="000B64EF">
                <w:delText>Valuation View ‘Legal‘</w:delText>
              </w:r>
            </w:del>
          </w:p>
          <w:p w14:paraId="004CE2DF" w14:textId="77777777" w:rsidR="00684AA0" w:rsidDel="000B64EF" w:rsidRDefault="00684AA0" w:rsidP="005C4CAF">
            <w:pPr>
              <w:pStyle w:val="CommentText"/>
              <w:widowControl w:val="0"/>
              <w:numPr>
                <w:ilvl w:val="0"/>
                <w:numId w:val="8"/>
              </w:numPr>
              <w:jc w:val="left"/>
              <w:outlineLvl w:val="3"/>
              <w:rPr>
                <w:del w:id="184" w:author="Chris Varma" w:date="2015-08-24T13:58:00Z"/>
              </w:rPr>
            </w:pPr>
            <w:del w:id="185" w:author="Chris Varma" w:date="2015-08-24T13:58:00Z">
              <w:r w:rsidDel="000B64EF">
                <w:delText>Activate from year prior to go live</w:delText>
              </w:r>
              <w:r w:rsidR="00B66CC7" w:rsidDel="000B64EF">
                <w:delText xml:space="preserve"> on the assumption that any historic load will be based on previous fiscal year results only.</w:delText>
              </w:r>
            </w:del>
          </w:p>
          <w:p w14:paraId="004CE2E0" w14:textId="77777777" w:rsidR="00684AA0" w:rsidDel="000B64EF" w:rsidRDefault="00684AA0" w:rsidP="00A45A60">
            <w:pPr>
              <w:pStyle w:val="TableText"/>
              <w:keepLines w:val="0"/>
              <w:widowControl w:val="0"/>
              <w:outlineLvl w:val="3"/>
              <w:rPr>
                <w:del w:id="186" w:author="Chris Varma" w:date="2015-08-24T13:58:00Z"/>
                <w:rFonts w:ascii="Verdana" w:hAnsi="Verdana"/>
                <w:sz w:val="20"/>
              </w:rPr>
            </w:pPr>
          </w:p>
          <w:p w14:paraId="004CE2E1" w14:textId="77777777" w:rsidR="0065436E" w:rsidRPr="00A45A60" w:rsidDel="000B64EF" w:rsidRDefault="0065436E" w:rsidP="0065436E">
            <w:pPr>
              <w:pStyle w:val="TableText"/>
              <w:keepLines w:val="0"/>
              <w:widowControl w:val="0"/>
              <w:outlineLvl w:val="3"/>
              <w:rPr>
                <w:del w:id="187" w:author="Chris Varma" w:date="2015-08-24T13:58:00Z"/>
                <w:rFonts w:ascii="Verdana" w:hAnsi="Verdana"/>
                <w:sz w:val="20"/>
                <w:u w:val="single"/>
              </w:rPr>
            </w:pPr>
            <w:del w:id="188" w:author="Chris Varma" w:date="2015-08-24T13:58:00Z">
              <w:r w:rsidRPr="00A45A60" w:rsidDel="000B64EF">
                <w:rPr>
                  <w:rFonts w:ascii="Verdana" w:hAnsi="Verdana"/>
                  <w:sz w:val="20"/>
                  <w:u w:val="single"/>
                </w:rPr>
                <w:delText>WRICEF:</w:delText>
              </w:r>
            </w:del>
          </w:p>
          <w:p w14:paraId="004CE2E2" w14:textId="77777777" w:rsidR="0065436E" w:rsidRPr="003313FD" w:rsidDel="000B64EF" w:rsidRDefault="0065436E" w:rsidP="0065436E">
            <w:pPr>
              <w:pStyle w:val="TableText"/>
              <w:keepLines w:val="0"/>
              <w:widowControl w:val="0"/>
              <w:outlineLvl w:val="3"/>
              <w:rPr>
                <w:del w:id="189" w:author="Chris Varma" w:date="2015-08-24T13:58:00Z"/>
                <w:rFonts w:ascii="Verdana" w:hAnsi="Verdana"/>
                <w:sz w:val="20"/>
              </w:rPr>
            </w:pPr>
            <w:del w:id="190" w:author="Chris Varma" w:date="2015-08-24T13:58:00Z">
              <w:r w:rsidDel="000B64EF">
                <w:rPr>
                  <w:rFonts w:ascii="Verdana" w:hAnsi="Verdana"/>
                  <w:sz w:val="20"/>
                </w:rPr>
                <w:delText>N/A</w:delText>
              </w:r>
            </w:del>
          </w:p>
          <w:p w14:paraId="004CE2E3" w14:textId="77777777" w:rsidR="00684AA0" w:rsidRPr="009F1B51" w:rsidDel="00722A2D" w:rsidRDefault="00684AA0" w:rsidP="00A45A60">
            <w:pPr>
              <w:pStyle w:val="CommentText"/>
              <w:widowControl w:val="0"/>
              <w:jc w:val="left"/>
              <w:outlineLvl w:val="3"/>
              <w:rPr>
                <w:del w:id="191" w:author="Chris Varma" w:date="2015-08-28T08:44:00Z"/>
              </w:rPr>
            </w:pPr>
          </w:p>
        </w:tc>
        <w:tc>
          <w:tcPr>
            <w:tcW w:w="1965" w:type="dxa"/>
          </w:tcPr>
          <w:p w14:paraId="004CE2E4" w14:textId="77777777" w:rsidR="00684AA0" w:rsidDel="00722A2D" w:rsidRDefault="00684AA0" w:rsidP="00A45A60">
            <w:pPr>
              <w:widowControl w:val="0"/>
              <w:rPr>
                <w:del w:id="192" w:author="Chris Varma" w:date="2015-08-28T08:44:00Z"/>
                <w:lang w:val="en-GB"/>
              </w:rPr>
            </w:pPr>
          </w:p>
        </w:tc>
      </w:tr>
      <w:tr w:rsidR="00E2092A" w:rsidDel="00722A2D" w14:paraId="004CE2F1" w14:textId="77777777" w:rsidTr="2789EB98">
        <w:trPr>
          <w:del w:id="193" w:author="Chris Varma" w:date="2015-08-28T08:44:00Z"/>
        </w:trPr>
        <w:tc>
          <w:tcPr>
            <w:tcW w:w="826" w:type="dxa"/>
          </w:tcPr>
          <w:p w14:paraId="004CE2E6" w14:textId="77777777" w:rsidR="00E2092A" w:rsidDel="00722A2D" w:rsidRDefault="00E2092A" w:rsidP="00A45A60">
            <w:pPr>
              <w:widowControl w:val="0"/>
              <w:rPr>
                <w:del w:id="194" w:author="Chris Varma" w:date="2015-08-28T08:44:00Z"/>
                <w:lang w:val="en-GB"/>
              </w:rPr>
            </w:pPr>
            <w:del w:id="195" w:author="Chris Varma" w:date="2015-08-24T13:54:00Z">
              <w:r w:rsidDel="008C0417">
                <w:rPr>
                  <w:b/>
                  <w:lang w:val="en-GB"/>
                </w:rPr>
                <w:delText>2</w:delText>
              </w:r>
            </w:del>
          </w:p>
        </w:tc>
        <w:tc>
          <w:tcPr>
            <w:tcW w:w="1392" w:type="dxa"/>
          </w:tcPr>
          <w:p w14:paraId="004CE2E7" w14:textId="77777777" w:rsidR="00E2092A" w:rsidRPr="00D37B82" w:rsidDel="00722A2D" w:rsidRDefault="00E2092A" w:rsidP="00A45A60">
            <w:pPr>
              <w:widowControl w:val="0"/>
              <w:rPr>
                <w:del w:id="196" w:author="Chris Varma" w:date="2015-08-28T08:44:00Z"/>
                <w:lang w:val="en-GB"/>
              </w:rPr>
            </w:pPr>
            <w:del w:id="197" w:author="Chris Varma" w:date="2015-08-24T13:54:00Z">
              <w:r w:rsidRPr="00E2092A" w:rsidDel="008C0417">
                <w:rPr>
                  <w:b/>
                  <w:lang w:val="en-GB"/>
                </w:rPr>
                <w:delText>6.1</w:delText>
              </w:r>
            </w:del>
          </w:p>
        </w:tc>
        <w:tc>
          <w:tcPr>
            <w:tcW w:w="2313" w:type="dxa"/>
          </w:tcPr>
          <w:p w14:paraId="004CE2E8" w14:textId="77777777" w:rsidR="00E2092A" w:rsidRPr="00D37B82" w:rsidDel="00722A2D" w:rsidRDefault="00E2092A" w:rsidP="00A45A60">
            <w:pPr>
              <w:widowControl w:val="0"/>
              <w:rPr>
                <w:del w:id="198" w:author="Chris Varma" w:date="2015-08-28T08:44:00Z"/>
                <w:lang w:val="en-GB"/>
              </w:rPr>
            </w:pPr>
            <w:del w:id="199" w:author="Chris Varma" w:date="2015-08-24T13:54:00Z">
              <w:r w:rsidDel="008C0417">
                <w:rPr>
                  <w:lang w:val="en-GB"/>
                </w:rPr>
                <w:delText>Controlling Area</w:delText>
              </w:r>
            </w:del>
          </w:p>
        </w:tc>
        <w:tc>
          <w:tcPr>
            <w:tcW w:w="1985" w:type="dxa"/>
          </w:tcPr>
          <w:p w14:paraId="004CE2E9" w14:textId="77777777" w:rsidR="00E2092A" w:rsidRPr="009F1B51" w:rsidDel="00722A2D" w:rsidRDefault="00E2092A" w:rsidP="00A45A60">
            <w:pPr>
              <w:widowControl w:val="0"/>
              <w:rPr>
                <w:del w:id="200" w:author="Chris Varma" w:date="2015-08-28T08:44:00Z"/>
              </w:rPr>
            </w:pPr>
            <w:del w:id="201" w:author="Chris Varma" w:date="2015-08-24T13:54:00Z">
              <w:r w:rsidDel="008C0417">
                <w:delText>Controlling Area basic settings based on Best Practice (Activation of Direct Postings)</w:delText>
              </w:r>
            </w:del>
          </w:p>
        </w:tc>
        <w:tc>
          <w:tcPr>
            <w:tcW w:w="4267" w:type="dxa"/>
          </w:tcPr>
          <w:p w14:paraId="004CE2EA" w14:textId="77777777" w:rsidR="00E2092A" w:rsidRPr="00B51E25" w:rsidDel="008C0417" w:rsidRDefault="00E2092A" w:rsidP="00A45A60">
            <w:pPr>
              <w:pStyle w:val="CommentText"/>
              <w:widowControl w:val="0"/>
              <w:jc w:val="left"/>
              <w:outlineLvl w:val="3"/>
              <w:rPr>
                <w:del w:id="202" w:author="Chris Varma" w:date="2015-08-24T13:54:00Z"/>
                <w:u w:val="single"/>
              </w:rPr>
            </w:pPr>
            <w:del w:id="203" w:author="Chris Varma" w:date="2015-08-24T13:54:00Z">
              <w:r w:rsidRPr="00B51E25" w:rsidDel="008C0417">
                <w:rPr>
                  <w:u w:val="single"/>
                </w:rPr>
                <w:delText>Configuration:</w:delText>
              </w:r>
            </w:del>
          </w:p>
          <w:p w14:paraId="004CE2EB" w14:textId="77777777" w:rsidR="00E2092A" w:rsidDel="008C0417" w:rsidRDefault="00E2092A" w:rsidP="005C4CAF">
            <w:pPr>
              <w:pStyle w:val="CommentText"/>
              <w:widowControl w:val="0"/>
              <w:numPr>
                <w:ilvl w:val="0"/>
                <w:numId w:val="8"/>
              </w:numPr>
              <w:jc w:val="left"/>
              <w:outlineLvl w:val="3"/>
              <w:rPr>
                <w:del w:id="204" w:author="Chris Varma" w:date="2015-08-24T13:54:00Z"/>
              </w:rPr>
            </w:pPr>
            <w:del w:id="205" w:author="Chris Varma" w:date="2015-08-24T13:54:00Z">
              <w:r w:rsidDel="008C0417">
                <w:delText>Activate line items and online transfer</w:delText>
              </w:r>
            </w:del>
          </w:p>
          <w:p w14:paraId="004CE2EC" w14:textId="77777777" w:rsidR="00E2092A" w:rsidDel="008C0417" w:rsidRDefault="00E2092A" w:rsidP="00A45A60">
            <w:pPr>
              <w:pStyle w:val="CommentText"/>
              <w:widowControl w:val="0"/>
              <w:jc w:val="left"/>
              <w:outlineLvl w:val="3"/>
              <w:rPr>
                <w:del w:id="206" w:author="Chris Varma" w:date="2015-08-24T13:54:00Z"/>
              </w:rPr>
            </w:pPr>
          </w:p>
          <w:p w14:paraId="004CE2ED" w14:textId="77777777" w:rsidR="0065436E" w:rsidRPr="00A45A60" w:rsidDel="008C0417" w:rsidRDefault="0065436E" w:rsidP="0065436E">
            <w:pPr>
              <w:pStyle w:val="TableText"/>
              <w:keepLines w:val="0"/>
              <w:widowControl w:val="0"/>
              <w:outlineLvl w:val="3"/>
              <w:rPr>
                <w:del w:id="207" w:author="Chris Varma" w:date="2015-08-24T13:54:00Z"/>
                <w:rFonts w:ascii="Verdana" w:hAnsi="Verdana"/>
                <w:sz w:val="20"/>
                <w:u w:val="single"/>
              </w:rPr>
            </w:pPr>
            <w:del w:id="208" w:author="Chris Varma" w:date="2015-08-24T13:54:00Z">
              <w:r w:rsidRPr="00A45A60" w:rsidDel="008C0417">
                <w:rPr>
                  <w:rFonts w:ascii="Verdana" w:hAnsi="Verdana"/>
                  <w:sz w:val="20"/>
                  <w:u w:val="single"/>
                </w:rPr>
                <w:delText>WRICEF:</w:delText>
              </w:r>
            </w:del>
          </w:p>
          <w:p w14:paraId="004CE2EE" w14:textId="77777777" w:rsidR="0065436E" w:rsidRPr="003313FD" w:rsidDel="008C0417" w:rsidRDefault="0065436E" w:rsidP="0065436E">
            <w:pPr>
              <w:pStyle w:val="TableText"/>
              <w:keepLines w:val="0"/>
              <w:widowControl w:val="0"/>
              <w:outlineLvl w:val="3"/>
              <w:rPr>
                <w:del w:id="209" w:author="Chris Varma" w:date="2015-08-24T13:54:00Z"/>
                <w:rFonts w:ascii="Verdana" w:hAnsi="Verdana"/>
                <w:sz w:val="20"/>
              </w:rPr>
            </w:pPr>
            <w:del w:id="210" w:author="Chris Varma" w:date="2015-08-24T13:54:00Z">
              <w:r w:rsidDel="008C0417">
                <w:rPr>
                  <w:rFonts w:ascii="Verdana" w:hAnsi="Verdana"/>
                  <w:sz w:val="20"/>
                </w:rPr>
                <w:delText>N/A</w:delText>
              </w:r>
            </w:del>
          </w:p>
          <w:p w14:paraId="004CE2EF" w14:textId="77777777" w:rsidR="00E2092A" w:rsidRPr="009F1B51" w:rsidDel="00722A2D" w:rsidRDefault="00E2092A" w:rsidP="00A45A60">
            <w:pPr>
              <w:pStyle w:val="CommentText"/>
              <w:widowControl w:val="0"/>
              <w:jc w:val="left"/>
              <w:outlineLvl w:val="3"/>
              <w:rPr>
                <w:del w:id="211" w:author="Chris Varma" w:date="2015-08-28T08:44:00Z"/>
              </w:rPr>
            </w:pPr>
          </w:p>
        </w:tc>
        <w:tc>
          <w:tcPr>
            <w:tcW w:w="1965" w:type="dxa"/>
          </w:tcPr>
          <w:p w14:paraId="004CE2F0" w14:textId="77777777" w:rsidR="00E2092A" w:rsidDel="00722A2D" w:rsidRDefault="00E2092A" w:rsidP="00A45A60">
            <w:pPr>
              <w:widowControl w:val="0"/>
              <w:rPr>
                <w:del w:id="212" w:author="Chris Varma" w:date="2015-08-28T08:44:00Z"/>
                <w:lang w:val="en-GB"/>
              </w:rPr>
            </w:pPr>
          </w:p>
        </w:tc>
      </w:tr>
      <w:tr w:rsidR="00E2092A" w:rsidDel="00722A2D" w14:paraId="004CE2FD" w14:textId="77777777" w:rsidTr="2789EB98">
        <w:trPr>
          <w:del w:id="213" w:author="Chris Varma" w:date="2015-08-28T08:44:00Z"/>
        </w:trPr>
        <w:tc>
          <w:tcPr>
            <w:tcW w:w="826" w:type="dxa"/>
          </w:tcPr>
          <w:p w14:paraId="004CE2F2" w14:textId="77777777" w:rsidR="00E2092A" w:rsidDel="00722A2D" w:rsidRDefault="00E2092A" w:rsidP="00A45A60">
            <w:pPr>
              <w:widowControl w:val="0"/>
              <w:rPr>
                <w:del w:id="214" w:author="Chris Varma" w:date="2015-08-28T08:44:00Z"/>
                <w:lang w:val="en-GB"/>
              </w:rPr>
            </w:pPr>
            <w:del w:id="215" w:author="Chris Varma" w:date="2015-08-24T13:54:00Z">
              <w:r w:rsidDel="008C0417">
                <w:rPr>
                  <w:b/>
                  <w:lang w:val="en-GB"/>
                </w:rPr>
                <w:delText>3</w:delText>
              </w:r>
            </w:del>
          </w:p>
        </w:tc>
        <w:tc>
          <w:tcPr>
            <w:tcW w:w="1392" w:type="dxa"/>
          </w:tcPr>
          <w:p w14:paraId="004CE2F3" w14:textId="77777777" w:rsidR="00E2092A" w:rsidDel="00722A2D" w:rsidRDefault="00E2092A" w:rsidP="00A45A60">
            <w:pPr>
              <w:widowControl w:val="0"/>
              <w:rPr>
                <w:del w:id="216" w:author="Chris Varma" w:date="2015-08-28T08:44:00Z"/>
                <w:lang w:val="en-GB"/>
              </w:rPr>
            </w:pPr>
            <w:del w:id="217" w:author="Chris Varma" w:date="2015-08-24T13:54:00Z">
              <w:r w:rsidRPr="00E2092A" w:rsidDel="008C0417">
                <w:rPr>
                  <w:b/>
                  <w:lang w:val="en-GB"/>
                </w:rPr>
                <w:delText>6.1</w:delText>
              </w:r>
            </w:del>
          </w:p>
        </w:tc>
        <w:tc>
          <w:tcPr>
            <w:tcW w:w="2313" w:type="dxa"/>
          </w:tcPr>
          <w:p w14:paraId="004CE2F4" w14:textId="77777777" w:rsidR="00E2092A" w:rsidDel="00722A2D" w:rsidRDefault="00E2092A" w:rsidP="00A45A60">
            <w:pPr>
              <w:widowControl w:val="0"/>
              <w:rPr>
                <w:del w:id="218" w:author="Chris Varma" w:date="2015-08-28T08:44:00Z"/>
                <w:lang w:val="en-GB"/>
              </w:rPr>
            </w:pPr>
            <w:del w:id="219" w:author="Chris Varma" w:date="2015-08-24T13:54:00Z">
              <w:r w:rsidDel="008C0417">
                <w:rPr>
                  <w:lang w:val="en-GB"/>
                </w:rPr>
                <w:delText>Controlling Area</w:delText>
              </w:r>
            </w:del>
          </w:p>
        </w:tc>
        <w:tc>
          <w:tcPr>
            <w:tcW w:w="1985" w:type="dxa"/>
          </w:tcPr>
          <w:p w14:paraId="004CE2F5" w14:textId="77777777" w:rsidR="00E2092A" w:rsidDel="00722A2D" w:rsidRDefault="00E2092A" w:rsidP="00A45A60">
            <w:pPr>
              <w:widowControl w:val="0"/>
              <w:rPr>
                <w:del w:id="220" w:author="Chris Varma" w:date="2015-08-28T08:44:00Z"/>
              </w:rPr>
            </w:pPr>
            <w:del w:id="221" w:author="Chris Varma" w:date="2015-08-24T13:54:00Z">
              <w:r w:rsidDel="008C0417">
                <w:delText>Controlling Area basic settings based on Best Practice (Plan Version)</w:delText>
              </w:r>
            </w:del>
          </w:p>
        </w:tc>
        <w:tc>
          <w:tcPr>
            <w:tcW w:w="4267" w:type="dxa"/>
          </w:tcPr>
          <w:p w14:paraId="004CE2F6" w14:textId="77777777" w:rsidR="00E2092A" w:rsidRPr="00B51E25" w:rsidDel="008C0417" w:rsidRDefault="00E2092A" w:rsidP="00A45A60">
            <w:pPr>
              <w:pStyle w:val="CommentText"/>
              <w:widowControl w:val="0"/>
              <w:jc w:val="left"/>
              <w:outlineLvl w:val="3"/>
              <w:rPr>
                <w:del w:id="222" w:author="Chris Varma" w:date="2015-08-24T13:54:00Z"/>
                <w:u w:val="single"/>
              </w:rPr>
            </w:pPr>
            <w:del w:id="223" w:author="Chris Varma" w:date="2015-08-24T13:54:00Z">
              <w:r w:rsidRPr="00B51E25" w:rsidDel="008C0417">
                <w:rPr>
                  <w:u w:val="single"/>
                </w:rPr>
                <w:delText>Configuration:</w:delText>
              </w:r>
            </w:del>
          </w:p>
          <w:p w14:paraId="004CE2F7" w14:textId="77777777" w:rsidR="00E2092A" w:rsidDel="008C0417" w:rsidRDefault="2789EB98" w:rsidP="005C4CAF">
            <w:pPr>
              <w:pStyle w:val="CommentText"/>
              <w:widowControl w:val="0"/>
              <w:numPr>
                <w:ilvl w:val="0"/>
                <w:numId w:val="8"/>
              </w:numPr>
              <w:jc w:val="left"/>
              <w:outlineLvl w:val="3"/>
              <w:rPr>
                <w:del w:id="224" w:author="Chris Varma" w:date="2015-08-24T13:54:00Z"/>
              </w:rPr>
            </w:pPr>
            <w:del w:id="225" w:author="Chris Varma" w:date="2015-08-24T13:54:00Z">
              <w:r w:rsidDel="008C0417">
                <w:delText>Maintain Fiscal Year dependent parameters for PCA (same fiscal year variant as for FI 4/4/5).</w:delText>
              </w:r>
            </w:del>
          </w:p>
          <w:p w14:paraId="004CE2F8" w14:textId="77777777" w:rsidR="00E2092A" w:rsidDel="008C0417" w:rsidRDefault="00E2092A" w:rsidP="00A45A60">
            <w:pPr>
              <w:pStyle w:val="CommentText"/>
              <w:widowControl w:val="0"/>
              <w:jc w:val="left"/>
              <w:outlineLvl w:val="3"/>
              <w:rPr>
                <w:del w:id="226" w:author="Chris Varma" w:date="2015-08-24T13:54:00Z"/>
              </w:rPr>
            </w:pPr>
          </w:p>
          <w:p w14:paraId="004CE2F9" w14:textId="77777777" w:rsidR="0065436E" w:rsidRPr="00A45A60" w:rsidDel="008C0417" w:rsidRDefault="0065436E" w:rsidP="0065436E">
            <w:pPr>
              <w:pStyle w:val="TableText"/>
              <w:keepLines w:val="0"/>
              <w:widowControl w:val="0"/>
              <w:outlineLvl w:val="3"/>
              <w:rPr>
                <w:del w:id="227" w:author="Chris Varma" w:date="2015-08-24T13:54:00Z"/>
                <w:rFonts w:ascii="Verdana" w:hAnsi="Verdana"/>
                <w:sz w:val="20"/>
                <w:u w:val="single"/>
              </w:rPr>
            </w:pPr>
            <w:del w:id="228" w:author="Chris Varma" w:date="2015-08-24T13:54:00Z">
              <w:r w:rsidRPr="00A45A60" w:rsidDel="008C0417">
                <w:rPr>
                  <w:rFonts w:ascii="Verdana" w:hAnsi="Verdana"/>
                  <w:sz w:val="20"/>
                  <w:u w:val="single"/>
                </w:rPr>
                <w:delText>WRICEF:</w:delText>
              </w:r>
            </w:del>
          </w:p>
          <w:p w14:paraId="004CE2FA" w14:textId="77777777" w:rsidR="0065436E" w:rsidRPr="003313FD" w:rsidDel="008C0417" w:rsidRDefault="0065436E" w:rsidP="0065436E">
            <w:pPr>
              <w:pStyle w:val="TableText"/>
              <w:keepLines w:val="0"/>
              <w:widowControl w:val="0"/>
              <w:outlineLvl w:val="3"/>
              <w:rPr>
                <w:del w:id="229" w:author="Chris Varma" w:date="2015-08-24T13:54:00Z"/>
                <w:rFonts w:ascii="Verdana" w:hAnsi="Verdana"/>
                <w:sz w:val="20"/>
              </w:rPr>
            </w:pPr>
            <w:del w:id="230" w:author="Chris Varma" w:date="2015-08-24T13:54:00Z">
              <w:r w:rsidDel="008C0417">
                <w:rPr>
                  <w:rFonts w:ascii="Verdana" w:hAnsi="Verdana"/>
                  <w:sz w:val="20"/>
                </w:rPr>
                <w:delText>N/A</w:delText>
              </w:r>
            </w:del>
          </w:p>
          <w:p w14:paraId="004CE2FB" w14:textId="77777777" w:rsidR="00E2092A" w:rsidDel="00722A2D" w:rsidRDefault="00E2092A" w:rsidP="00A45A60">
            <w:pPr>
              <w:pStyle w:val="CommentText"/>
              <w:widowControl w:val="0"/>
              <w:jc w:val="left"/>
              <w:outlineLvl w:val="3"/>
              <w:rPr>
                <w:del w:id="231" w:author="Chris Varma" w:date="2015-08-28T08:44:00Z"/>
              </w:rPr>
            </w:pPr>
          </w:p>
        </w:tc>
        <w:tc>
          <w:tcPr>
            <w:tcW w:w="1965" w:type="dxa"/>
          </w:tcPr>
          <w:p w14:paraId="004CE2FC" w14:textId="77777777" w:rsidR="00E2092A" w:rsidDel="00722A2D" w:rsidRDefault="00E2092A" w:rsidP="00A45A60">
            <w:pPr>
              <w:widowControl w:val="0"/>
              <w:rPr>
                <w:del w:id="232" w:author="Chris Varma" w:date="2015-08-28T08:44:00Z"/>
                <w:lang w:val="en-GB"/>
              </w:rPr>
            </w:pPr>
          </w:p>
        </w:tc>
      </w:tr>
      <w:tr w:rsidR="00E2092A" w14:paraId="004CE310" w14:textId="77777777" w:rsidTr="2789EB98">
        <w:tc>
          <w:tcPr>
            <w:tcW w:w="826" w:type="dxa"/>
          </w:tcPr>
          <w:p w14:paraId="004CE2FE" w14:textId="77777777" w:rsidR="00E2092A" w:rsidRDefault="000B64EF" w:rsidP="00A45A60">
            <w:pPr>
              <w:widowControl w:val="0"/>
              <w:rPr>
                <w:lang w:val="en-GB"/>
              </w:rPr>
            </w:pPr>
            <w:ins w:id="233" w:author="Chris Varma" w:date="2015-08-24T13:58:00Z">
              <w:r>
                <w:rPr>
                  <w:b/>
                  <w:lang w:val="en-GB"/>
                </w:rPr>
                <w:t>1</w:t>
              </w:r>
            </w:ins>
            <w:del w:id="234" w:author="Chris Varma" w:date="2015-08-24T13:58:00Z">
              <w:r w:rsidR="00E2092A" w:rsidDel="000B64EF">
                <w:rPr>
                  <w:b/>
                  <w:lang w:val="en-GB"/>
                </w:rPr>
                <w:delText>4</w:delText>
              </w:r>
            </w:del>
          </w:p>
        </w:tc>
        <w:tc>
          <w:tcPr>
            <w:tcW w:w="1392" w:type="dxa"/>
          </w:tcPr>
          <w:p w14:paraId="004CE2FF" w14:textId="77777777" w:rsidR="00E2092A" w:rsidRDefault="00E2092A" w:rsidP="00A45A60">
            <w:pPr>
              <w:widowControl w:val="0"/>
              <w:rPr>
                <w:lang w:val="en-GB"/>
              </w:rPr>
            </w:pPr>
            <w:r w:rsidRPr="00E2092A">
              <w:rPr>
                <w:b/>
                <w:lang w:val="en-GB"/>
              </w:rPr>
              <w:t>6.1</w:t>
            </w:r>
          </w:p>
        </w:tc>
        <w:tc>
          <w:tcPr>
            <w:tcW w:w="2313" w:type="dxa"/>
          </w:tcPr>
          <w:p w14:paraId="004CE300" w14:textId="77777777" w:rsidR="00E2092A" w:rsidRDefault="00E2092A" w:rsidP="00A45A60">
            <w:pPr>
              <w:widowControl w:val="0"/>
              <w:rPr>
                <w:lang w:val="en-GB"/>
              </w:rPr>
            </w:pPr>
            <w:r>
              <w:rPr>
                <w:lang w:val="en-GB"/>
              </w:rPr>
              <w:t>Profit Centre</w:t>
            </w:r>
          </w:p>
        </w:tc>
        <w:tc>
          <w:tcPr>
            <w:tcW w:w="1985" w:type="dxa"/>
          </w:tcPr>
          <w:p w14:paraId="004CE301" w14:textId="77777777" w:rsidR="00E2092A" w:rsidRDefault="00E2092A" w:rsidP="00A45A60">
            <w:pPr>
              <w:widowControl w:val="0"/>
            </w:pPr>
            <w:r>
              <w:t>Sales Order substitution rule to be activated</w:t>
            </w:r>
          </w:p>
          <w:p w14:paraId="004CE302" w14:textId="77777777" w:rsidR="00E2092A" w:rsidRDefault="00E2092A" w:rsidP="00A45A60">
            <w:pPr>
              <w:widowControl w:val="0"/>
            </w:pPr>
          </w:p>
        </w:tc>
        <w:tc>
          <w:tcPr>
            <w:tcW w:w="4267" w:type="dxa"/>
          </w:tcPr>
          <w:p w14:paraId="004CE303" w14:textId="77777777" w:rsidR="00E2092A" w:rsidRPr="00B51E25" w:rsidRDefault="00E2092A" w:rsidP="00A45A60">
            <w:pPr>
              <w:pStyle w:val="CommentText"/>
              <w:widowControl w:val="0"/>
              <w:jc w:val="left"/>
              <w:outlineLvl w:val="3"/>
              <w:rPr>
                <w:u w:val="single"/>
              </w:rPr>
            </w:pPr>
            <w:r w:rsidRPr="00B51E25">
              <w:rPr>
                <w:u w:val="single"/>
              </w:rPr>
              <w:t>Configuration:</w:t>
            </w:r>
          </w:p>
          <w:p w14:paraId="004CE304" w14:textId="77777777" w:rsidR="00E2092A" w:rsidRDefault="00E2092A" w:rsidP="005C4CAF">
            <w:pPr>
              <w:pStyle w:val="CommentText"/>
              <w:widowControl w:val="0"/>
              <w:numPr>
                <w:ilvl w:val="0"/>
                <w:numId w:val="8"/>
              </w:numPr>
              <w:jc w:val="left"/>
              <w:outlineLvl w:val="3"/>
            </w:pPr>
            <w:r>
              <w:t>Create an exertis substitution rule utilising a User Exit which will call a bespoke table to derive the correct Profit Centre based on compensated employee.</w:t>
            </w:r>
          </w:p>
          <w:p w14:paraId="004CE305" w14:textId="77777777" w:rsidR="0065436E" w:rsidRPr="00A45A60" w:rsidRDefault="0065436E" w:rsidP="0065436E">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306" w14:textId="77777777" w:rsidR="00E2092A" w:rsidRPr="0065436E" w:rsidRDefault="00E2092A" w:rsidP="0065436E">
            <w:pPr>
              <w:pStyle w:val="TableText"/>
              <w:keepLines w:val="0"/>
              <w:widowControl w:val="0"/>
              <w:outlineLvl w:val="3"/>
              <w:rPr>
                <w:rFonts w:ascii="Verdana" w:hAnsi="Verdana"/>
                <w:sz w:val="24"/>
              </w:rPr>
            </w:pPr>
            <w:r w:rsidRPr="0065436E">
              <w:rPr>
                <w:rFonts w:ascii="Verdana" w:hAnsi="Verdana" w:cs="Arial"/>
                <w:sz w:val="20"/>
                <w:lang w:val="en-GB"/>
              </w:rPr>
              <w:t>EN004</w:t>
            </w:r>
          </w:p>
          <w:p w14:paraId="004CE307" w14:textId="77777777" w:rsidR="00E2092A" w:rsidRDefault="00E2092A" w:rsidP="005C4CAF">
            <w:pPr>
              <w:pStyle w:val="ListParagraph"/>
              <w:widowControl w:val="0"/>
              <w:numPr>
                <w:ilvl w:val="0"/>
                <w:numId w:val="8"/>
              </w:numPr>
              <w:suppressAutoHyphens w:val="0"/>
              <w:autoSpaceDE w:val="0"/>
              <w:autoSpaceDN w:val="0"/>
              <w:adjustRightInd w:val="0"/>
              <w:spacing w:before="144"/>
              <w:rPr>
                <w:sz w:val="20"/>
                <w:szCs w:val="20"/>
              </w:rPr>
            </w:pPr>
            <w:r w:rsidRPr="0062359B">
              <w:rPr>
                <w:sz w:val="20"/>
                <w:szCs w:val="20"/>
              </w:rPr>
              <w:t xml:space="preserve">During sales order entry the profit centre for the line will need to be determined. This can be derived automatically from the plant data of the material based on the delivering </w:t>
            </w:r>
            <w:r>
              <w:rPr>
                <w:sz w:val="20"/>
                <w:szCs w:val="20"/>
              </w:rPr>
              <w:t>plant. For exertis this product-</w:t>
            </w:r>
            <w:r w:rsidRPr="0062359B">
              <w:rPr>
                <w:sz w:val="20"/>
                <w:szCs w:val="20"/>
              </w:rPr>
              <w:t>based deter</w:t>
            </w:r>
            <w:r>
              <w:rPr>
                <w:sz w:val="20"/>
                <w:szCs w:val="20"/>
              </w:rPr>
              <w:t xml:space="preserve">mination is not sufficient and </w:t>
            </w:r>
            <w:r w:rsidRPr="0062359B">
              <w:rPr>
                <w:sz w:val="20"/>
                <w:szCs w:val="20"/>
              </w:rPr>
              <w:t>the usere</w:t>
            </w:r>
            <w:r>
              <w:rPr>
                <w:sz w:val="20"/>
                <w:szCs w:val="20"/>
              </w:rPr>
              <w:t>x</w:t>
            </w:r>
            <w:r w:rsidRPr="0062359B">
              <w:rPr>
                <w:sz w:val="20"/>
                <w:szCs w:val="20"/>
              </w:rPr>
              <w:t xml:space="preserve">it provided by SAP </w:t>
            </w:r>
            <w:r>
              <w:rPr>
                <w:sz w:val="20"/>
                <w:szCs w:val="20"/>
              </w:rPr>
              <w:t xml:space="preserve">will be used </w:t>
            </w:r>
            <w:r w:rsidRPr="0062359B">
              <w:rPr>
                <w:sz w:val="20"/>
                <w:szCs w:val="20"/>
              </w:rPr>
              <w:t>to determin</w:t>
            </w:r>
            <w:r>
              <w:rPr>
                <w:sz w:val="20"/>
                <w:szCs w:val="20"/>
              </w:rPr>
              <w:t xml:space="preserve">e a </w:t>
            </w:r>
            <w:r>
              <w:rPr>
                <w:sz w:val="20"/>
                <w:szCs w:val="20"/>
              </w:rPr>
              <w:lastRenderedPageBreak/>
              <w:t>profit centre based on the e</w:t>
            </w:r>
            <w:r w:rsidRPr="0062359B">
              <w:rPr>
                <w:sz w:val="20"/>
                <w:szCs w:val="20"/>
              </w:rPr>
              <w:t>xertis specific logic.</w:t>
            </w:r>
          </w:p>
          <w:p w14:paraId="004CE308" w14:textId="77777777" w:rsidR="00E2092A" w:rsidRDefault="00E2092A" w:rsidP="005C4CAF">
            <w:pPr>
              <w:pStyle w:val="ListParagraph"/>
              <w:widowControl w:val="0"/>
              <w:numPr>
                <w:ilvl w:val="0"/>
                <w:numId w:val="8"/>
              </w:numPr>
              <w:suppressAutoHyphens w:val="0"/>
              <w:autoSpaceDE w:val="0"/>
              <w:autoSpaceDN w:val="0"/>
              <w:adjustRightInd w:val="0"/>
              <w:spacing w:before="144"/>
              <w:rPr>
                <w:sz w:val="20"/>
                <w:szCs w:val="20"/>
              </w:rPr>
            </w:pPr>
            <w:r w:rsidRPr="0062359B">
              <w:rPr>
                <w:sz w:val="20"/>
                <w:szCs w:val="20"/>
              </w:rPr>
              <w:t>In order to facilitate this determination, and also to provide the ability for the order line to have the correct sales rep determined, a new table will be maintained that will store the relationship between a customer, a product, a sales rep and the sales team.</w:t>
            </w:r>
          </w:p>
          <w:p w14:paraId="004CE309" w14:textId="77777777" w:rsidR="00E2092A" w:rsidRDefault="00E2092A" w:rsidP="005C4CAF">
            <w:pPr>
              <w:pStyle w:val="ListParagraph"/>
              <w:widowControl w:val="0"/>
              <w:numPr>
                <w:ilvl w:val="0"/>
                <w:numId w:val="8"/>
              </w:numPr>
              <w:suppressAutoHyphens w:val="0"/>
              <w:autoSpaceDE w:val="0"/>
              <w:autoSpaceDN w:val="0"/>
              <w:adjustRightInd w:val="0"/>
              <w:spacing w:before="144"/>
              <w:rPr>
                <w:sz w:val="20"/>
                <w:szCs w:val="20"/>
              </w:rPr>
            </w:pPr>
            <w:r w:rsidRPr="0062359B">
              <w:rPr>
                <w:sz w:val="20"/>
                <w:szCs w:val="20"/>
              </w:rPr>
              <w:t>This table will be referred to as the Rep Alignment Table</w:t>
            </w:r>
          </w:p>
          <w:p w14:paraId="004CE30A" w14:textId="77777777" w:rsidR="00E2092A" w:rsidRDefault="00E2092A" w:rsidP="005C4CAF">
            <w:pPr>
              <w:pStyle w:val="ListParagraph"/>
              <w:widowControl w:val="0"/>
              <w:numPr>
                <w:ilvl w:val="0"/>
                <w:numId w:val="8"/>
              </w:numPr>
              <w:suppressAutoHyphens w:val="0"/>
              <w:autoSpaceDE w:val="0"/>
              <w:autoSpaceDN w:val="0"/>
              <w:adjustRightInd w:val="0"/>
              <w:spacing w:before="144"/>
              <w:rPr>
                <w:sz w:val="20"/>
                <w:szCs w:val="20"/>
              </w:rPr>
            </w:pPr>
            <w:r w:rsidRPr="0062359B">
              <w:rPr>
                <w:sz w:val="20"/>
                <w:szCs w:val="20"/>
              </w:rPr>
              <w:t>The sal</w:t>
            </w:r>
            <w:r>
              <w:rPr>
                <w:sz w:val="20"/>
                <w:szCs w:val="20"/>
              </w:rPr>
              <w:t>es team will denote the Profit C</w:t>
            </w:r>
            <w:r w:rsidRPr="0062359B">
              <w:rPr>
                <w:sz w:val="20"/>
                <w:szCs w:val="20"/>
              </w:rPr>
              <w:t>entre.</w:t>
            </w:r>
          </w:p>
          <w:p w14:paraId="004CE30B" w14:textId="77777777" w:rsidR="00E2092A" w:rsidRPr="0062359B" w:rsidRDefault="00E2092A" w:rsidP="005C4CAF">
            <w:pPr>
              <w:pStyle w:val="ListParagraph"/>
              <w:widowControl w:val="0"/>
              <w:numPr>
                <w:ilvl w:val="0"/>
                <w:numId w:val="8"/>
              </w:numPr>
              <w:suppressAutoHyphens w:val="0"/>
              <w:autoSpaceDE w:val="0"/>
              <w:autoSpaceDN w:val="0"/>
              <w:adjustRightInd w:val="0"/>
              <w:spacing w:before="144"/>
              <w:rPr>
                <w:sz w:val="20"/>
                <w:szCs w:val="20"/>
              </w:rPr>
            </w:pPr>
            <w:r w:rsidRPr="0062359B">
              <w:rPr>
                <w:sz w:val="20"/>
                <w:szCs w:val="20"/>
              </w:rPr>
              <w:t>For each line item entered into the sales order the following logic will be executed in the profit centre derivation step</w:t>
            </w:r>
            <w:r>
              <w:rPr>
                <w:sz w:val="20"/>
                <w:szCs w:val="20"/>
              </w:rPr>
              <w:t>:</w:t>
            </w:r>
          </w:p>
          <w:p w14:paraId="004CE30C" w14:textId="77777777" w:rsidR="00E2092A" w:rsidRDefault="00E2092A" w:rsidP="005C4CAF">
            <w:pPr>
              <w:widowControl w:val="0"/>
              <w:numPr>
                <w:ilvl w:val="1"/>
                <w:numId w:val="8"/>
              </w:numPr>
              <w:autoSpaceDE w:val="0"/>
              <w:autoSpaceDN w:val="0"/>
              <w:adjustRightInd w:val="0"/>
              <w:jc w:val="left"/>
            </w:pPr>
            <w:r w:rsidRPr="0062359B">
              <w:t>Determine the higher level item for the sales line in question and use the material on the higher level item and the customer to access the Rep Alignment Table and return the profit centre</w:t>
            </w:r>
          </w:p>
          <w:p w14:paraId="004CE30D" w14:textId="77777777" w:rsidR="00E2092A" w:rsidRDefault="00E2092A" w:rsidP="005C4CAF">
            <w:pPr>
              <w:widowControl w:val="0"/>
              <w:numPr>
                <w:ilvl w:val="1"/>
                <w:numId w:val="8"/>
              </w:numPr>
              <w:autoSpaceDE w:val="0"/>
              <w:autoSpaceDN w:val="0"/>
              <w:adjustRightInd w:val="0"/>
              <w:jc w:val="left"/>
            </w:pPr>
            <w:r w:rsidRPr="0062359B">
              <w:t xml:space="preserve">If in step 1 we do not have a higher level item then use the material of the sales line and the customer to access  the Rep </w:t>
            </w:r>
            <w:r>
              <w:t xml:space="preserve">Alignment Table </w:t>
            </w:r>
            <w:r w:rsidR="003B678D">
              <w:t xml:space="preserve">(RAT) </w:t>
            </w:r>
            <w:r>
              <w:t>and return the Profit C</w:t>
            </w:r>
            <w:r w:rsidRPr="0062359B">
              <w:t>entre</w:t>
            </w:r>
            <w:r>
              <w:t>.</w:t>
            </w:r>
          </w:p>
          <w:p w14:paraId="004CE30E" w14:textId="77777777" w:rsidR="003B678D" w:rsidRDefault="00F84DD1" w:rsidP="005C4CAF">
            <w:pPr>
              <w:widowControl w:val="0"/>
              <w:numPr>
                <w:ilvl w:val="1"/>
                <w:numId w:val="8"/>
              </w:numPr>
              <w:autoSpaceDE w:val="0"/>
              <w:autoSpaceDN w:val="0"/>
              <w:adjustRightInd w:val="0"/>
              <w:jc w:val="left"/>
            </w:pPr>
            <w:r>
              <w:lastRenderedPageBreak/>
              <w:t xml:space="preserve">BPC will refer to Success factors to acertain </w:t>
            </w:r>
            <w:r w:rsidR="003B678D">
              <w:t xml:space="preserve">the profit centre. The </w:t>
            </w:r>
            <w:r w:rsidR="00FA4BE0">
              <w:t xml:space="preserve">RAT </w:t>
            </w:r>
            <w:r>
              <w:t xml:space="preserve">population programme will then access BPC to get the the profit centre which will in turn be used in the </w:t>
            </w:r>
            <w:r w:rsidR="00FA4BE0">
              <w:t>sales order substitution rule.</w:t>
            </w:r>
          </w:p>
        </w:tc>
        <w:tc>
          <w:tcPr>
            <w:tcW w:w="1965" w:type="dxa"/>
          </w:tcPr>
          <w:p w14:paraId="004CE30F" w14:textId="77777777" w:rsidR="00E2092A" w:rsidRDefault="00E2092A" w:rsidP="00A45A60">
            <w:pPr>
              <w:widowControl w:val="0"/>
              <w:rPr>
                <w:lang w:val="en-GB"/>
              </w:rPr>
            </w:pPr>
          </w:p>
        </w:tc>
      </w:tr>
      <w:tr w:rsidR="00E2092A" w:rsidDel="005B481F" w14:paraId="004CE321" w14:textId="77777777" w:rsidTr="2789EB98">
        <w:trPr>
          <w:del w:id="235" w:author="Chris Varma" w:date="2015-08-28T08:46:00Z"/>
        </w:trPr>
        <w:tc>
          <w:tcPr>
            <w:tcW w:w="826" w:type="dxa"/>
          </w:tcPr>
          <w:p w14:paraId="004CE311" w14:textId="77777777" w:rsidR="00E2092A" w:rsidDel="005B481F" w:rsidRDefault="00E2092A" w:rsidP="00A45A60">
            <w:pPr>
              <w:widowControl w:val="0"/>
              <w:rPr>
                <w:del w:id="236" w:author="Chris Varma" w:date="2015-08-28T08:46:00Z"/>
                <w:lang w:val="en-GB"/>
              </w:rPr>
            </w:pPr>
            <w:del w:id="237" w:author="Chris Varma" w:date="2015-08-24T13:59:00Z">
              <w:r w:rsidDel="000B64EF">
                <w:rPr>
                  <w:b/>
                  <w:lang w:val="en-GB"/>
                </w:rPr>
                <w:lastRenderedPageBreak/>
                <w:delText>5</w:delText>
              </w:r>
            </w:del>
          </w:p>
        </w:tc>
        <w:tc>
          <w:tcPr>
            <w:tcW w:w="1392" w:type="dxa"/>
          </w:tcPr>
          <w:p w14:paraId="004CE312" w14:textId="77777777" w:rsidR="00E2092A" w:rsidRPr="00684AA0" w:rsidDel="005B481F" w:rsidRDefault="00E2092A" w:rsidP="00A45A60">
            <w:pPr>
              <w:widowControl w:val="0"/>
              <w:jc w:val="center"/>
              <w:rPr>
                <w:del w:id="238" w:author="Chris Varma" w:date="2015-08-28T08:46:00Z"/>
                <w:lang w:val="en-GB"/>
              </w:rPr>
            </w:pPr>
            <w:del w:id="239" w:author="Chris Varma" w:date="2015-08-24T13:59:00Z">
              <w:r w:rsidRPr="00E2092A" w:rsidDel="000B64EF">
                <w:rPr>
                  <w:b/>
                  <w:lang w:val="en-GB"/>
                </w:rPr>
                <w:delText>6.1</w:delText>
              </w:r>
            </w:del>
          </w:p>
        </w:tc>
        <w:tc>
          <w:tcPr>
            <w:tcW w:w="2313" w:type="dxa"/>
          </w:tcPr>
          <w:p w14:paraId="004CE313" w14:textId="77777777" w:rsidR="00E2092A" w:rsidDel="000B64EF" w:rsidRDefault="00E2092A" w:rsidP="00A45A60">
            <w:pPr>
              <w:widowControl w:val="0"/>
              <w:rPr>
                <w:del w:id="240" w:author="Chris Varma" w:date="2015-08-24T13:59:00Z"/>
                <w:lang w:val="en-GB"/>
              </w:rPr>
            </w:pPr>
            <w:del w:id="241" w:author="Chris Varma" w:date="2015-08-24T13:59:00Z">
              <w:r w:rsidDel="000B64EF">
                <w:rPr>
                  <w:lang w:val="en-GB"/>
                </w:rPr>
                <w:delText>Profit Centre</w:delText>
              </w:r>
            </w:del>
          </w:p>
          <w:p w14:paraId="004CE314" w14:textId="77777777" w:rsidR="00E2092A" w:rsidRPr="00684AA0" w:rsidDel="000B64EF" w:rsidRDefault="00E2092A" w:rsidP="00A45A60">
            <w:pPr>
              <w:widowControl w:val="0"/>
              <w:rPr>
                <w:del w:id="242" w:author="Chris Varma" w:date="2015-08-24T13:59:00Z"/>
                <w:lang w:val="en-GB"/>
              </w:rPr>
            </w:pPr>
          </w:p>
          <w:p w14:paraId="004CE315" w14:textId="77777777" w:rsidR="00E2092A" w:rsidRPr="00684AA0" w:rsidDel="000B64EF" w:rsidRDefault="00E2092A" w:rsidP="00A45A60">
            <w:pPr>
              <w:widowControl w:val="0"/>
              <w:rPr>
                <w:del w:id="243" w:author="Chris Varma" w:date="2015-08-24T13:59:00Z"/>
                <w:lang w:val="en-GB"/>
              </w:rPr>
            </w:pPr>
          </w:p>
          <w:p w14:paraId="004CE316" w14:textId="77777777" w:rsidR="00E2092A" w:rsidRPr="00684AA0" w:rsidDel="000B64EF" w:rsidRDefault="00E2092A" w:rsidP="00A45A60">
            <w:pPr>
              <w:widowControl w:val="0"/>
              <w:rPr>
                <w:del w:id="244" w:author="Chris Varma" w:date="2015-08-24T13:59:00Z"/>
                <w:lang w:val="en-GB"/>
              </w:rPr>
            </w:pPr>
          </w:p>
          <w:p w14:paraId="004CE317" w14:textId="77777777" w:rsidR="00E2092A" w:rsidRPr="00684AA0" w:rsidDel="005B481F" w:rsidRDefault="00E2092A" w:rsidP="00A45A60">
            <w:pPr>
              <w:widowControl w:val="0"/>
              <w:jc w:val="center"/>
              <w:rPr>
                <w:del w:id="245" w:author="Chris Varma" w:date="2015-08-28T08:46:00Z"/>
                <w:lang w:val="en-GB"/>
              </w:rPr>
            </w:pPr>
          </w:p>
        </w:tc>
        <w:tc>
          <w:tcPr>
            <w:tcW w:w="1985" w:type="dxa"/>
          </w:tcPr>
          <w:p w14:paraId="004CE318" w14:textId="77777777" w:rsidR="00E2092A" w:rsidDel="000B64EF" w:rsidRDefault="00E2092A" w:rsidP="00A45A60">
            <w:pPr>
              <w:widowControl w:val="0"/>
              <w:rPr>
                <w:del w:id="246" w:author="Chris Varma" w:date="2015-08-24T13:59:00Z"/>
              </w:rPr>
            </w:pPr>
            <w:del w:id="247" w:author="Chris Varma" w:date="2015-08-24T13:59:00Z">
              <w:r w:rsidDel="000B64EF">
                <w:delText>PCA Document Type/</w:delText>
              </w:r>
            </w:del>
          </w:p>
          <w:p w14:paraId="004CE319" w14:textId="77777777" w:rsidR="00E2092A" w:rsidDel="005B481F" w:rsidRDefault="00E2092A" w:rsidP="00A45A60">
            <w:pPr>
              <w:widowControl w:val="0"/>
              <w:rPr>
                <w:del w:id="248" w:author="Chris Varma" w:date="2015-08-28T08:46:00Z"/>
              </w:rPr>
            </w:pPr>
            <w:del w:id="249" w:author="Chris Varma" w:date="2015-08-24T13:59:00Z">
              <w:r w:rsidDel="000B64EF">
                <w:delText>Number Ranges as standard</w:delText>
              </w:r>
            </w:del>
          </w:p>
        </w:tc>
        <w:tc>
          <w:tcPr>
            <w:tcW w:w="4267" w:type="dxa"/>
          </w:tcPr>
          <w:p w14:paraId="004CE31A" w14:textId="77777777" w:rsidR="00E2092A" w:rsidRPr="0028690E" w:rsidDel="000B64EF" w:rsidRDefault="00E2092A" w:rsidP="00A45A60">
            <w:pPr>
              <w:pStyle w:val="CommentText"/>
              <w:widowControl w:val="0"/>
              <w:jc w:val="left"/>
              <w:outlineLvl w:val="3"/>
              <w:rPr>
                <w:del w:id="250" w:author="Chris Varma" w:date="2015-08-24T13:59:00Z"/>
                <w:u w:val="single"/>
              </w:rPr>
            </w:pPr>
            <w:del w:id="251" w:author="Chris Varma" w:date="2015-08-24T13:59:00Z">
              <w:r w:rsidRPr="0028690E" w:rsidDel="000B64EF">
                <w:rPr>
                  <w:u w:val="single"/>
                </w:rPr>
                <w:delText>Configuration:</w:delText>
              </w:r>
            </w:del>
          </w:p>
          <w:p w14:paraId="004CE31B" w14:textId="77777777" w:rsidR="00E2092A" w:rsidDel="000B64EF" w:rsidRDefault="00E2092A" w:rsidP="005C4CAF">
            <w:pPr>
              <w:pStyle w:val="CommentText"/>
              <w:widowControl w:val="0"/>
              <w:numPr>
                <w:ilvl w:val="0"/>
                <w:numId w:val="8"/>
              </w:numPr>
              <w:jc w:val="left"/>
              <w:outlineLvl w:val="3"/>
              <w:rPr>
                <w:del w:id="252" w:author="Chris Varma" w:date="2015-08-24T13:59:00Z"/>
              </w:rPr>
            </w:pPr>
            <w:del w:id="253" w:author="Chris Varma" w:date="2015-08-24T13:59:00Z">
              <w:r w:rsidDel="000B64EF">
                <w:delText>Standard document type A0 will be used for all PCA postings</w:delText>
              </w:r>
            </w:del>
          </w:p>
          <w:p w14:paraId="004CE31C" w14:textId="77777777" w:rsidR="00E2092A" w:rsidDel="000B64EF" w:rsidRDefault="00E2092A" w:rsidP="005C4CAF">
            <w:pPr>
              <w:pStyle w:val="CommentText"/>
              <w:widowControl w:val="0"/>
              <w:numPr>
                <w:ilvl w:val="0"/>
                <w:numId w:val="8"/>
              </w:numPr>
              <w:jc w:val="left"/>
              <w:outlineLvl w:val="3"/>
              <w:rPr>
                <w:del w:id="254" w:author="Chris Varma" w:date="2015-08-24T13:59:00Z"/>
              </w:rPr>
            </w:pPr>
            <w:del w:id="255" w:author="Chris Varma" w:date="2015-08-24T13:59:00Z">
              <w:r w:rsidDel="000B64EF">
                <w:delText xml:space="preserve">Standard delivered number range for PCA documents </w:delText>
              </w:r>
              <w:r w:rsidRPr="00264FFD" w:rsidDel="000B64EF">
                <w:delText>0000000001</w:delText>
              </w:r>
              <w:r w:rsidDel="000B64EF">
                <w:delText xml:space="preserve"> to 9999999999 </w:delText>
              </w:r>
            </w:del>
          </w:p>
          <w:p w14:paraId="004CE31D" w14:textId="77777777" w:rsidR="0065436E" w:rsidRPr="00A45A60" w:rsidDel="000B64EF" w:rsidRDefault="0065436E" w:rsidP="0065436E">
            <w:pPr>
              <w:pStyle w:val="TableText"/>
              <w:keepLines w:val="0"/>
              <w:widowControl w:val="0"/>
              <w:outlineLvl w:val="3"/>
              <w:rPr>
                <w:del w:id="256" w:author="Chris Varma" w:date="2015-08-24T13:59:00Z"/>
                <w:rFonts w:ascii="Verdana" w:hAnsi="Verdana"/>
                <w:sz w:val="20"/>
                <w:u w:val="single"/>
              </w:rPr>
            </w:pPr>
            <w:del w:id="257" w:author="Chris Varma" w:date="2015-08-24T13:59:00Z">
              <w:r w:rsidRPr="00A45A60" w:rsidDel="000B64EF">
                <w:rPr>
                  <w:rFonts w:ascii="Verdana" w:hAnsi="Verdana"/>
                  <w:sz w:val="20"/>
                  <w:u w:val="single"/>
                </w:rPr>
                <w:delText>WRICEF:</w:delText>
              </w:r>
            </w:del>
          </w:p>
          <w:p w14:paraId="004CE31E" w14:textId="77777777" w:rsidR="0065436E" w:rsidRPr="003313FD" w:rsidDel="000B64EF" w:rsidRDefault="0065436E" w:rsidP="0065436E">
            <w:pPr>
              <w:pStyle w:val="TableText"/>
              <w:keepLines w:val="0"/>
              <w:widowControl w:val="0"/>
              <w:outlineLvl w:val="3"/>
              <w:rPr>
                <w:del w:id="258" w:author="Chris Varma" w:date="2015-08-24T13:59:00Z"/>
                <w:rFonts w:ascii="Verdana" w:hAnsi="Verdana"/>
                <w:sz w:val="20"/>
              </w:rPr>
            </w:pPr>
            <w:del w:id="259" w:author="Chris Varma" w:date="2015-08-24T13:59:00Z">
              <w:r w:rsidDel="000B64EF">
                <w:rPr>
                  <w:rFonts w:ascii="Verdana" w:hAnsi="Verdana"/>
                  <w:sz w:val="20"/>
                </w:rPr>
                <w:delText>N/A</w:delText>
              </w:r>
            </w:del>
          </w:p>
          <w:p w14:paraId="004CE31F" w14:textId="77777777" w:rsidR="00E2092A" w:rsidRPr="002244CA" w:rsidDel="005B481F" w:rsidRDefault="00E2092A" w:rsidP="00A45A60">
            <w:pPr>
              <w:pStyle w:val="TableText"/>
              <w:keepLines w:val="0"/>
              <w:widowControl w:val="0"/>
              <w:outlineLvl w:val="3"/>
              <w:rPr>
                <w:del w:id="260" w:author="Chris Varma" w:date="2015-08-28T08:46:00Z"/>
                <w:rFonts w:ascii="Verdana" w:hAnsi="Verdana"/>
                <w:sz w:val="20"/>
              </w:rPr>
            </w:pPr>
          </w:p>
        </w:tc>
        <w:tc>
          <w:tcPr>
            <w:tcW w:w="1965" w:type="dxa"/>
          </w:tcPr>
          <w:p w14:paraId="004CE320" w14:textId="77777777" w:rsidR="00E2092A" w:rsidDel="005B481F" w:rsidRDefault="00E2092A" w:rsidP="00A45A60">
            <w:pPr>
              <w:widowControl w:val="0"/>
              <w:rPr>
                <w:del w:id="261" w:author="Chris Varma" w:date="2015-08-28T08:46:00Z"/>
                <w:lang w:val="en-GB"/>
              </w:rPr>
            </w:pPr>
          </w:p>
        </w:tc>
      </w:tr>
    </w:tbl>
    <w:p w14:paraId="004CE322" w14:textId="77777777" w:rsidR="00684AA0" w:rsidRDefault="00684AA0" w:rsidP="00A45A60">
      <w:pPr>
        <w:widowControl w:val="0"/>
        <w:rPr>
          <w:lang w:val="en-GB"/>
        </w:rPr>
      </w:pPr>
    </w:p>
    <w:p w14:paraId="004CE323" w14:textId="77777777" w:rsidR="00C347D3" w:rsidRDefault="00C347D3" w:rsidP="00A45A60">
      <w:pPr>
        <w:widowControl w:val="0"/>
        <w:rPr>
          <w:lang w:val="en-GB"/>
        </w:rPr>
      </w:pPr>
    </w:p>
    <w:p w14:paraId="004CE324" w14:textId="77777777" w:rsidR="00FF28B5" w:rsidRDefault="00C347D3" w:rsidP="00A45A60">
      <w:pPr>
        <w:widowControl w:val="0"/>
        <w:rPr>
          <w:lang w:val="en-GB"/>
        </w:rPr>
      </w:pPr>
      <w:r>
        <w:rPr>
          <w:lang w:val="en-GB"/>
        </w:rPr>
        <w:t xml:space="preserve">  </w:t>
      </w:r>
    </w:p>
    <w:p w14:paraId="004CE325" w14:textId="77777777" w:rsidR="00684AA0" w:rsidRDefault="00684AA0" w:rsidP="00A45A60">
      <w:pPr>
        <w:widowControl w:val="0"/>
        <w:jc w:val="left"/>
        <w:rPr>
          <w:rFonts w:cs="Arial"/>
          <w:b/>
          <w:sz w:val="28"/>
          <w:szCs w:val="12"/>
          <w:lang w:val="en-GB"/>
        </w:rPr>
      </w:pPr>
      <w:r>
        <w:rPr>
          <w:lang w:val="en-GB"/>
        </w:rPr>
        <w:br w:type="page"/>
      </w:r>
    </w:p>
    <w:p w14:paraId="004CE326" w14:textId="77777777" w:rsidR="00D1566E" w:rsidRDefault="00567817" w:rsidP="00A45A60">
      <w:pPr>
        <w:pStyle w:val="Heading2"/>
        <w:widowControl w:val="0"/>
        <w:rPr>
          <w:lang w:val="en-GB"/>
        </w:rPr>
      </w:pPr>
      <w:bookmarkStart w:id="262" w:name="_Toc421089924"/>
      <w:r>
        <w:rPr>
          <w:lang w:val="en-GB"/>
        </w:rPr>
        <w:lastRenderedPageBreak/>
        <w:t>Cost Centre</w:t>
      </w:r>
      <w:r w:rsidR="00D1566E">
        <w:rPr>
          <w:lang w:val="en-GB"/>
        </w:rPr>
        <w:t xml:space="preserve"> Accounting</w:t>
      </w:r>
      <w:bookmarkEnd w:id="262"/>
    </w:p>
    <w:p w14:paraId="004CE327" w14:textId="77777777" w:rsidR="00D1566E" w:rsidRDefault="00D1566E" w:rsidP="00A45A60">
      <w:pPr>
        <w:widowControl w:val="0"/>
        <w:rPr>
          <w:lang w:val="en-GB"/>
        </w:rPr>
      </w:pPr>
    </w:p>
    <w:tbl>
      <w:tblPr>
        <w:tblW w:w="13330" w:type="dxa"/>
        <w:tblInd w:w="-29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107" w:type="dxa"/>
          <w:right w:w="107" w:type="dxa"/>
        </w:tblCellMar>
        <w:tblLook w:val="0000" w:firstRow="0" w:lastRow="0" w:firstColumn="0" w:lastColumn="0" w:noHBand="0" w:noVBand="0"/>
      </w:tblPr>
      <w:tblGrid>
        <w:gridCol w:w="810"/>
        <w:gridCol w:w="792"/>
        <w:gridCol w:w="1677"/>
        <w:gridCol w:w="2732"/>
        <w:gridCol w:w="5914"/>
        <w:gridCol w:w="1405"/>
      </w:tblGrid>
      <w:tr w:rsidR="00992256" w:rsidRPr="009F1B51" w14:paraId="004CE32E" w14:textId="77777777" w:rsidTr="00E9781C">
        <w:trPr>
          <w:tblHeader/>
        </w:trPr>
        <w:tc>
          <w:tcPr>
            <w:tcW w:w="810" w:type="dxa"/>
            <w:tcBorders>
              <w:top w:val="single" w:sz="4" w:space="0" w:color="auto"/>
              <w:left w:val="single" w:sz="4" w:space="0" w:color="auto"/>
              <w:bottom w:val="single" w:sz="4" w:space="0" w:color="auto"/>
              <w:right w:val="single" w:sz="4" w:space="0" w:color="auto"/>
            </w:tcBorders>
            <w:shd w:val="clear" w:color="auto" w:fill="FF0000"/>
          </w:tcPr>
          <w:p w14:paraId="004CE328" w14:textId="77777777" w:rsidR="00D112CD" w:rsidRPr="009F1B51" w:rsidRDefault="00D112CD"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No.</w:t>
            </w:r>
          </w:p>
        </w:tc>
        <w:tc>
          <w:tcPr>
            <w:tcW w:w="0" w:type="auto"/>
            <w:tcBorders>
              <w:top w:val="single" w:sz="4" w:space="0" w:color="auto"/>
              <w:left w:val="single" w:sz="4" w:space="0" w:color="auto"/>
              <w:bottom w:val="single" w:sz="4" w:space="0" w:color="auto"/>
              <w:right w:val="single" w:sz="4" w:space="0" w:color="auto"/>
            </w:tcBorders>
            <w:shd w:val="clear" w:color="auto" w:fill="FF0000"/>
          </w:tcPr>
          <w:p w14:paraId="004CE329" w14:textId="77777777" w:rsidR="00D112CD" w:rsidRPr="009F1B51" w:rsidRDefault="00D112CD"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Process</w:t>
            </w:r>
          </w:p>
        </w:tc>
        <w:tc>
          <w:tcPr>
            <w:tcW w:w="0" w:type="auto"/>
            <w:tcBorders>
              <w:top w:val="single" w:sz="4" w:space="0" w:color="auto"/>
              <w:left w:val="single" w:sz="4" w:space="0" w:color="auto"/>
              <w:bottom w:val="single" w:sz="4" w:space="0" w:color="auto"/>
              <w:right w:val="single" w:sz="4" w:space="0" w:color="auto"/>
            </w:tcBorders>
            <w:shd w:val="clear" w:color="auto" w:fill="FF0000"/>
          </w:tcPr>
          <w:p w14:paraId="004CE32A" w14:textId="77777777" w:rsidR="00D112CD" w:rsidRPr="009F1B51" w:rsidRDefault="008B5C81"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 xml:space="preserve">Description of </w:t>
            </w:r>
            <w:r w:rsidR="00D112CD" w:rsidRPr="009F1B51">
              <w:rPr>
                <w:rFonts w:ascii="Verdana" w:hAnsi="Verdana"/>
                <w:color w:val="FFFFFF" w:themeColor="background1"/>
                <w:sz w:val="20"/>
              </w:rPr>
              <w:t>Object</w:t>
            </w:r>
          </w:p>
        </w:tc>
        <w:tc>
          <w:tcPr>
            <w:tcW w:w="0" w:type="auto"/>
            <w:tcBorders>
              <w:top w:val="single" w:sz="4" w:space="0" w:color="auto"/>
              <w:left w:val="single" w:sz="4" w:space="0" w:color="auto"/>
              <w:bottom w:val="single" w:sz="4" w:space="0" w:color="auto"/>
              <w:right w:val="single" w:sz="4" w:space="0" w:color="auto"/>
            </w:tcBorders>
            <w:shd w:val="clear" w:color="auto" w:fill="FF0000"/>
          </w:tcPr>
          <w:p w14:paraId="004CE32B" w14:textId="77777777" w:rsidR="00D112CD" w:rsidRPr="009F1B51" w:rsidRDefault="00D112CD"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Summary of SAP d</w:t>
            </w:r>
            <w:r w:rsidRPr="009F1B51">
              <w:rPr>
                <w:rFonts w:ascii="Verdana" w:hAnsi="Verdana"/>
                <w:color w:val="FFFFFF" w:themeColor="background1"/>
                <w:sz w:val="20"/>
              </w:rPr>
              <w:t>esign</w:t>
            </w:r>
          </w:p>
        </w:tc>
        <w:tc>
          <w:tcPr>
            <w:tcW w:w="0" w:type="auto"/>
            <w:tcBorders>
              <w:top w:val="single" w:sz="4" w:space="0" w:color="auto"/>
              <w:left w:val="single" w:sz="4" w:space="0" w:color="auto"/>
              <w:bottom w:val="single" w:sz="4" w:space="0" w:color="auto"/>
              <w:right w:val="single" w:sz="4" w:space="0" w:color="auto"/>
            </w:tcBorders>
            <w:shd w:val="clear" w:color="auto" w:fill="FF0000"/>
          </w:tcPr>
          <w:p w14:paraId="004CE32C" w14:textId="77777777" w:rsidR="00D112CD" w:rsidRPr="009F1B51" w:rsidRDefault="00D112CD"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Solution</w:t>
            </w:r>
          </w:p>
        </w:tc>
        <w:tc>
          <w:tcPr>
            <w:tcW w:w="1405" w:type="dxa"/>
            <w:tcBorders>
              <w:top w:val="single" w:sz="4" w:space="0" w:color="auto"/>
              <w:left w:val="single" w:sz="4" w:space="0" w:color="auto"/>
              <w:bottom w:val="single" w:sz="4" w:space="0" w:color="auto"/>
              <w:right w:val="single" w:sz="4" w:space="0" w:color="auto"/>
            </w:tcBorders>
            <w:shd w:val="clear" w:color="auto" w:fill="FF0000"/>
          </w:tcPr>
          <w:p w14:paraId="004CE32D" w14:textId="77777777" w:rsidR="00D112CD" w:rsidRPr="009F1B51" w:rsidRDefault="00D112CD"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Comments</w:t>
            </w:r>
          </w:p>
        </w:tc>
      </w:tr>
      <w:tr w:rsidR="00992256" w:rsidRPr="009F1B51" w14:paraId="004CE335" w14:textId="77777777" w:rsidTr="00E9781C">
        <w:trPr>
          <w:trHeight w:hRule="exact" w:val="60"/>
          <w:tblHeader/>
        </w:trPr>
        <w:tc>
          <w:tcPr>
            <w:tcW w:w="810" w:type="dxa"/>
            <w:tcBorders>
              <w:top w:val="single" w:sz="4" w:space="0" w:color="auto"/>
              <w:left w:val="nil"/>
              <w:bottom w:val="single" w:sz="6" w:space="0" w:color="auto"/>
              <w:right w:val="nil"/>
            </w:tcBorders>
            <w:shd w:val="pct50" w:color="auto" w:fill="auto"/>
          </w:tcPr>
          <w:p w14:paraId="004CE32F" w14:textId="77777777" w:rsidR="00D112CD" w:rsidRPr="009F1B51" w:rsidRDefault="00D112CD" w:rsidP="00A45A60">
            <w:pPr>
              <w:pStyle w:val="TableText"/>
              <w:keepLines w:val="0"/>
              <w:widowControl w:val="0"/>
              <w:rPr>
                <w:rFonts w:ascii="Verdana" w:hAnsi="Verdana"/>
                <w:sz w:val="20"/>
              </w:rPr>
            </w:pPr>
          </w:p>
        </w:tc>
        <w:tc>
          <w:tcPr>
            <w:tcW w:w="0" w:type="auto"/>
            <w:tcBorders>
              <w:top w:val="single" w:sz="4" w:space="0" w:color="auto"/>
              <w:left w:val="nil"/>
              <w:bottom w:val="single" w:sz="6" w:space="0" w:color="auto"/>
              <w:right w:val="nil"/>
            </w:tcBorders>
            <w:shd w:val="pct50" w:color="auto" w:fill="auto"/>
          </w:tcPr>
          <w:p w14:paraId="004CE330" w14:textId="77777777" w:rsidR="00D112CD" w:rsidRPr="009F1B51" w:rsidRDefault="00D112CD" w:rsidP="00A45A60">
            <w:pPr>
              <w:pStyle w:val="TableText"/>
              <w:keepLines w:val="0"/>
              <w:widowControl w:val="0"/>
              <w:rPr>
                <w:rFonts w:ascii="Verdana" w:hAnsi="Verdana"/>
                <w:sz w:val="20"/>
              </w:rPr>
            </w:pPr>
          </w:p>
        </w:tc>
        <w:tc>
          <w:tcPr>
            <w:tcW w:w="0" w:type="auto"/>
            <w:tcBorders>
              <w:top w:val="single" w:sz="4" w:space="0" w:color="auto"/>
              <w:left w:val="nil"/>
              <w:bottom w:val="single" w:sz="6" w:space="0" w:color="auto"/>
              <w:right w:val="nil"/>
            </w:tcBorders>
            <w:shd w:val="pct50" w:color="auto" w:fill="auto"/>
          </w:tcPr>
          <w:p w14:paraId="004CE331" w14:textId="77777777" w:rsidR="00D112CD" w:rsidRPr="009F1B51" w:rsidRDefault="00D112CD" w:rsidP="00A45A60">
            <w:pPr>
              <w:pStyle w:val="TableText"/>
              <w:keepLines w:val="0"/>
              <w:widowControl w:val="0"/>
              <w:rPr>
                <w:rFonts w:ascii="Verdana" w:hAnsi="Verdana"/>
                <w:sz w:val="20"/>
              </w:rPr>
            </w:pPr>
          </w:p>
        </w:tc>
        <w:tc>
          <w:tcPr>
            <w:tcW w:w="0" w:type="auto"/>
            <w:tcBorders>
              <w:top w:val="single" w:sz="4" w:space="0" w:color="auto"/>
              <w:left w:val="nil"/>
              <w:bottom w:val="single" w:sz="6" w:space="0" w:color="auto"/>
              <w:right w:val="nil"/>
            </w:tcBorders>
            <w:shd w:val="pct50" w:color="auto" w:fill="auto"/>
          </w:tcPr>
          <w:p w14:paraId="004CE332" w14:textId="77777777" w:rsidR="00D112CD" w:rsidRPr="009F1B51" w:rsidRDefault="00D112CD" w:rsidP="00A45A60">
            <w:pPr>
              <w:pStyle w:val="TableText"/>
              <w:keepLines w:val="0"/>
              <w:widowControl w:val="0"/>
              <w:rPr>
                <w:rFonts w:ascii="Verdana" w:hAnsi="Verdana"/>
                <w:sz w:val="20"/>
              </w:rPr>
            </w:pPr>
          </w:p>
        </w:tc>
        <w:tc>
          <w:tcPr>
            <w:tcW w:w="0" w:type="auto"/>
            <w:tcBorders>
              <w:top w:val="single" w:sz="4" w:space="0" w:color="auto"/>
              <w:left w:val="nil"/>
              <w:bottom w:val="single" w:sz="6" w:space="0" w:color="auto"/>
              <w:right w:val="nil"/>
            </w:tcBorders>
            <w:shd w:val="pct50" w:color="auto" w:fill="auto"/>
          </w:tcPr>
          <w:p w14:paraId="004CE333" w14:textId="77777777" w:rsidR="00D112CD" w:rsidRPr="009F1B51" w:rsidRDefault="00D112CD" w:rsidP="00A45A60">
            <w:pPr>
              <w:pStyle w:val="TableText"/>
              <w:keepLines w:val="0"/>
              <w:widowControl w:val="0"/>
              <w:rPr>
                <w:rFonts w:ascii="Verdana" w:hAnsi="Verdana"/>
                <w:sz w:val="20"/>
              </w:rPr>
            </w:pPr>
          </w:p>
        </w:tc>
        <w:tc>
          <w:tcPr>
            <w:tcW w:w="1405" w:type="dxa"/>
            <w:tcBorders>
              <w:top w:val="single" w:sz="4" w:space="0" w:color="auto"/>
              <w:left w:val="nil"/>
              <w:bottom w:val="single" w:sz="6" w:space="0" w:color="auto"/>
              <w:right w:val="nil"/>
            </w:tcBorders>
            <w:shd w:val="pct50" w:color="auto" w:fill="auto"/>
          </w:tcPr>
          <w:p w14:paraId="004CE334" w14:textId="77777777" w:rsidR="00D112CD" w:rsidRPr="009F1B51" w:rsidRDefault="00D112CD" w:rsidP="00A45A60">
            <w:pPr>
              <w:pStyle w:val="TableText"/>
              <w:keepLines w:val="0"/>
              <w:widowControl w:val="0"/>
              <w:rPr>
                <w:rFonts w:ascii="Verdana" w:hAnsi="Verdana"/>
                <w:sz w:val="20"/>
              </w:rPr>
            </w:pPr>
          </w:p>
        </w:tc>
      </w:tr>
      <w:tr w:rsidR="00992256" w:rsidRPr="009F1B51" w14:paraId="004CE341" w14:textId="77777777" w:rsidTr="00E9781C">
        <w:tc>
          <w:tcPr>
            <w:tcW w:w="810" w:type="dxa"/>
            <w:tcBorders>
              <w:top w:val="single" w:sz="6" w:space="0" w:color="auto"/>
              <w:left w:val="single" w:sz="6" w:space="0" w:color="auto"/>
              <w:bottom w:val="single" w:sz="6" w:space="0" w:color="auto"/>
            </w:tcBorders>
          </w:tcPr>
          <w:p w14:paraId="004CE336" w14:textId="77777777" w:rsidR="00D112CD" w:rsidRPr="008B5C81" w:rsidRDefault="008B5C81" w:rsidP="00A45A60">
            <w:pPr>
              <w:widowControl w:val="0"/>
              <w:jc w:val="left"/>
              <w:rPr>
                <w:b/>
              </w:rPr>
            </w:pPr>
            <w:r w:rsidRPr="008B5C81">
              <w:rPr>
                <w:b/>
              </w:rPr>
              <w:t>1</w:t>
            </w:r>
          </w:p>
        </w:tc>
        <w:tc>
          <w:tcPr>
            <w:tcW w:w="0" w:type="auto"/>
            <w:tcBorders>
              <w:top w:val="single" w:sz="6" w:space="0" w:color="auto"/>
              <w:bottom w:val="single" w:sz="6" w:space="0" w:color="auto"/>
            </w:tcBorders>
          </w:tcPr>
          <w:p w14:paraId="004CE337" w14:textId="77777777" w:rsidR="00D112CD" w:rsidRPr="008B5C81" w:rsidRDefault="008B5C81" w:rsidP="00A45A60">
            <w:pPr>
              <w:widowControl w:val="0"/>
              <w:jc w:val="left"/>
              <w:rPr>
                <w:b/>
              </w:rPr>
            </w:pPr>
            <w:r w:rsidRPr="008B5C81">
              <w:rPr>
                <w:b/>
              </w:rPr>
              <w:t>6.2</w:t>
            </w:r>
          </w:p>
        </w:tc>
        <w:tc>
          <w:tcPr>
            <w:tcW w:w="0" w:type="auto"/>
            <w:tcBorders>
              <w:top w:val="single" w:sz="6" w:space="0" w:color="auto"/>
              <w:bottom w:val="single" w:sz="6" w:space="0" w:color="auto"/>
            </w:tcBorders>
          </w:tcPr>
          <w:p w14:paraId="004CE338" w14:textId="77777777" w:rsidR="00D112CD" w:rsidRPr="00D37B82" w:rsidRDefault="000C5316" w:rsidP="00A45A60">
            <w:pPr>
              <w:widowControl w:val="0"/>
              <w:rPr>
                <w:lang w:val="en-GB"/>
              </w:rPr>
            </w:pPr>
            <w:r>
              <w:rPr>
                <w:lang w:val="en-GB"/>
              </w:rPr>
              <w:t>Controlling Area  (Number Ranges)</w:t>
            </w:r>
          </w:p>
        </w:tc>
        <w:tc>
          <w:tcPr>
            <w:tcW w:w="0" w:type="auto"/>
            <w:tcBorders>
              <w:top w:val="single" w:sz="6" w:space="0" w:color="auto"/>
              <w:bottom w:val="single" w:sz="6" w:space="0" w:color="auto"/>
            </w:tcBorders>
          </w:tcPr>
          <w:p w14:paraId="004CE339" w14:textId="77777777" w:rsidR="00D112CD" w:rsidRPr="009F1B51" w:rsidRDefault="000C5316" w:rsidP="00A45A60">
            <w:pPr>
              <w:widowControl w:val="0"/>
            </w:pPr>
            <w:r>
              <w:t>N</w:t>
            </w:r>
            <w:r w:rsidR="00133F92">
              <w:t>u</w:t>
            </w:r>
            <w:r>
              <w:t>mber ranges for processing Controlling transactions</w:t>
            </w:r>
            <w:r w:rsidR="00371F72">
              <w:t xml:space="preserve"> as standard</w:t>
            </w:r>
          </w:p>
        </w:tc>
        <w:tc>
          <w:tcPr>
            <w:tcW w:w="0" w:type="auto"/>
            <w:tcBorders>
              <w:top w:val="single" w:sz="6" w:space="0" w:color="auto"/>
              <w:bottom w:val="single" w:sz="6" w:space="0" w:color="auto"/>
            </w:tcBorders>
          </w:tcPr>
          <w:p w14:paraId="004CE33A" w14:textId="77777777" w:rsidR="00D112CD" w:rsidRPr="00A075BF" w:rsidRDefault="00D112CD" w:rsidP="00A45A60">
            <w:pPr>
              <w:pStyle w:val="CommentText"/>
              <w:widowControl w:val="0"/>
              <w:jc w:val="left"/>
              <w:outlineLvl w:val="3"/>
              <w:rPr>
                <w:u w:val="single"/>
              </w:rPr>
            </w:pPr>
            <w:r w:rsidRPr="00A075BF">
              <w:rPr>
                <w:u w:val="single"/>
              </w:rPr>
              <w:t>Configuration</w:t>
            </w:r>
            <w:r w:rsidR="00A075BF" w:rsidRPr="00A075BF">
              <w:rPr>
                <w:u w:val="single"/>
              </w:rPr>
              <w:t>:</w:t>
            </w:r>
          </w:p>
          <w:p w14:paraId="004CE33B" w14:textId="77777777" w:rsidR="00371F72" w:rsidRDefault="00371F72" w:rsidP="005C4CAF">
            <w:pPr>
              <w:pStyle w:val="CommentText"/>
              <w:widowControl w:val="0"/>
              <w:numPr>
                <w:ilvl w:val="0"/>
                <w:numId w:val="8"/>
              </w:numPr>
              <w:jc w:val="left"/>
              <w:outlineLvl w:val="3"/>
            </w:pPr>
            <w:r>
              <w:t>Standard number ranges and their assigments to Controlling transactions will be set as per the standard settings</w:t>
            </w:r>
          </w:p>
          <w:p w14:paraId="004CE33C" w14:textId="77777777" w:rsidR="0011057A" w:rsidRDefault="0011057A" w:rsidP="00A45A60">
            <w:pPr>
              <w:pStyle w:val="TableText"/>
              <w:keepLines w:val="0"/>
              <w:widowControl w:val="0"/>
              <w:outlineLvl w:val="3"/>
              <w:rPr>
                <w:rFonts w:ascii="Verdana" w:hAnsi="Verdana"/>
                <w:sz w:val="20"/>
              </w:rPr>
            </w:pPr>
          </w:p>
          <w:p w14:paraId="004CE33D" w14:textId="77777777" w:rsidR="000E749F" w:rsidRPr="00A45A60" w:rsidRDefault="000E749F" w:rsidP="000E749F">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33E" w14:textId="77777777" w:rsidR="000E749F" w:rsidRPr="003313FD" w:rsidRDefault="000E749F" w:rsidP="000E749F">
            <w:pPr>
              <w:pStyle w:val="TableText"/>
              <w:keepLines w:val="0"/>
              <w:widowControl w:val="0"/>
              <w:outlineLvl w:val="3"/>
              <w:rPr>
                <w:rFonts w:ascii="Verdana" w:hAnsi="Verdana"/>
                <w:sz w:val="20"/>
              </w:rPr>
            </w:pPr>
            <w:r>
              <w:rPr>
                <w:rFonts w:ascii="Verdana" w:hAnsi="Verdana"/>
                <w:sz w:val="20"/>
              </w:rPr>
              <w:t>N/A</w:t>
            </w:r>
          </w:p>
          <w:p w14:paraId="004CE33F" w14:textId="77777777" w:rsidR="00D112CD" w:rsidRPr="009F1B51" w:rsidRDefault="00D112CD" w:rsidP="00A45A60">
            <w:pPr>
              <w:pStyle w:val="CommentText"/>
              <w:widowControl w:val="0"/>
              <w:jc w:val="left"/>
              <w:outlineLvl w:val="3"/>
            </w:pPr>
          </w:p>
        </w:tc>
        <w:tc>
          <w:tcPr>
            <w:tcW w:w="1405" w:type="dxa"/>
            <w:tcBorders>
              <w:top w:val="single" w:sz="6" w:space="0" w:color="auto"/>
              <w:bottom w:val="single" w:sz="6" w:space="0" w:color="auto"/>
              <w:right w:val="single" w:sz="6" w:space="0" w:color="auto"/>
            </w:tcBorders>
          </w:tcPr>
          <w:p w14:paraId="004CE340" w14:textId="77777777" w:rsidR="00D112CD" w:rsidRPr="009F1B51" w:rsidRDefault="00D112CD" w:rsidP="00A45A60">
            <w:pPr>
              <w:pStyle w:val="CommentText"/>
              <w:widowControl w:val="0"/>
              <w:jc w:val="left"/>
            </w:pPr>
          </w:p>
        </w:tc>
      </w:tr>
      <w:tr w:rsidR="00E9781C" w:rsidRPr="009F1B51" w14:paraId="004CE34D" w14:textId="77777777" w:rsidTr="00E9781C">
        <w:tc>
          <w:tcPr>
            <w:tcW w:w="810" w:type="dxa"/>
            <w:tcBorders>
              <w:top w:val="single" w:sz="6" w:space="0" w:color="auto"/>
              <w:left w:val="single" w:sz="6" w:space="0" w:color="auto"/>
              <w:bottom w:val="single" w:sz="6" w:space="0" w:color="auto"/>
            </w:tcBorders>
          </w:tcPr>
          <w:p w14:paraId="004CE342" w14:textId="77777777" w:rsidR="00E9781C" w:rsidRPr="009F1B51" w:rsidRDefault="00E9781C" w:rsidP="00A45A60">
            <w:pPr>
              <w:widowControl w:val="0"/>
              <w:jc w:val="left"/>
            </w:pPr>
            <w:r>
              <w:rPr>
                <w:b/>
              </w:rPr>
              <w:t>2</w:t>
            </w:r>
          </w:p>
        </w:tc>
        <w:tc>
          <w:tcPr>
            <w:tcW w:w="0" w:type="auto"/>
            <w:tcBorders>
              <w:top w:val="single" w:sz="6" w:space="0" w:color="auto"/>
              <w:bottom w:val="single" w:sz="6" w:space="0" w:color="auto"/>
            </w:tcBorders>
          </w:tcPr>
          <w:p w14:paraId="004CE343" w14:textId="77777777" w:rsidR="00E9781C" w:rsidRDefault="00E9781C" w:rsidP="00A45A60">
            <w:pPr>
              <w:widowControl w:val="0"/>
              <w:jc w:val="left"/>
            </w:pPr>
            <w:r w:rsidRPr="008B5C81">
              <w:rPr>
                <w:b/>
              </w:rPr>
              <w:t>6.2</w:t>
            </w:r>
          </w:p>
        </w:tc>
        <w:tc>
          <w:tcPr>
            <w:tcW w:w="0" w:type="auto"/>
            <w:tcBorders>
              <w:top w:val="single" w:sz="6" w:space="0" w:color="auto"/>
              <w:bottom w:val="single" w:sz="6" w:space="0" w:color="auto"/>
            </w:tcBorders>
          </w:tcPr>
          <w:p w14:paraId="004CE344" w14:textId="77777777" w:rsidR="00E9781C" w:rsidRPr="00D37B82" w:rsidRDefault="00E9781C" w:rsidP="00A45A60">
            <w:pPr>
              <w:widowControl w:val="0"/>
              <w:rPr>
                <w:lang w:val="en-GB"/>
              </w:rPr>
            </w:pPr>
            <w:r>
              <w:rPr>
                <w:lang w:val="en-GB"/>
              </w:rPr>
              <w:t>Controlling Area (versions)</w:t>
            </w:r>
          </w:p>
        </w:tc>
        <w:tc>
          <w:tcPr>
            <w:tcW w:w="0" w:type="auto"/>
            <w:tcBorders>
              <w:top w:val="single" w:sz="6" w:space="0" w:color="auto"/>
              <w:bottom w:val="single" w:sz="6" w:space="0" w:color="auto"/>
            </w:tcBorders>
          </w:tcPr>
          <w:p w14:paraId="004CE345" w14:textId="77777777" w:rsidR="00E9781C" w:rsidRPr="009F1B51" w:rsidRDefault="00E9781C" w:rsidP="00A45A60">
            <w:pPr>
              <w:widowControl w:val="0"/>
            </w:pPr>
            <w:r>
              <w:t>Planning version 0 holds actuals data.</w:t>
            </w:r>
          </w:p>
        </w:tc>
        <w:tc>
          <w:tcPr>
            <w:tcW w:w="0" w:type="auto"/>
            <w:tcBorders>
              <w:top w:val="single" w:sz="6" w:space="0" w:color="auto"/>
              <w:bottom w:val="single" w:sz="6" w:space="0" w:color="auto"/>
            </w:tcBorders>
          </w:tcPr>
          <w:p w14:paraId="004CE346" w14:textId="77777777" w:rsidR="00E9781C" w:rsidRPr="00A075BF" w:rsidRDefault="00E9781C" w:rsidP="00A45A60">
            <w:pPr>
              <w:pStyle w:val="CommentText"/>
              <w:widowControl w:val="0"/>
              <w:jc w:val="left"/>
              <w:outlineLvl w:val="3"/>
              <w:rPr>
                <w:u w:val="single"/>
              </w:rPr>
            </w:pPr>
            <w:r w:rsidRPr="00A075BF">
              <w:rPr>
                <w:u w:val="single"/>
              </w:rPr>
              <w:t>Configuration:</w:t>
            </w:r>
          </w:p>
          <w:p w14:paraId="004CE347" w14:textId="77777777" w:rsidR="00E9781C" w:rsidRDefault="00E9781C" w:rsidP="005C4CAF">
            <w:pPr>
              <w:pStyle w:val="CommentText"/>
              <w:widowControl w:val="0"/>
              <w:numPr>
                <w:ilvl w:val="0"/>
                <w:numId w:val="8"/>
              </w:numPr>
              <w:jc w:val="left"/>
              <w:outlineLvl w:val="3"/>
            </w:pPr>
            <w:r>
              <w:t xml:space="preserve">Current standard setting is Exchange rate type ‘M‘. This will also be used when converting non-GBP stock at time of Product Cost roll up based on the rate as at the validity start date. </w:t>
            </w:r>
          </w:p>
          <w:p w14:paraId="004CE348" w14:textId="77777777" w:rsidR="00E9781C" w:rsidRDefault="00E9781C" w:rsidP="000E749F">
            <w:pPr>
              <w:pStyle w:val="CommentText"/>
              <w:widowControl w:val="0"/>
              <w:ind w:left="435"/>
              <w:jc w:val="left"/>
              <w:outlineLvl w:val="3"/>
            </w:pPr>
          </w:p>
          <w:p w14:paraId="004CE349" w14:textId="77777777" w:rsidR="000E749F" w:rsidRPr="00A45A60" w:rsidRDefault="000E749F" w:rsidP="000E749F">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34A" w14:textId="77777777" w:rsidR="000E749F" w:rsidRPr="003313FD" w:rsidRDefault="000E749F" w:rsidP="000E749F">
            <w:pPr>
              <w:pStyle w:val="TableText"/>
              <w:keepLines w:val="0"/>
              <w:widowControl w:val="0"/>
              <w:outlineLvl w:val="3"/>
              <w:rPr>
                <w:rFonts w:ascii="Verdana" w:hAnsi="Verdana"/>
                <w:sz w:val="20"/>
              </w:rPr>
            </w:pPr>
            <w:r>
              <w:rPr>
                <w:rFonts w:ascii="Verdana" w:hAnsi="Verdana"/>
                <w:sz w:val="20"/>
              </w:rPr>
              <w:t>N/A</w:t>
            </w:r>
          </w:p>
          <w:p w14:paraId="004CE34B" w14:textId="77777777" w:rsidR="00E9781C" w:rsidRPr="009F1B51" w:rsidRDefault="00E9781C" w:rsidP="00A45A60">
            <w:pPr>
              <w:pStyle w:val="CommentText"/>
              <w:widowControl w:val="0"/>
              <w:jc w:val="left"/>
              <w:outlineLvl w:val="3"/>
            </w:pPr>
          </w:p>
        </w:tc>
        <w:tc>
          <w:tcPr>
            <w:tcW w:w="1405" w:type="dxa"/>
            <w:tcBorders>
              <w:top w:val="single" w:sz="6" w:space="0" w:color="auto"/>
              <w:bottom w:val="single" w:sz="6" w:space="0" w:color="auto"/>
              <w:right w:val="single" w:sz="6" w:space="0" w:color="auto"/>
            </w:tcBorders>
          </w:tcPr>
          <w:p w14:paraId="004CE34C" w14:textId="77777777" w:rsidR="00E9781C" w:rsidRPr="009F1B51" w:rsidRDefault="00E9781C" w:rsidP="00A45A60">
            <w:pPr>
              <w:pStyle w:val="CommentText"/>
              <w:widowControl w:val="0"/>
              <w:jc w:val="left"/>
            </w:pPr>
          </w:p>
        </w:tc>
      </w:tr>
    </w:tbl>
    <w:p w14:paraId="004CE34E" w14:textId="77777777" w:rsidR="00D112CD" w:rsidRDefault="00D112CD" w:rsidP="00A45A60">
      <w:pPr>
        <w:widowControl w:val="0"/>
        <w:rPr>
          <w:lang w:val="en-GB"/>
        </w:rPr>
      </w:pPr>
    </w:p>
    <w:p w14:paraId="004CE34F" w14:textId="77777777" w:rsidR="002863B4" w:rsidRDefault="002863B4" w:rsidP="00A45A60">
      <w:pPr>
        <w:widowControl w:val="0"/>
        <w:jc w:val="left"/>
        <w:rPr>
          <w:b/>
          <w:sz w:val="24"/>
          <w:lang w:val="en-GB"/>
        </w:rPr>
      </w:pPr>
      <w:r>
        <w:rPr>
          <w:lang w:val="en-GB"/>
        </w:rPr>
        <w:br w:type="page"/>
      </w:r>
    </w:p>
    <w:p w14:paraId="004CE350" w14:textId="77777777" w:rsidR="00336DCF" w:rsidRDefault="00336DCF" w:rsidP="00A45A60">
      <w:pPr>
        <w:pStyle w:val="Heading3"/>
        <w:keepNext w:val="0"/>
        <w:widowControl w:val="0"/>
        <w:rPr>
          <w:lang w:val="en-GB"/>
        </w:rPr>
      </w:pPr>
      <w:bookmarkStart w:id="263" w:name="_Toc421089925"/>
      <w:r>
        <w:rPr>
          <w:lang w:val="en-GB"/>
        </w:rPr>
        <w:lastRenderedPageBreak/>
        <w:t>Account Assignment</w:t>
      </w:r>
      <w:bookmarkEnd w:id="263"/>
    </w:p>
    <w:p w14:paraId="004CE351" w14:textId="77777777" w:rsidR="00336DCF" w:rsidRDefault="00336DCF" w:rsidP="00A45A60">
      <w:pPr>
        <w:widowControl w:val="0"/>
        <w:rPr>
          <w:lang w:val="en-GB"/>
        </w:rPr>
      </w:pPr>
    </w:p>
    <w:p w14:paraId="004CE352" w14:textId="77777777" w:rsidR="00336DCF" w:rsidRDefault="00257734" w:rsidP="00A45A60">
      <w:pPr>
        <w:widowControl w:val="0"/>
        <w:rPr>
          <w:rFonts w:cs="Arial"/>
        </w:rPr>
      </w:pPr>
      <w:r>
        <w:rPr>
          <w:rFonts w:cs="Arial"/>
        </w:rPr>
        <w:t xml:space="preserve">For some business transactions, settings will be made in configuration to automatically assign a cost object i.e. a </w:t>
      </w:r>
      <w:r w:rsidR="00567817">
        <w:rPr>
          <w:rFonts w:cs="Arial"/>
        </w:rPr>
        <w:t>Cost Centre</w:t>
      </w:r>
      <w:r>
        <w:rPr>
          <w:rFonts w:cs="Arial"/>
        </w:rPr>
        <w:t>.</w:t>
      </w:r>
    </w:p>
    <w:p w14:paraId="004CE353" w14:textId="77777777" w:rsidR="00257734" w:rsidRPr="008D6EE1" w:rsidRDefault="00257734" w:rsidP="00A45A60">
      <w:pPr>
        <w:widowControl w:val="0"/>
        <w:rPr>
          <w:rFonts w:cs="Arial"/>
        </w:rPr>
      </w:pPr>
    </w:p>
    <w:tbl>
      <w:tblPr>
        <w:tblW w:w="13402" w:type="dxa"/>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107" w:type="dxa"/>
          <w:right w:w="107" w:type="dxa"/>
        </w:tblCellMar>
        <w:tblLook w:val="0000" w:firstRow="0" w:lastRow="0" w:firstColumn="0" w:lastColumn="0" w:noHBand="0" w:noVBand="0"/>
      </w:tblPr>
      <w:tblGrid>
        <w:gridCol w:w="593"/>
        <w:gridCol w:w="1108"/>
        <w:gridCol w:w="1533"/>
        <w:gridCol w:w="4049"/>
        <w:gridCol w:w="5068"/>
        <w:gridCol w:w="1051"/>
      </w:tblGrid>
      <w:tr w:rsidR="00257734" w:rsidRPr="009F1B51" w14:paraId="004CE35A" w14:textId="77777777" w:rsidTr="002863B4">
        <w:trPr>
          <w:tblHeader/>
        </w:trPr>
        <w:tc>
          <w:tcPr>
            <w:tcW w:w="0" w:type="auto"/>
            <w:tcBorders>
              <w:top w:val="single" w:sz="4" w:space="0" w:color="auto"/>
              <w:left w:val="single" w:sz="4" w:space="0" w:color="auto"/>
              <w:bottom w:val="single" w:sz="4" w:space="0" w:color="auto"/>
              <w:right w:val="single" w:sz="4" w:space="0" w:color="auto"/>
            </w:tcBorders>
            <w:shd w:val="clear" w:color="auto" w:fill="FF0000"/>
          </w:tcPr>
          <w:p w14:paraId="004CE354" w14:textId="77777777" w:rsidR="00D112CD" w:rsidRPr="009F1B51" w:rsidRDefault="00D112CD"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No.</w:t>
            </w:r>
          </w:p>
        </w:tc>
        <w:tc>
          <w:tcPr>
            <w:tcW w:w="1108" w:type="dxa"/>
            <w:tcBorders>
              <w:top w:val="single" w:sz="4" w:space="0" w:color="auto"/>
              <w:left w:val="single" w:sz="4" w:space="0" w:color="auto"/>
              <w:bottom w:val="single" w:sz="4" w:space="0" w:color="auto"/>
              <w:right w:val="single" w:sz="4" w:space="0" w:color="auto"/>
            </w:tcBorders>
            <w:shd w:val="clear" w:color="auto" w:fill="FF0000"/>
          </w:tcPr>
          <w:p w14:paraId="004CE355" w14:textId="77777777" w:rsidR="00D112CD" w:rsidRPr="009F1B51" w:rsidRDefault="00D112CD"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Process</w:t>
            </w:r>
          </w:p>
        </w:tc>
        <w:tc>
          <w:tcPr>
            <w:tcW w:w="1533" w:type="dxa"/>
            <w:tcBorders>
              <w:top w:val="single" w:sz="4" w:space="0" w:color="auto"/>
              <w:left w:val="single" w:sz="4" w:space="0" w:color="auto"/>
              <w:bottom w:val="single" w:sz="4" w:space="0" w:color="auto"/>
              <w:right w:val="single" w:sz="4" w:space="0" w:color="auto"/>
            </w:tcBorders>
            <w:shd w:val="clear" w:color="auto" w:fill="FF0000"/>
          </w:tcPr>
          <w:p w14:paraId="004CE356" w14:textId="77777777" w:rsidR="00D112CD" w:rsidRPr="009F1B51" w:rsidRDefault="008B5C81"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 xml:space="preserve">Description of </w:t>
            </w:r>
            <w:r w:rsidR="00456190">
              <w:rPr>
                <w:rFonts w:ascii="Verdana" w:hAnsi="Verdana"/>
                <w:color w:val="FFFFFF" w:themeColor="background1"/>
                <w:sz w:val="20"/>
              </w:rPr>
              <w:t xml:space="preserve"> </w:t>
            </w:r>
            <w:r w:rsidR="00D112CD" w:rsidRPr="009F1B51">
              <w:rPr>
                <w:rFonts w:ascii="Verdana" w:hAnsi="Verdana"/>
                <w:color w:val="FFFFFF" w:themeColor="background1"/>
                <w:sz w:val="20"/>
              </w:rPr>
              <w:t>Object</w:t>
            </w:r>
          </w:p>
        </w:tc>
        <w:tc>
          <w:tcPr>
            <w:tcW w:w="0" w:type="auto"/>
            <w:tcBorders>
              <w:top w:val="single" w:sz="4" w:space="0" w:color="auto"/>
              <w:left w:val="single" w:sz="4" w:space="0" w:color="auto"/>
              <w:bottom w:val="single" w:sz="4" w:space="0" w:color="auto"/>
              <w:right w:val="single" w:sz="4" w:space="0" w:color="auto"/>
            </w:tcBorders>
            <w:shd w:val="clear" w:color="auto" w:fill="FF0000"/>
          </w:tcPr>
          <w:p w14:paraId="004CE357" w14:textId="77777777" w:rsidR="00D112CD" w:rsidRPr="009F1B51" w:rsidRDefault="00D112CD"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Summary of SAP d</w:t>
            </w:r>
            <w:r w:rsidRPr="009F1B51">
              <w:rPr>
                <w:rFonts w:ascii="Verdana" w:hAnsi="Verdana"/>
                <w:color w:val="FFFFFF" w:themeColor="background1"/>
                <w:sz w:val="20"/>
              </w:rPr>
              <w:t>esign</w:t>
            </w:r>
          </w:p>
        </w:tc>
        <w:tc>
          <w:tcPr>
            <w:tcW w:w="0" w:type="auto"/>
            <w:tcBorders>
              <w:top w:val="single" w:sz="4" w:space="0" w:color="auto"/>
              <w:left w:val="single" w:sz="4" w:space="0" w:color="auto"/>
              <w:bottom w:val="single" w:sz="4" w:space="0" w:color="auto"/>
              <w:right w:val="single" w:sz="4" w:space="0" w:color="auto"/>
            </w:tcBorders>
            <w:shd w:val="clear" w:color="auto" w:fill="FF0000"/>
          </w:tcPr>
          <w:p w14:paraId="004CE358" w14:textId="77777777" w:rsidR="00D112CD" w:rsidRPr="009F1B51" w:rsidRDefault="00D112CD"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Solution</w:t>
            </w:r>
          </w:p>
        </w:tc>
        <w:tc>
          <w:tcPr>
            <w:tcW w:w="0" w:type="auto"/>
            <w:tcBorders>
              <w:top w:val="single" w:sz="4" w:space="0" w:color="auto"/>
              <w:left w:val="single" w:sz="4" w:space="0" w:color="auto"/>
              <w:bottom w:val="single" w:sz="4" w:space="0" w:color="auto"/>
              <w:right w:val="single" w:sz="4" w:space="0" w:color="auto"/>
            </w:tcBorders>
            <w:shd w:val="clear" w:color="auto" w:fill="FF0000"/>
          </w:tcPr>
          <w:p w14:paraId="004CE359" w14:textId="77777777" w:rsidR="00D112CD" w:rsidRPr="009F1B51" w:rsidRDefault="00D112CD"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Comments</w:t>
            </w:r>
          </w:p>
        </w:tc>
      </w:tr>
      <w:tr w:rsidR="00257734" w:rsidRPr="009F1B51" w14:paraId="004CE361" w14:textId="77777777" w:rsidTr="002863B4">
        <w:trPr>
          <w:trHeight w:hRule="exact" w:val="60"/>
          <w:tblHeader/>
        </w:trPr>
        <w:tc>
          <w:tcPr>
            <w:tcW w:w="0" w:type="auto"/>
            <w:tcBorders>
              <w:top w:val="single" w:sz="4" w:space="0" w:color="auto"/>
              <w:left w:val="nil"/>
              <w:bottom w:val="single" w:sz="6" w:space="0" w:color="auto"/>
              <w:right w:val="nil"/>
            </w:tcBorders>
            <w:shd w:val="pct50" w:color="auto" w:fill="auto"/>
          </w:tcPr>
          <w:p w14:paraId="004CE35B" w14:textId="77777777" w:rsidR="00D112CD" w:rsidRPr="009F1B51" w:rsidRDefault="00D112CD" w:rsidP="00A45A60">
            <w:pPr>
              <w:pStyle w:val="TableText"/>
              <w:keepLines w:val="0"/>
              <w:widowControl w:val="0"/>
              <w:rPr>
                <w:rFonts w:ascii="Verdana" w:hAnsi="Verdana"/>
                <w:sz w:val="20"/>
              </w:rPr>
            </w:pPr>
          </w:p>
        </w:tc>
        <w:tc>
          <w:tcPr>
            <w:tcW w:w="1108" w:type="dxa"/>
            <w:tcBorders>
              <w:top w:val="single" w:sz="4" w:space="0" w:color="auto"/>
              <w:left w:val="nil"/>
              <w:bottom w:val="single" w:sz="6" w:space="0" w:color="auto"/>
              <w:right w:val="nil"/>
            </w:tcBorders>
            <w:shd w:val="pct50" w:color="auto" w:fill="auto"/>
          </w:tcPr>
          <w:p w14:paraId="004CE35C" w14:textId="77777777" w:rsidR="00D112CD" w:rsidRPr="009F1B51" w:rsidRDefault="00D112CD" w:rsidP="00A45A60">
            <w:pPr>
              <w:pStyle w:val="TableText"/>
              <w:keepLines w:val="0"/>
              <w:widowControl w:val="0"/>
              <w:rPr>
                <w:rFonts w:ascii="Verdana" w:hAnsi="Verdana"/>
                <w:sz w:val="20"/>
              </w:rPr>
            </w:pPr>
          </w:p>
        </w:tc>
        <w:tc>
          <w:tcPr>
            <w:tcW w:w="1533" w:type="dxa"/>
            <w:tcBorders>
              <w:top w:val="single" w:sz="4" w:space="0" w:color="auto"/>
              <w:left w:val="nil"/>
              <w:bottom w:val="single" w:sz="6" w:space="0" w:color="auto"/>
              <w:right w:val="nil"/>
            </w:tcBorders>
            <w:shd w:val="pct50" w:color="auto" w:fill="auto"/>
          </w:tcPr>
          <w:p w14:paraId="004CE35D" w14:textId="77777777" w:rsidR="00D112CD" w:rsidRPr="009F1B51" w:rsidRDefault="00D112CD" w:rsidP="00A45A60">
            <w:pPr>
              <w:pStyle w:val="TableText"/>
              <w:keepLines w:val="0"/>
              <w:widowControl w:val="0"/>
              <w:rPr>
                <w:rFonts w:ascii="Verdana" w:hAnsi="Verdana"/>
                <w:sz w:val="20"/>
              </w:rPr>
            </w:pPr>
          </w:p>
        </w:tc>
        <w:tc>
          <w:tcPr>
            <w:tcW w:w="0" w:type="auto"/>
            <w:tcBorders>
              <w:top w:val="single" w:sz="4" w:space="0" w:color="auto"/>
              <w:left w:val="nil"/>
              <w:bottom w:val="single" w:sz="6" w:space="0" w:color="auto"/>
              <w:right w:val="nil"/>
            </w:tcBorders>
            <w:shd w:val="pct50" w:color="auto" w:fill="auto"/>
          </w:tcPr>
          <w:p w14:paraId="004CE35E" w14:textId="77777777" w:rsidR="00D112CD" w:rsidRPr="009F1B51" w:rsidRDefault="00D112CD" w:rsidP="00A45A60">
            <w:pPr>
              <w:pStyle w:val="TableText"/>
              <w:keepLines w:val="0"/>
              <w:widowControl w:val="0"/>
              <w:rPr>
                <w:rFonts w:ascii="Verdana" w:hAnsi="Verdana"/>
                <w:sz w:val="20"/>
              </w:rPr>
            </w:pPr>
          </w:p>
        </w:tc>
        <w:tc>
          <w:tcPr>
            <w:tcW w:w="0" w:type="auto"/>
            <w:tcBorders>
              <w:top w:val="single" w:sz="4" w:space="0" w:color="auto"/>
              <w:left w:val="nil"/>
              <w:bottom w:val="single" w:sz="6" w:space="0" w:color="auto"/>
              <w:right w:val="nil"/>
            </w:tcBorders>
            <w:shd w:val="pct50" w:color="auto" w:fill="auto"/>
          </w:tcPr>
          <w:p w14:paraId="004CE35F" w14:textId="77777777" w:rsidR="00D112CD" w:rsidRPr="009F1B51" w:rsidRDefault="00D112CD" w:rsidP="00A45A60">
            <w:pPr>
              <w:pStyle w:val="TableText"/>
              <w:keepLines w:val="0"/>
              <w:widowControl w:val="0"/>
              <w:rPr>
                <w:rFonts w:ascii="Verdana" w:hAnsi="Verdana"/>
                <w:sz w:val="20"/>
              </w:rPr>
            </w:pPr>
          </w:p>
        </w:tc>
        <w:tc>
          <w:tcPr>
            <w:tcW w:w="0" w:type="auto"/>
            <w:tcBorders>
              <w:top w:val="single" w:sz="4" w:space="0" w:color="auto"/>
              <w:left w:val="nil"/>
              <w:bottom w:val="single" w:sz="6" w:space="0" w:color="auto"/>
              <w:right w:val="nil"/>
            </w:tcBorders>
            <w:shd w:val="pct50" w:color="auto" w:fill="auto"/>
          </w:tcPr>
          <w:p w14:paraId="004CE360" w14:textId="77777777" w:rsidR="00D112CD" w:rsidRPr="009F1B51" w:rsidRDefault="00D112CD" w:rsidP="00A45A60">
            <w:pPr>
              <w:pStyle w:val="TableText"/>
              <w:keepLines w:val="0"/>
              <w:widowControl w:val="0"/>
              <w:rPr>
                <w:rFonts w:ascii="Verdana" w:hAnsi="Verdana"/>
                <w:sz w:val="20"/>
              </w:rPr>
            </w:pPr>
          </w:p>
        </w:tc>
      </w:tr>
      <w:tr w:rsidR="00E9781C" w:rsidRPr="009F1B51" w14:paraId="004CE36E" w14:textId="77777777" w:rsidTr="002863B4">
        <w:tc>
          <w:tcPr>
            <w:tcW w:w="0" w:type="auto"/>
            <w:tcBorders>
              <w:top w:val="single" w:sz="6" w:space="0" w:color="auto"/>
              <w:left w:val="single" w:sz="6" w:space="0" w:color="auto"/>
              <w:bottom w:val="single" w:sz="6" w:space="0" w:color="auto"/>
            </w:tcBorders>
          </w:tcPr>
          <w:p w14:paraId="004CE362" w14:textId="77777777" w:rsidR="00E9781C" w:rsidRPr="009F1B51" w:rsidRDefault="00E9781C" w:rsidP="00A45A60">
            <w:pPr>
              <w:widowControl w:val="0"/>
              <w:jc w:val="left"/>
            </w:pPr>
            <w:r>
              <w:rPr>
                <w:b/>
              </w:rPr>
              <w:t>2</w:t>
            </w:r>
          </w:p>
        </w:tc>
        <w:tc>
          <w:tcPr>
            <w:tcW w:w="1108" w:type="dxa"/>
            <w:tcBorders>
              <w:top w:val="single" w:sz="6" w:space="0" w:color="auto"/>
              <w:bottom w:val="single" w:sz="6" w:space="0" w:color="auto"/>
            </w:tcBorders>
          </w:tcPr>
          <w:p w14:paraId="004CE363" w14:textId="77777777" w:rsidR="00E9781C" w:rsidRDefault="00E9781C" w:rsidP="00A45A60">
            <w:pPr>
              <w:widowControl w:val="0"/>
              <w:jc w:val="left"/>
            </w:pPr>
            <w:r w:rsidRPr="008B5C81">
              <w:rPr>
                <w:b/>
              </w:rPr>
              <w:t>6.2</w:t>
            </w:r>
          </w:p>
        </w:tc>
        <w:tc>
          <w:tcPr>
            <w:tcW w:w="1533" w:type="dxa"/>
            <w:tcBorders>
              <w:top w:val="single" w:sz="6" w:space="0" w:color="auto"/>
              <w:bottom w:val="single" w:sz="6" w:space="0" w:color="auto"/>
            </w:tcBorders>
          </w:tcPr>
          <w:p w14:paraId="004CE364" w14:textId="77777777" w:rsidR="00E9781C" w:rsidRPr="00D37B82" w:rsidRDefault="00E9781C" w:rsidP="00A45A60">
            <w:pPr>
              <w:widowControl w:val="0"/>
              <w:rPr>
                <w:lang w:val="en-GB"/>
              </w:rPr>
            </w:pPr>
            <w:r>
              <w:rPr>
                <w:lang w:val="en-GB"/>
              </w:rPr>
              <w:t>Cost Centres</w:t>
            </w:r>
          </w:p>
        </w:tc>
        <w:tc>
          <w:tcPr>
            <w:tcW w:w="0" w:type="auto"/>
            <w:tcBorders>
              <w:top w:val="single" w:sz="6" w:space="0" w:color="auto"/>
              <w:bottom w:val="single" w:sz="6" w:space="0" w:color="auto"/>
            </w:tcBorders>
          </w:tcPr>
          <w:p w14:paraId="004CE365" w14:textId="77777777" w:rsidR="00E9781C" w:rsidRPr="009F1B51" w:rsidRDefault="00E9781C" w:rsidP="00A45A60">
            <w:pPr>
              <w:widowControl w:val="0"/>
            </w:pPr>
            <w:r>
              <w:t xml:space="preserve">Automatic Account Assignment of transactions such as Inventory right off, small difference postings etc </w:t>
            </w:r>
          </w:p>
        </w:tc>
        <w:tc>
          <w:tcPr>
            <w:tcW w:w="0" w:type="auto"/>
            <w:tcBorders>
              <w:top w:val="single" w:sz="6" w:space="0" w:color="auto"/>
              <w:bottom w:val="single" w:sz="6" w:space="0" w:color="auto"/>
            </w:tcBorders>
          </w:tcPr>
          <w:p w14:paraId="004CE366" w14:textId="77777777" w:rsidR="00E9781C" w:rsidRPr="00CA4B76" w:rsidRDefault="00E9781C" w:rsidP="00A45A60">
            <w:pPr>
              <w:pStyle w:val="CommentText"/>
              <w:widowControl w:val="0"/>
              <w:jc w:val="left"/>
              <w:outlineLvl w:val="3"/>
              <w:rPr>
                <w:u w:val="single"/>
              </w:rPr>
            </w:pPr>
            <w:r w:rsidRPr="00CA4B76">
              <w:rPr>
                <w:u w:val="single"/>
              </w:rPr>
              <w:t>Configuration:</w:t>
            </w:r>
          </w:p>
          <w:p w14:paraId="004CE367" w14:textId="77777777" w:rsidR="00E9781C" w:rsidRDefault="00E9781C" w:rsidP="005C4CAF">
            <w:pPr>
              <w:pStyle w:val="CommentText"/>
              <w:widowControl w:val="0"/>
              <w:numPr>
                <w:ilvl w:val="0"/>
                <w:numId w:val="8"/>
              </w:numPr>
              <w:jc w:val="left"/>
              <w:outlineLvl w:val="3"/>
            </w:pPr>
            <w:r>
              <w:t>Automatic Account Assignment (OKB9) settings for Cost Centres will be confirmed during the Realisation phase of the project</w:t>
            </w:r>
          </w:p>
          <w:p w14:paraId="004CE368" w14:textId="77777777" w:rsidR="00E9781C" w:rsidRDefault="00E9781C" w:rsidP="00A45A60">
            <w:pPr>
              <w:pStyle w:val="TableText"/>
              <w:keepLines w:val="0"/>
              <w:widowControl w:val="0"/>
              <w:outlineLvl w:val="3"/>
              <w:rPr>
                <w:rFonts w:ascii="Verdana" w:hAnsi="Verdana"/>
                <w:sz w:val="20"/>
              </w:rPr>
            </w:pPr>
          </w:p>
          <w:p w14:paraId="004CE369" w14:textId="77777777" w:rsidR="000E749F" w:rsidRPr="00A45A60" w:rsidRDefault="000E749F" w:rsidP="000E749F">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36A" w14:textId="77777777" w:rsidR="000E749F" w:rsidRPr="003313FD" w:rsidRDefault="000E749F" w:rsidP="000E749F">
            <w:pPr>
              <w:pStyle w:val="TableText"/>
              <w:keepLines w:val="0"/>
              <w:widowControl w:val="0"/>
              <w:outlineLvl w:val="3"/>
              <w:rPr>
                <w:rFonts w:ascii="Verdana" w:hAnsi="Verdana"/>
                <w:sz w:val="20"/>
              </w:rPr>
            </w:pPr>
            <w:r>
              <w:rPr>
                <w:rFonts w:ascii="Verdana" w:hAnsi="Verdana"/>
                <w:sz w:val="20"/>
              </w:rPr>
              <w:t>N/A</w:t>
            </w:r>
          </w:p>
          <w:p w14:paraId="004CE36B" w14:textId="77777777" w:rsidR="00E9781C" w:rsidRDefault="00E9781C" w:rsidP="00A45A60">
            <w:pPr>
              <w:pStyle w:val="CommentText"/>
              <w:widowControl w:val="0"/>
              <w:jc w:val="left"/>
              <w:outlineLvl w:val="3"/>
            </w:pPr>
          </w:p>
          <w:p w14:paraId="004CE36C" w14:textId="77777777" w:rsidR="00E9781C" w:rsidRPr="009F1B51" w:rsidRDefault="00E9781C" w:rsidP="00A45A60">
            <w:pPr>
              <w:pStyle w:val="CommentText"/>
              <w:widowControl w:val="0"/>
              <w:jc w:val="left"/>
              <w:outlineLvl w:val="3"/>
            </w:pPr>
          </w:p>
        </w:tc>
        <w:tc>
          <w:tcPr>
            <w:tcW w:w="0" w:type="auto"/>
            <w:tcBorders>
              <w:top w:val="single" w:sz="6" w:space="0" w:color="auto"/>
              <w:bottom w:val="single" w:sz="6" w:space="0" w:color="auto"/>
              <w:right w:val="single" w:sz="6" w:space="0" w:color="auto"/>
            </w:tcBorders>
          </w:tcPr>
          <w:p w14:paraId="004CE36D" w14:textId="77777777" w:rsidR="00E9781C" w:rsidRPr="0007784C" w:rsidRDefault="00E9781C" w:rsidP="00A45A60">
            <w:pPr>
              <w:pStyle w:val="CommentText"/>
              <w:widowControl w:val="0"/>
              <w:jc w:val="left"/>
            </w:pPr>
          </w:p>
        </w:tc>
      </w:tr>
    </w:tbl>
    <w:p w14:paraId="004CE36F" w14:textId="77777777" w:rsidR="008D6EE1" w:rsidRDefault="008D6EE1" w:rsidP="00A45A60">
      <w:pPr>
        <w:widowControl w:val="0"/>
        <w:rPr>
          <w:lang w:val="en-GB"/>
        </w:rPr>
      </w:pPr>
    </w:p>
    <w:p w14:paraId="004CE370" w14:textId="77777777" w:rsidR="00BB126C" w:rsidRDefault="00BB126C" w:rsidP="00A45A60">
      <w:pPr>
        <w:pStyle w:val="Heading3"/>
        <w:keepNext w:val="0"/>
        <w:widowControl w:val="0"/>
        <w:rPr>
          <w:lang w:val="en-GB"/>
        </w:rPr>
        <w:sectPr w:rsidR="00BB126C" w:rsidSect="002863B4">
          <w:pgSz w:w="16838" w:h="11906" w:orient="landscape" w:code="9"/>
          <w:pgMar w:top="1418" w:right="2662" w:bottom="1418" w:left="1418" w:header="709" w:footer="357" w:gutter="0"/>
          <w:cols w:space="708"/>
          <w:docGrid w:linePitch="360"/>
        </w:sectPr>
      </w:pPr>
    </w:p>
    <w:p w14:paraId="004CE371" w14:textId="77777777" w:rsidR="008D6EE1" w:rsidRDefault="008D6EE1" w:rsidP="00A45A60">
      <w:pPr>
        <w:pStyle w:val="Heading3"/>
        <w:keepNext w:val="0"/>
        <w:widowControl w:val="0"/>
        <w:rPr>
          <w:lang w:val="en-GB"/>
        </w:rPr>
      </w:pPr>
      <w:bookmarkStart w:id="264" w:name="_Toc421089926"/>
      <w:r>
        <w:rPr>
          <w:lang w:val="en-GB"/>
        </w:rPr>
        <w:lastRenderedPageBreak/>
        <w:t>Overhead Reallocations</w:t>
      </w:r>
      <w:bookmarkEnd w:id="264"/>
    </w:p>
    <w:p w14:paraId="004CE372" w14:textId="77777777" w:rsidR="008D6EE1" w:rsidRDefault="008D6EE1" w:rsidP="00A45A60">
      <w:pPr>
        <w:widowControl w:val="0"/>
        <w:rPr>
          <w:lang w:val="en-GB"/>
        </w:rPr>
      </w:pPr>
    </w:p>
    <w:p w14:paraId="004CE373" w14:textId="77777777" w:rsidR="00F95E94" w:rsidRDefault="007A551B" w:rsidP="00A45A60">
      <w:pPr>
        <w:widowControl w:val="0"/>
        <w:rPr>
          <w:lang w:val="en-GB"/>
        </w:rPr>
      </w:pPr>
      <w:r>
        <w:rPr>
          <w:lang w:val="en-GB"/>
        </w:rPr>
        <w:t>Allocation c</w:t>
      </w:r>
      <w:r w:rsidR="00F95E94">
        <w:rPr>
          <w:lang w:val="en-GB"/>
        </w:rPr>
        <w:t>ycles will be created which will hold the following information:</w:t>
      </w:r>
    </w:p>
    <w:p w14:paraId="004CE374" w14:textId="77777777" w:rsidR="00F95E94" w:rsidRDefault="00F95E94" w:rsidP="00A45A60">
      <w:pPr>
        <w:widowControl w:val="0"/>
        <w:rPr>
          <w:lang w:val="en-GB"/>
        </w:rPr>
      </w:pPr>
    </w:p>
    <w:p w14:paraId="004CE375" w14:textId="77777777" w:rsidR="00F95E94" w:rsidRPr="008A5A0A" w:rsidRDefault="00F95E94" w:rsidP="005C4CAF">
      <w:pPr>
        <w:pStyle w:val="ListParagraph"/>
        <w:widowControl w:val="0"/>
        <w:numPr>
          <w:ilvl w:val="0"/>
          <w:numId w:val="11"/>
        </w:numPr>
        <w:suppressAutoHyphens w:val="0"/>
        <w:spacing w:before="144"/>
        <w:rPr>
          <w:sz w:val="20"/>
          <w:szCs w:val="20"/>
          <w:lang w:val="en-GB"/>
        </w:rPr>
      </w:pPr>
      <w:r w:rsidRPr="008A5A0A">
        <w:rPr>
          <w:sz w:val="20"/>
          <w:szCs w:val="20"/>
          <w:lang w:val="en-GB"/>
        </w:rPr>
        <w:t xml:space="preserve">Sender </w:t>
      </w:r>
      <w:r w:rsidR="00567817">
        <w:rPr>
          <w:sz w:val="20"/>
          <w:szCs w:val="20"/>
          <w:lang w:val="en-GB"/>
        </w:rPr>
        <w:t>Cost Centre</w:t>
      </w:r>
      <w:r w:rsidRPr="008A5A0A">
        <w:rPr>
          <w:sz w:val="20"/>
          <w:szCs w:val="20"/>
          <w:lang w:val="en-GB"/>
        </w:rPr>
        <w:t>s</w:t>
      </w:r>
    </w:p>
    <w:p w14:paraId="004CE376" w14:textId="77777777" w:rsidR="00F95E94" w:rsidRPr="008A5A0A" w:rsidRDefault="00F95E94" w:rsidP="005C4CAF">
      <w:pPr>
        <w:pStyle w:val="ListParagraph"/>
        <w:widowControl w:val="0"/>
        <w:numPr>
          <w:ilvl w:val="0"/>
          <w:numId w:val="11"/>
        </w:numPr>
        <w:suppressAutoHyphens w:val="0"/>
        <w:spacing w:before="144"/>
        <w:rPr>
          <w:sz w:val="20"/>
          <w:szCs w:val="20"/>
          <w:lang w:val="en-GB"/>
        </w:rPr>
      </w:pPr>
      <w:r w:rsidRPr="008A5A0A">
        <w:rPr>
          <w:sz w:val="20"/>
          <w:szCs w:val="20"/>
          <w:lang w:val="en-GB"/>
        </w:rPr>
        <w:t xml:space="preserve">Receiving </w:t>
      </w:r>
      <w:r w:rsidR="00567817">
        <w:rPr>
          <w:sz w:val="20"/>
          <w:szCs w:val="20"/>
          <w:lang w:val="en-GB"/>
        </w:rPr>
        <w:t>Cost Centre</w:t>
      </w:r>
      <w:r w:rsidRPr="008A5A0A">
        <w:rPr>
          <w:sz w:val="20"/>
          <w:szCs w:val="20"/>
          <w:lang w:val="en-GB"/>
        </w:rPr>
        <w:t>s</w:t>
      </w:r>
    </w:p>
    <w:p w14:paraId="004CE377" w14:textId="77777777" w:rsidR="00F95E94" w:rsidRPr="008A5A0A" w:rsidRDefault="00F95E94" w:rsidP="005C4CAF">
      <w:pPr>
        <w:pStyle w:val="ListParagraph"/>
        <w:widowControl w:val="0"/>
        <w:numPr>
          <w:ilvl w:val="0"/>
          <w:numId w:val="11"/>
        </w:numPr>
        <w:suppressAutoHyphens w:val="0"/>
        <w:spacing w:before="144"/>
        <w:rPr>
          <w:sz w:val="20"/>
          <w:szCs w:val="20"/>
          <w:lang w:val="en-GB"/>
        </w:rPr>
      </w:pPr>
      <w:r w:rsidRPr="008A5A0A">
        <w:rPr>
          <w:sz w:val="20"/>
          <w:szCs w:val="20"/>
          <w:lang w:val="en-GB"/>
        </w:rPr>
        <w:t>Cost elements which will identify the costs to be reallocated</w:t>
      </w:r>
    </w:p>
    <w:p w14:paraId="004CE378" w14:textId="77777777" w:rsidR="00F95E94" w:rsidRPr="008A5A0A" w:rsidRDefault="007A551B" w:rsidP="005C4CAF">
      <w:pPr>
        <w:pStyle w:val="ListParagraph"/>
        <w:widowControl w:val="0"/>
        <w:numPr>
          <w:ilvl w:val="0"/>
          <w:numId w:val="11"/>
        </w:numPr>
        <w:suppressAutoHyphens w:val="0"/>
        <w:spacing w:before="144"/>
        <w:rPr>
          <w:sz w:val="20"/>
          <w:szCs w:val="20"/>
          <w:lang w:val="en-GB"/>
        </w:rPr>
      </w:pPr>
      <w:r>
        <w:rPr>
          <w:sz w:val="20"/>
          <w:szCs w:val="20"/>
          <w:lang w:val="en-GB"/>
        </w:rPr>
        <w:t xml:space="preserve">Basis for reallocation </w:t>
      </w:r>
      <w:r w:rsidR="00F95E94" w:rsidRPr="008A5A0A">
        <w:rPr>
          <w:sz w:val="20"/>
          <w:szCs w:val="20"/>
          <w:lang w:val="en-GB"/>
        </w:rPr>
        <w:t xml:space="preserve">will be Statistical Key Figures which will be populated </w:t>
      </w:r>
      <w:r w:rsidR="008A5A0A" w:rsidRPr="008A5A0A">
        <w:rPr>
          <w:sz w:val="20"/>
          <w:szCs w:val="20"/>
          <w:lang w:val="en-GB"/>
        </w:rPr>
        <w:t>manually for Headcount and by linking to LIS structures to determine sales revenue.</w:t>
      </w:r>
    </w:p>
    <w:p w14:paraId="004CE379" w14:textId="77777777" w:rsidR="0073139A" w:rsidRDefault="0073139A" w:rsidP="00A45A60">
      <w:pPr>
        <w:widowControl w:val="0"/>
        <w:rPr>
          <w:lang w:val="en-GB"/>
        </w:rPr>
      </w:pPr>
    </w:p>
    <w:p w14:paraId="004CE37A" w14:textId="77777777" w:rsidR="008A5A0A" w:rsidRDefault="0073139A" w:rsidP="00A45A60">
      <w:pPr>
        <w:widowControl w:val="0"/>
        <w:rPr>
          <w:lang w:val="en-GB"/>
        </w:rPr>
      </w:pPr>
      <w:r>
        <w:rPr>
          <w:lang w:val="en-GB"/>
        </w:rPr>
        <w:t>The maintenance of these cycles will be carried</w:t>
      </w:r>
      <w:r w:rsidR="00F3105E">
        <w:rPr>
          <w:lang w:val="en-GB"/>
        </w:rPr>
        <w:t xml:space="preserve"> out in </w:t>
      </w:r>
      <w:r>
        <w:rPr>
          <w:lang w:val="en-GB"/>
        </w:rPr>
        <w:t xml:space="preserve">application, therefore no specific configuration tasks are required. </w:t>
      </w:r>
    </w:p>
    <w:p w14:paraId="004CE37B" w14:textId="77777777" w:rsidR="00456190" w:rsidRDefault="00456190" w:rsidP="00A45A60">
      <w:pPr>
        <w:widowControl w:val="0"/>
        <w:rPr>
          <w:lang w:val="en-GB"/>
        </w:rPr>
      </w:pPr>
    </w:p>
    <w:p w14:paraId="004CE37C" w14:textId="77777777" w:rsidR="00456190" w:rsidRDefault="00E7786B" w:rsidP="00A45A60">
      <w:pPr>
        <w:widowControl w:val="0"/>
        <w:rPr>
          <w:lang w:val="en-GB"/>
        </w:rPr>
      </w:pPr>
      <w:r>
        <w:rPr>
          <w:lang w:val="en-GB"/>
        </w:rPr>
        <w:t xml:space="preserve">Note that Profit Centre Distribution is also available in FI where costs can be reallocated as above in Controlling. During Realisation, cost reallocations in FI will also be considered in conjunction with </w:t>
      </w:r>
      <w:r w:rsidR="00EA1ABC">
        <w:rPr>
          <w:lang w:val="en-GB"/>
        </w:rPr>
        <w:t>reallocation in Controlling.</w:t>
      </w:r>
    </w:p>
    <w:p w14:paraId="004CE37D" w14:textId="77777777" w:rsidR="008D6EE1" w:rsidRPr="00336DCF" w:rsidRDefault="008D6EE1" w:rsidP="00A45A60">
      <w:pPr>
        <w:widowControl w:val="0"/>
        <w:rPr>
          <w:lang w:val="en-GB"/>
        </w:rPr>
      </w:pPr>
    </w:p>
    <w:p w14:paraId="004CE37E" w14:textId="77777777" w:rsidR="00BB126C" w:rsidRDefault="00BB126C" w:rsidP="00A45A60">
      <w:pPr>
        <w:pStyle w:val="Heading2"/>
        <w:widowControl w:val="0"/>
        <w:rPr>
          <w:lang w:val="en-GB"/>
        </w:rPr>
        <w:sectPr w:rsidR="00BB126C" w:rsidSect="00BB126C">
          <w:pgSz w:w="11906" w:h="16838" w:code="9"/>
          <w:pgMar w:top="1418" w:right="1418" w:bottom="2659" w:left="1418" w:header="709" w:footer="357" w:gutter="0"/>
          <w:cols w:space="708"/>
          <w:docGrid w:linePitch="360"/>
        </w:sectPr>
      </w:pPr>
    </w:p>
    <w:p w14:paraId="004CE37F" w14:textId="77777777" w:rsidR="00D1566E" w:rsidRDefault="00D1566E" w:rsidP="00A45A60">
      <w:pPr>
        <w:pStyle w:val="Heading2"/>
        <w:widowControl w:val="0"/>
        <w:rPr>
          <w:lang w:val="en-GB"/>
        </w:rPr>
      </w:pPr>
      <w:bookmarkStart w:id="265" w:name="_Toc421089927"/>
      <w:r>
        <w:rPr>
          <w:lang w:val="en-GB"/>
        </w:rPr>
        <w:lastRenderedPageBreak/>
        <w:t>Internal Order Management</w:t>
      </w:r>
      <w:bookmarkEnd w:id="265"/>
    </w:p>
    <w:p w14:paraId="004CE380" w14:textId="77777777" w:rsidR="00AF4162" w:rsidRDefault="00AF4162" w:rsidP="00A45A60">
      <w:pPr>
        <w:widowControl w:val="0"/>
        <w:rPr>
          <w:lang w:val="en-GB"/>
        </w:rPr>
      </w:pPr>
    </w:p>
    <w:p w14:paraId="004CE381" w14:textId="77777777" w:rsidR="00AF4162" w:rsidRDefault="00AF4162" w:rsidP="00A45A60">
      <w:pPr>
        <w:widowControl w:val="0"/>
        <w:rPr>
          <w:lang w:val="en-GB"/>
        </w:rPr>
      </w:pPr>
      <w:r>
        <w:rPr>
          <w:lang w:val="en-GB"/>
        </w:rPr>
        <w:t>Main configuration in this area will be the creation of order types as described in section 5.9</w:t>
      </w:r>
    </w:p>
    <w:p w14:paraId="004CE382" w14:textId="77777777" w:rsidR="00AF4162" w:rsidRPr="00AF4162" w:rsidRDefault="00AF4162" w:rsidP="00A45A60">
      <w:pPr>
        <w:widowControl w:val="0"/>
        <w:rPr>
          <w:lang w:val="en-GB"/>
        </w:rPr>
      </w:pPr>
    </w:p>
    <w:tbl>
      <w:tblPr>
        <w:tblW w:w="0" w:type="auto"/>
        <w:tblInd w:w="-65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107" w:type="dxa"/>
          <w:right w:w="107" w:type="dxa"/>
        </w:tblCellMar>
        <w:tblLook w:val="0000" w:firstRow="0" w:lastRow="0" w:firstColumn="0" w:lastColumn="0" w:noHBand="0" w:noVBand="0"/>
      </w:tblPr>
      <w:tblGrid>
        <w:gridCol w:w="593"/>
        <w:gridCol w:w="819"/>
        <w:gridCol w:w="2080"/>
        <w:gridCol w:w="3810"/>
        <w:gridCol w:w="5038"/>
        <w:gridCol w:w="1062"/>
      </w:tblGrid>
      <w:tr w:rsidR="00B50F26" w:rsidRPr="009F1B51" w14:paraId="004CE389" w14:textId="77777777" w:rsidTr="00E65A52">
        <w:trPr>
          <w:tblHeader/>
        </w:trPr>
        <w:tc>
          <w:tcPr>
            <w:tcW w:w="0" w:type="auto"/>
            <w:tcBorders>
              <w:top w:val="single" w:sz="4" w:space="0" w:color="auto"/>
              <w:left w:val="single" w:sz="4" w:space="0" w:color="auto"/>
              <w:bottom w:val="single" w:sz="4" w:space="0" w:color="auto"/>
              <w:right w:val="single" w:sz="4" w:space="0" w:color="auto"/>
            </w:tcBorders>
            <w:shd w:val="clear" w:color="auto" w:fill="FF0000"/>
          </w:tcPr>
          <w:p w14:paraId="004CE383" w14:textId="77777777" w:rsidR="006B29BB" w:rsidRPr="009F1B51" w:rsidRDefault="006B29BB"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No.</w:t>
            </w:r>
          </w:p>
        </w:tc>
        <w:tc>
          <w:tcPr>
            <w:tcW w:w="0" w:type="auto"/>
            <w:tcBorders>
              <w:top w:val="single" w:sz="4" w:space="0" w:color="auto"/>
              <w:left w:val="single" w:sz="4" w:space="0" w:color="auto"/>
              <w:bottom w:val="single" w:sz="4" w:space="0" w:color="auto"/>
              <w:right w:val="single" w:sz="4" w:space="0" w:color="auto"/>
            </w:tcBorders>
            <w:shd w:val="clear" w:color="auto" w:fill="FF0000"/>
          </w:tcPr>
          <w:p w14:paraId="004CE384" w14:textId="77777777" w:rsidR="006B29BB" w:rsidRPr="009F1B51" w:rsidRDefault="006B29BB"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Process</w:t>
            </w:r>
          </w:p>
        </w:tc>
        <w:tc>
          <w:tcPr>
            <w:tcW w:w="2080" w:type="dxa"/>
            <w:tcBorders>
              <w:top w:val="single" w:sz="4" w:space="0" w:color="auto"/>
              <w:left w:val="single" w:sz="4" w:space="0" w:color="auto"/>
              <w:bottom w:val="single" w:sz="4" w:space="0" w:color="auto"/>
              <w:right w:val="single" w:sz="4" w:space="0" w:color="auto"/>
            </w:tcBorders>
            <w:shd w:val="clear" w:color="auto" w:fill="FF0000"/>
          </w:tcPr>
          <w:p w14:paraId="004CE385" w14:textId="77777777" w:rsidR="006B29BB" w:rsidRPr="009F1B51" w:rsidRDefault="006B29BB"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Description of Organisational Object</w:t>
            </w:r>
          </w:p>
        </w:tc>
        <w:tc>
          <w:tcPr>
            <w:tcW w:w="3810" w:type="dxa"/>
            <w:tcBorders>
              <w:top w:val="single" w:sz="4" w:space="0" w:color="auto"/>
              <w:left w:val="single" w:sz="4" w:space="0" w:color="auto"/>
              <w:bottom w:val="single" w:sz="4" w:space="0" w:color="auto"/>
              <w:right w:val="single" w:sz="4" w:space="0" w:color="auto"/>
            </w:tcBorders>
            <w:shd w:val="clear" w:color="auto" w:fill="FF0000"/>
          </w:tcPr>
          <w:p w14:paraId="004CE386" w14:textId="77777777" w:rsidR="006B29BB" w:rsidRPr="009F1B51" w:rsidRDefault="006B29BB"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Summary of SAP d</w:t>
            </w:r>
            <w:r w:rsidRPr="009F1B51">
              <w:rPr>
                <w:rFonts w:ascii="Verdana" w:hAnsi="Verdana"/>
                <w:color w:val="FFFFFF" w:themeColor="background1"/>
                <w:sz w:val="20"/>
              </w:rPr>
              <w:t>esign</w:t>
            </w:r>
          </w:p>
        </w:tc>
        <w:tc>
          <w:tcPr>
            <w:tcW w:w="0" w:type="auto"/>
            <w:tcBorders>
              <w:top w:val="single" w:sz="4" w:space="0" w:color="auto"/>
              <w:left w:val="single" w:sz="4" w:space="0" w:color="auto"/>
              <w:bottom w:val="single" w:sz="4" w:space="0" w:color="auto"/>
              <w:right w:val="single" w:sz="4" w:space="0" w:color="auto"/>
            </w:tcBorders>
            <w:shd w:val="clear" w:color="auto" w:fill="FF0000"/>
          </w:tcPr>
          <w:p w14:paraId="004CE387" w14:textId="77777777" w:rsidR="006B29BB" w:rsidRPr="009F1B51" w:rsidRDefault="006B29BB"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Solution</w:t>
            </w:r>
          </w:p>
        </w:tc>
        <w:tc>
          <w:tcPr>
            <w:tcW w:w="0" w:type="auto"/>
            <w:tcBorders>
              <w:top w:val="single" w:sz="4" w:space="0" w:color="auto"/>
              <w:left w:val="single" w:sz="4" w:space="0" w:color="auto"/>
              <w:bottom w:val="single" w:sz="4" w:space="0" w:color="auto"/>
              <w:right w:val="single" w:sz="4" w:space="0" w:color="auto"/>
            </w:tcBorders>
            <w:shd w:val="clear" w:color="auto" w:fill="FF0000"/>
          </w:tcPr>
          <w:p w14:paraId="004CE388" w14:textId="77777777" w:rsidR="006B29BB" w:rsidRPr="009F1B51" w:rsidRDefault="006B29BB"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Comments</w:t>
            </w:r>
          </w:p>
        </w:tc>
      </w:tr>
      <w:tr w:rsidR="00B50F26" w:rsidRPr="009F1B51" w14:paraId="004CE390" w14:textId="77777777" w:rsidTr="00E65A52">
        <w:trPr>
          <w:trHeight w:hRule="exact" w:val="60"/>
          <w:tblHeader/>
        </w:trPr>
        <w:tc>
          <w:tcPr>
            <w:tcW w:w="0" w:type="auto"/>
            <w:tcBorders>
              <w:top w:val="single" w:sz="4" w:space="0" w:color="auto"/>
              <w:left w:val="nil"/>
              <w:bottom w:val="single" w:sz="6" w:space="0" w:color="auto"/>
              <w:right w:val="nil"/>
            </w:tcBorders>
            <w:shd w:val="pct50" w:color="auto" w:fill="auto"/>
          </w:tcPr>
          <w:p w14:paraId="004CE38A" w14:textId="77777777" w:rsidR="006B29BB" w:rsidRPr="009F1B51" w:rsidRDefault="006B29BB" w:rsidP="00A45A60">
            <w:pPr>
              <w:pStyle w:val="TableText"/>
              <w:keepLines w:val="0"/>
              <w:widowControl w:val="0"/>
              <w:rPr>
                <w:rFonts w:ascii="Verdana" w:hAnsi="Verdana"/>
                <w:sz w:val="20"/>
              </w:rPr>
            </w:pPr>
          </w:p>
        </w:tc>
        <w:tc>
          <w:tcPr>
            <w:tcW w:w="0" w:type="auto"/>
            <w:tcBorders>
              <w:top w:val="single" w:sz="4" w:space="0" w:color="auto"/>
              <w:left w:val="nil"/>
              <w:bottom w:val="single" w:sz="6" w:space="0" w:color="auto"/>
              <w:right w:val="nil"/>
            </w:tcBorders>
            <w:shd w:val="pct50" w:color="auto" w:fill="auto"/>
          </w:tcPr>
          <w:p w14:paraId="004CE38B" w14:textId="77777777" w:rsidR="006B29BB" w:rsidRPr="009F1B51" w:rsidRDefault="006B29BB" w:rsidP="00A45A60">
            <w:pPr>
              <w:pStyle w:val="TableText"/>
              <w:keepLines w:val="0"/>
              <w:widowControl w:val="0"/>
              <w:rPr>
                <w:rFonts w:ascii="Verdana" w:hAnsi="Verdana"/>
                <w:sz w:val="20"/>
              </w:rPr>
            </w:pPr>
          </w:p>
        </w:tc>
        <w:tc>
          <w:tcPr>
            <w:tcW w:w="2080" w:type="dxa"/>
            <w:tcBorders>
              <w:top w:val="single" w:sz="4" w:space="0" w:color="auto"/>
              <w:left w:val="nil"/>
              <w:bottom w:val="single" w:sz="6" w:space="0" w:color="auto"/>
              <w:right w:val="nil"/>
            </w:tcBorders>
            <w:shd w:val="pct50" w:color="auto" w:fill="auto"/>
          </w:tcPr>
          <w:p w14:paraId="004CE38C" w14:textId="77777777" w:rsidR="006B29BB" w:rsidRPr="009F1B51" w:rsidRDefault="006B29BB" w:rsidP="00A45A60">
            <w:pPr>
              <w:pStyle w:val="TableText"/>
              <w:keepLines w:val="0"/>
              <w:widowControl w:val="0"/>
              <w:rPr>
                <w:rFonts w:ascii="Verdana" w:hAnsi="Verdana"/>
                <w:sz w:val="20"/>
              </w:rPr>
            </w:pPr>
          </w:p>
        </w:tc>
        <w:tc>
          <w:tcPr>
            <w:tcW w:w="3810" w:type="dxa"/>
            <w:tcBorders>
              <w:top w:val="single" w:sz="4" w:space="0" w:color="auto"/>
              <w:left w:val="nil"/>
              <w:bottom w:val="single" w:sz="6" w:space="0" w:color="auto"/>
              <w:right w:val="nil"/>
            </w:tcBorders>
            <w:shd w:val="pct50" w:color="auto" w:fill="auto"/>
          </w:tcPr>
          <w:p w14:paraId="004CE38D" w14:textId="77777777" w:rsidR="006B29BB" w:rsidRPr="009F1B51" w:rsidRDefault="006B29BB" w:rsidP="00A45A60">
            <w:pPr>
              <w:pStyle w:val="TableText"/>
              <w:keepLines w:val="0"/>
              <w:widowControl w:val="0"/>
              <w:rPr>
                <w:rFonts w:ascii="Verdana" w:hAnsi="Verdana"/>
                <w:sz w:val="20"/>
              </w:rPr>
            </w:pPr>
          </w:p>
        </w:tc>
        <w:tc>
          <w:tcPr>
            <w:tcW w:w="0" w:type="auto"/>
            <w:tcBorders>
              <w:top w:val="single" w:sz="4" w:space="0" w:color="auto"/>
              <w:left w:val="nil"/>
              <w:bottom w:val="single" w:sz="6" w:space="0" w:color="auto"/>
              <w:right w:val="nil"/>
            </w:tcBorders>
            <w:shd w:val="pct50" w:color="auto" w:fill="auto"/>
          </w:tcPr>
          <w:p w14:paraId="004CE38E" w14:textId="77777777" w:rsidR="006B29BB" w:rsidRPr="009F1B51" w:rsidRDefault="006B29BB" w:rsidP="00A45A60">
            <w:pPr>
              <w:pStyle w:val="TableText"/>
              <w:keepLines w:val="0"/>
              <w:widowControl w:val="0"/>
              <w:rPr>
                <w:rFonts w:ascii="Verdana" w:hAnsi="Verdana"/>
                <w:sz w:val="20"/>
              </w:rPr>
            </w:pPr>
          </w:p>
        </w:tc>
        <w:tc>
          <w:tcPr>
            <w:tcW w:w="0" w:type="auto"/>
            <w:tcBorders>
              <w:top w:val="single" w:sz="4" w:space="0" w:color="auto"/>
              <w:left w:val="nil"/>
              <w:bottom w:val="single" w:sz="6" w:space="0" w:color="auto"/>
              <w:right w:val="nil"/>
            </w:tcBorders>
            <w:shd w:val="pct50" w:color="auto" w:fill="auto"/>
          </w:tcPr>
          <w:p w14:paraId="004CE38F" w14:textId="77777777" w:rsidR="006B29BB" w:rsidRPr="009F1B51" w:rsidRDefault="006B29BB" w:rsidP="00A45A60">
            <w:pPr>
              <w:pStyle w:val="TableText"/>
              <w:keepLines w:val="0"/>
              <w:widowControl w:val="0"/>
              <w:rPr>
                <w:rFonts w:ascii="Verdana" w:hAnsi="Verdana"/>
                <w:sz w:val="20"/>
              </w:rPr>
            </w:pPr>
          </w:p>
        </w:tc>
      </w:tr>
      <w:tr w:rsidR="00B50F26" w:rsidRPr="009F1B51" w14:paraId="004CE39C" w14:textId="77777777" w:rsidTr="00E65A52">
        <w:tc>
          <w:tcPr>
            <w:tcW w:w="0" w:type="auto"/>
            <w:tcBorders>
              <w:top w:val="single" w:sz="6" w:space="0" w:color="auto"/>
              <w:left w:val="single" w:sz="6" w:space="0" w:color="auto"/>
              <w:bottom w:val="single" w:sz="6" w:space="0" w:color="auto"/>
            </w:tcBorders>
          </w:tcPr>
          <w:p w14:paraId="004CE391" w14:textId="77777777" w:rsidR="006B29BB" w:rsidRPr="009F1B51" w:rsidRDefault="00AF4162" w:rsidP="00A45A60">
            <w:pPr>
              <w:widowControl w:val="0"/>
              <w:jc w:val="left"/>
            </w:pPr>
            <w:r w:rsidRPr="000E796B">
              <w:rPr>
                <w:b/>
              </w:rPr>
              <w:t>1</w:t>
            </w:r>
          </w:p>
        </w:tc>
        <w:tc>
          <w:tcPr>
            <w:tcW w:w="0" w:type="auto"/>
            <w:tcBorders>
              <w:top w:val="single" w:sz="6" w:space="0" w:color="auto"/>
              <w:bottom w:val="single" w:sz="6" w:space="0" w:color="auto"/>
            </w:tcBorders>
          </w:tcPr>
          <w:p w14:paraId="004CE392" w14:textId="77777777" w:rsidR="006B29BB" w:rsidRPr="000E796B" w:rsidRDefault="000E796B" w:rsidP="00A45A60">
            <w:pPr>
              <w:widowControl w:val="0"/>
              <w:jc w:val="left"/>
              <w:rPr>
                <w:b/>
              </w:rPr>
            </w:pPr>
            <w:r w:rsidRPr="000E796B">
              <w:rPr>
                <w:b/>
              </w:rPr>
              <w:t>6.3</w:t>
            </w:r>
          </w:p>
        </w:tc>
        <w:tc>
          <w:tcPr>
            <w:tcW w:w="2080" w:type="dxa"/>
            <w:tcBorders>
              <w:top w:val="single" w:sz="6" w:space="0" w:color="auto"/>
              <w:bottom w:val="single" w:sz="6" w:space="0" w:color="auto"/>
            </w:tcBorders>
          </w:tcPr>
          <w:p w14:paraId="004CE393" w14:textId="77777777" w:rsidR="006B29BB" w:rsidRPr="00D37B82" w:rsidRDefault="006B29BB" w:rsidP="00A45A60">
            <w:pPr>
              <w:widowControl w:val="0"/>
              <w:rPr>
                <w:lang w:val="en-GB"/>
              </w:rPr>
            </w:pPr>
            <w:r>
              <w:rPr>
                <w:lang w:val="en-GB"/>
              </w:rPr>
              <w:t xml:space="preserve">Internal Orders </w:t>
            </w:r>
          </w:p>
        </w:tc>
        <w:tc>
          <w:tcPr>
            <w:tcW w:w="3810" w:type="dxa"/>
            <w:tcBorders>
              <w:top w:val="single" w:sz="6" w:space="0" w:color="auto"/>
              <w:bottom w:val="single" w:sz="6" w:space="0" w:color="auto"/>
            </w:tcBorders>
          </w:tcPr>
          <w:p w14:paraId="004CE394" w14:textId="77777777" w:rsidR="006B29BB" w:rsidRPr="009F1B51" w:rsidRDefault="007A551B" w:rsidP="00A45A60">
            <w:pPr>
              <w:widowControl w:val="0"/>
            </w:pPr>
            <w:r>
              <w:t>Order types will be created to reflect the use</w:t>
            </w:r>
            <w:r w:rsidR="0073139A">
              <w:t xml:space="preserve"> within the exertis business.</w:t>
            </w:r>
          </w:p>
        </w:tc>
        <w:tc>
          <w:tcPr>
            <w:tcW w:w="0" w:type="auto"/>
            <w:tcBorders>
              <w:top w:val="single" w:sz="6" w:space="0" w:color="auto"/>
              <w:bottom w:val="single" w:sz="6" w:space="0" w:color="auto"/>
            </w:tcBorders>
          </w:tcPr>
          <w:p w14:paraId="004CE395" w14:textId="77777777" w:rsidR="00E432C5" w:rsidRPr="00CA4B76" w:rsidRDefault="00E432C5" w:rsidP="00A45A60">
            <w:pPr>
              <w:pStyle w:val="CommentText"/>
              <w:widowControl w:val="0"/>
              <w:jc w:val="left"/>
              <w:outlineLvl w:val="3"/>
              <w:rPr>
                <w:u w:val="single"/>
              </w:rPr>
            </w:pPr>
            <w:r w:rsidRPr="00CA4B76">
              <w:rPr>
                <w:u w:val="single"/>
              </w:rPr>
              <w:t>Configuration</w:t>
            </w:r>
            <w:r w:rsidR="00CA4B76" w:rsidRPr="00CA4B76">
              <w:rPr>
                <w:u w:val="single"/>
              </w:rPr>
              <w:t>:</w:t>
            </w:r>
          </w:p>
          <w:p w14:paraId="004CE396" w14:textId="77777777" w:rsidR="00E432C5" w:rsidRDefault="00E432C5" w:rsidP="005C4CAF">
            <w:pPr>
              <w:pStyle w:val="CommentText"/>
              <w:widowControl w:val="0"/>
              <w:numPr>
                <w:ilvl w:val="0"/>
                <w:numId w:val="8"/>
              </w:numPr>
              <w:jc w:val="left"/>
              <w:outlineLvl w:val="3"/>
            </w:pPr>
            <w:r>
              <w:t xml:space="preserve">Standard number ranges </w:t>
            </w:r>
            <w:r w:rsidR="00B50F26">
              <w:t>for internal order master data to be adopted and assigned to the order types accordingly.</w:t>
            </w:r>
          </w:p>
          <w:p w14:paraId="004CE397" w14:textId="77777777" w:rsidR="00E432C5" w:rsidRDefault="00E432C5" w:rsidP="00A45A60">
            <w:pPr>
              <w:pStyle w:val="TableText"/>
              <w:keepLines w:val="0"/>
              <w:widowControl w:val="0"/>
              <w:outlineLvl w:val="3"/>
              <w:rPr>
                <w:rFonts w:ascii="Verdana" w:hAnsi="Verdana"/>
                <w:sz w:val="20"/>
              </w:rPr>
            </w:pPr>
          </w:p>
          <w:p w14:paraId="004CE398" w14:textId="77777777" w:rsidR="000E749F" w:rsidRPr="00A45A60" w:rsidRDefault="000E749F" w:rsidP="000E749F">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399" w14:textId="77777777" w:rsidR="000E749F" w:rsidRPr="003313FD" w:rsidRDefault="000E749F" w:rsidP="000E749F">
            <w:pPr>
              <w:pStyle w:val="TableText"/>
              <w:keepLines w:val="0"/>
              <w:widowControl w:val="0"/>
              <w:outlineLvl w:val="3"/>
              <w:rPr>
                <w:rFonts w:ascii="Verdana" w:hAnsi="Verdana"/>
                <w:sz w:val="20"/>
              </w:rPr>
            </w:pPr>
            <w:r>
              <w:rPr>
                <w:rFonts w:ascii="Verdana" w:hAnsi="Verdana"/>
                <w:sz w:val="20"/>
              </w:rPr>
              <w:t>N/A</w:t>
            </w:r>
          </w:p>
          <w:p w14:paraId="004CE39A" w14:textId="77777777" w:rsidR="00E432C5" w:rsidRPr="009F1B51" w:rsidRDefault="00E432C5" w:rsidP="00A45A60">
            <w:pPr>
              <w:pStyle w:val="CommentText"/>
              <w:widowControl w:val="0"/>
              <w:jc w:val="left"/>
              <w:outlineLvl w:val="3"/>
            </w:pPr>
          </w:p>
        </w:tc>
        <w:tc>
          <w:tcPr>
            <w:tcW w:w="0" w:type="auto"/>
            <w:tcBorders>
              <w:top w:val="single" w:sz="6" w:space="0" w:color="auto"/>
              <w:bottom w:val="single" w:sz="6" w:space="0" w:color="auto"/>
              <w:right w:val="single" w:sz="6" w:space="0" w:color="auto"/>
            </w:tcBorders>
          </w:tcPr>
          <w:p w14:paraId="004CE39B" w14:textId="77777777" w:rsidR="006B29BB" w:rsidRPr="009F1B51" w:rsidRDefault="006B29BB" w:rsidP="00A45A60">
            <w:pPr>
              <w:pStyle w:val="CommentText"/>
              <w:widowControl w:val="0"/>
              <w:jc w:val="left"/>
            </w:pPr>
          </w:p>
        </w:tc>
      </w:tr>
    </w:tbl>
    <w:p w14:paraId="004CE39D" w14:textId="77777777" w:rsidR="00536294" w:rsidRDefault="00536294" w:rsidP="00A45A60">
      <w:pPr>
        <w:widowControl w:val="0"/>
        <w:rPr>
          <w:lang w:val="en-GB"/>
        </w:rPr>
      </w:pPr>
    </w:p>
    <w:p w14:paraId="004CE39E" w14:textId="77777777" w:rsidR="00BB126C" w:rsidRDefault="00BB126C" w:rsidP="00A45A60">
      <w:pPr>
        <w:widowControl w:val="0"/>
        <w:jc w:val="left"/>
        <w:rPr>
          <w:rFonts w:cs="Arial"/>
          <w:b/>
          <w:sz w:val="28"/>
          <w:szCs w:val="12"/>
          <w:lang w:val="en-GB"/>
        </w:rPr>
      </w:pPr>
      <w:r>
        <w:rPr>
          <w:lang w:val="en-GB"/>
        </w:rPr>
        <w:br w:type="page"/>
      </w:r>
    </w:p>
    <w:p w14:paraId="004CE39F" w14:textId="77777777" w:rsidR="00D1566E" w:rsidDel="004869ED" w:rsidRDefault="00D1566E" w:rsidP="00A45A60">
      <w:pPr>
        <w:pStyle w:val="Heading2"/>
        <w:widowControl w:val="0"/>
        <w:rPr>
          <w:del w:id="266" w:author="Chris Varma" w:date="2015-09-08T10:30:00Z"/>
          <w:lang w:val="en-GB"/>
        </w:rPr>
      </w:pPr>
      <w:bookmarkStart w:id="267" w:name="_Toc421089928"/>
      <w:del w:id="268" w:author="Chris Varma" w:date="2015-09-08T10:30:00Z">
        <w:r w:rsidDel="004869ED">
          <w:rPr>
            <w:lang w:val="en-GB"/>
          </w:rPr>
          <w:lastRenderedPageBreak/>
          <w:delText>Project Systems</w:delText>
        </w:r>
        <w:bookmarkEnd w:id="267"/>
      </w:del>
    </w:p>
    <w:p w14:paraId="004CE3A0" w14:textId="77777777" w:rsidR="00FF28B5" w:rsidDel="004869ED" w:rsidRDefault="00C86B25" w:rsidP="00A45A60">
      <w:pPr>
        <w:widowControl w:val="0"/>
        <w:rPr>
          <w:del w:id="269" w:author="Chris Varma" w:date="2015-09-08T10:30:00Z"/>
          <w:lang w:val="en-GB"/>
        </w:rPr>
      </w:pPr>
      <w:del w:id="270" w:author="Chris Varma" w:date="2015-09-08T10:30:00Z">
        <w:r w:rsidRPr="00353367" w:rsidDel="004869ED">
          <w:rPr>
            <w:lang w:val="en-GB"/>
          </w:rPr>
          <w:delText>A Project will be defined for a group activities. A WBS will be assigned to the Project to form a hierarchical structure based on the reporting requirements</w:delText>
        </w:r>
        <w:r w:rsidRPr="0007784C" w:rsidDel="004869ED">
          <w:rPr>
            <w:lang w:val="en-GB"/>
          </w:rPr>
          <w:delText xml:space="preserve">.  </w:delText>
        </w:r>
        <w:r w:rsidR="00353367" w:rsidRPr="0007784C" w:rsidDel="004869ED">
          <w:rPr>
            <w:lang w:val="en-GB"/>
          </w:rPr>
          <w:delText>Note that a proposal has been discussed in section 5.6</w:delText>
        </w:r>
      </w:del>
    </w:p>
    <w:p w14:paraId="004CE3A1" w14:textId="77777777" w:rsidR="00BB126C" w:rsidRDefault="00BB126C" w:rsidP="00A45A60">
      <w:pPr>
        <w:widowControl w:val="0"/>
        <w:rPr>
          <w:lang w:val="en-GB"/>
        </w:rPr>
      </w:pPr>
    </w:p>
    <w:tbl>
      <w:tblPr>
        <w:tblW w:w="13467" w:type="dxa"/>
        <w:tblInd w:w="-14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107" w:type="dxa"/>
          <w:right w:w="107" w:type="dxa"/>
        </w:tblCellMar>
        <w:tblLook w:val="0000" w:firstRow="0" w:lastRow="0" w:firstColumn="0" w:lastColumn="0" w:noHBand="0" w:noVBand="0"/>
      </w:tblPr>
      <w:tblGrid>
        <w:gridCol w:w="782"/>
        <w:gridCol w:w="1086"/>
        <w:gridCol w:w="1960"/>
        <w:gridCol w:w="3260"/>
        <w:gridCol w:w="4394"/>
        <w:gridCol w:w="1985"/>
      </w:tblGrid>
      <w:tr w:rsidR="00B731A0" w:rsidRPr="009F1B51" w:rsidDel="004869ED" w14:paraId="004CE3A8" w14:textId="77777777" w:rsidTr="000E749F">
        <w:trPr>
          <w:trHeight w:val="957"/>
          <w:tblHeader/>
          <w:del w:id="271" w:author="Chris Varma" w:date="2015-09-08T10:30:00Z"/>
        </w:trPr>
        <w:tc>
          <w:tcPr>
            <w:tcW w:w="782" w:type="dxa"/>
            <w:tcBorders>
              <w:top w:val="single" w:sz="4" w:space="0" w:color="auto"/>
              <w:left w:val="single" w:sz="4" w:space="0" w:color="auto"/>
              <w:bottom w:val="single" w:sz="4" w:space="0" w:color="auto"/>
              <w:right w:val="single" w:sz="4" w:space="0" w:color="auto"/>
            </w:tcBorders>
            <w:shd w:val="clear" w:color="auto" w:fill="FF0000"/>
          </w:tcPr>
          <w:p w14:paraId="004CE3A2" w14:textId="77777777" w:rsidR="007412AE" w:rsidRPr="009F1B51" w:rsidDel="004869ED" w:rsidRDefault="007412AE" w:rsidP="00A45A60">
            <w:pPr>
              <w:pStyle w:val="TableHeading"/>
              <w:keepLines w:val="0"/>
              <w:widowControl w:val="0"/>
              <w:rPr>
                <w:del w:id="272" w:author="Chris Varma" w:date="2015-09-08T10:30:00Z"/>
                <w:rFonts w:ascii="Verdana" w:hAnsi="Verdana"/>
                <w:color w:val="FFFFFF" w:themeColor="background1"/>
                <w:sz w:val="20"/>
              </w:rPr>
            </w:pPr>
            <w:del w:id="273" w:author="Chris Varma" w:date="2015-09-08T10:30:00Z">
              <w:r w:rsidRPr="009F1B51" w:rsidDel="004869ED">
                <w:rPr>
                  <w:rFonts w:ascii="Verdana" w:hAnsi="Verdana"/>
                  <w:color w:val="FFFFFF" w:themeColor="background1"/>
                  <w:sz w:val="20"/>
                </w:rPr>
                <w:delText>No.</w:delText>
              </w:r>
            </w:del>
          </w:p>
        </w:tc>
        <w:tc>
          <w:tcPr>
            <w:tcW w:w="1086" w:type="dxa"/>
            <w:tcBorders>
              <w:top w:val="single" w:sz="4" w:space="0" w:color="auto"/>
              <w:left w:val="single" w:sz="4" w:space="0" w:color="auto"/>
              <w:bottom w:val="single" w:sz="4" w:space="0" w:color="auto"/>
              <w:right w:val="single" w:sz="4" w:space="0" w:color="auto"/>
            </w:tcBorders>
            <w:shd w:val="clear" w:color="auto" w:fill="FF0000"/>
          </w:tcPr>
          <w:p w14:paraId="004CE3A3" w14:textId="77777777" w:rsidR="007412AE" w:rsidRPr="009F1B51" w:rsidDel="004869ED" w:rsidRDefault="007412AE" w:rsidP="00A45A60">
            <w:pPr>
              <w:pStyle w:val="TableHeading"/>
              <w:keepLines w:val="0"/>
              <w:widowControl w:val="0"/>
              <w:rPr>
                <w:del w:id="274" w:author="Chris Varma" w:date="2015-09-08T10:30:00Z"/>
                <w:rFonts w:ascii="Verdana" w:hAnsi="Verdana"/>
                <w:color w:val="FFFFFF" w:themeColor="background1"/>
                <w:sz w:val="20"/>
              </w:rPr>
            </w:pPr>
            <w:del w:id="275" w:author="Chris Varma" w:date="2015-09-08T10:30:00Z">
              <w:r w:rsidRPr="009F1B51" w:rsidDel="004869ED">
                <w:rPr>
                  <w:rFonts w:ascii="Verdana" w:hAnsi="Verdana"/>
                  <w:color w:val="FFFFFF" w:themeColor="background1"/>
                  <w:sz w:val="20"/>
                </w:rPr>
                <w:delText>Process</w:delText>
              </w:r>
            </w:del>
          </w:p>
        </w:tc>
        <w:tc>
          <w:tcPr>
            <w:tcW w:w="1960" w:type="dxa"/>
            <w:tcBorders>
              <w:top w:val="single" w:sz="4" w:space="0" w:color="auto"/>
              <w:left w:val="single" w:sz="4" w:space="0" w:color="auto"/>
              <w:bottom w:val="single" w:sz="4" w:space="0" w:color="auto"/>
              <w:right w:val="single" w:sz="4" w:space="0" w:color="auto"/>
            </w:tcBorders>
            <w:shd w:val="clear" w:color="auto" w:fill="FF0000"/>
          </w:tcPr>
          <w:p w14:paraId="004CE3A4" w14:textId="77777777" w:rsidR="007412AE" w:rsidRPr="009F1B51" w:rsidDel="004869ED" w:rsidRDefault="007412AE" w:rsidP="00A45A60">
            <w:pPr>
              <w:pStyle w:val="TableHeading"/>
              <w:keepLines w:val="0"/>
              <w:widowControl w:val="0"/>
              <w:rPr>
                <w:del w:id="276" w:author="Chris Varma" w:date="2015-09-08T10:30:00Z"/>
                <w:rFonts w:ascii="Verdana" w:hAnsi="Verdana"/>
                <w:color w:val="FFFFFF" w:themeColor="background1"/>
                <w:sz w:val="20"/>
              </w:rPr>
            </w:pPr>
            <w:del w:id="277" w:author="Chris Varma" w:date="2015-09-08T10:30:00Z">
              <w:r w:rsidRPr="009F1B51" w:rsidDel="004869ED">
                <w:rPr>
                  <w:rFonts w:ascii="Verdana" w:hAnsi="Verdana"/>
                  <w:color w:val="FFFFFF" w:themeColor="background1"/>
                  <w:sz w:val="20"/>
                </w:rPr>
                <w:delText>Description of</w:delText>
              </w:r>
              <w:r w:rsidR="00FA3971" w:rsidDel="004869ED">
                <w:rPr>
                  <w:rFonts w:ascii="Verdana" w:hAnsi="Verdana"/>
                  <w:color w:val="FFFFFF" w:themeColor="background1"/>
                  <w:sz w:val="20"/>
                </w:rPr>
                <w:delText xml:space="preserve"> </w:delText>
              </w:r>
              <w:r w:rsidRPr="009F1B51" w:rsidDel="004869ED">
                <w:rPr>
                  <w:rFonts w:ascii="Verdana" w:hAnsi="Verdana"/>
                  <w:color w:val="FFFFFF" w:themeColor="background1"/>
                  <w:sz w:val="20"/>
                </w:rPr>
                <w:delText>Object</w:delText>
              </w:r>
            </w:del>
          </w:p>
        </w:tc>
        <w:tc>
          <w:tcPr>
            <w:tcW w:w="3260" w:type="dxa"/>
            <w:tcBorders>
              <w:top w:val="single" w:sz="4" w:space="0" w:color="auto"/>
              <w:left w:val="single" w:sz="4" w:space="0" w:color="auto"/>
              <w:bottom w:val="single" w:sz="4" w:space="0" w:color="auto"/>
              <w:right w:val="single" w:sz="4" w:space="0" w:color="auto"/>
            </w:tcBorders>
            <w:shd w:val="clear" w:color="auto" w:fill="FF0000"/>
          </w:tcPr>
          <w:p w14:paraId="004CE3A5" w14:textId="77777777" w:rsidR="007412AE" w:rsidRPr="009F1B51" w:rsidDel="004869ED" w:rsidRDefault="007412AE" w:rsidP="00A45A60">
            <w:pPr>
              <w:pStyle w:val="TableHeading"/>
              <w:keepLines w:val="0"/>
              <w:widowControl w:val="0"/>
              <w:rPr>
                <w:del w:id="278" w:author="Chris Varma" w:date="2015-09-08T10:30:00Z"/>
                <w:rFonts w:ascii="Verdana" w:hAnsi="Verdana"/>
                <w:color w:val="FFFFFF" w:themeColor="background1"/>
                <w:sz w:val="20"/>
              </w:rPr>
            </w:pPr>
            <w:del w:id="279" w:author="Chris Varma" w:date="2015-09-08T10:30:00Z">
              <w:r w:rsidDel="004869ED">
                <w:rPr>
                  <w:rFonts w:ascii="Verdana" w:hAnsi="Verdana"/>
                  <w:color w:val="FFFFFF" w:themeColor="background1"/>
                  <w:sz w:val="20"/>
                </w:rPr>
                <w:delText>Summary of SAP d</w:delText>
              </w:r>
              <w:r w:rsidRPr="009F1B51" w:rsidDel="004869ED">
                <w:rPr>
                  <w:rFonts w:ascii="Verdana" w:hAnsi="Verdana"/>
                  <w:color w:val="FFFFFF" w:themeColor="background1"/>
                  <w:sz w:val="20"/>
                </w:rPr>
                <w:delText>esign</w:delText>
              </w:r>
            </w:del>
          </w:p>
        </w:tc>
        <w:tc>
          <w:tcPr>
            <w:tcW w:w="4394" w:type="dxa"/>
            <w:tcBorders>
              <w:top w:val="single" w:sz="4" w:space="0" w:color="auto"/>
              <w:left w:val="single" w:sz="4" w:space="0" w:color="auto"/>
              <w:bottom w:val="single" w:sz="4" w:space="0" w:color="auto"/>
              <w:right w:val="single" w:sz="4" w:space="0" w:color="auto"/>
            </w:tcBorders>
            <w:shd w:val="clear" w:color="auto" w:fill="FF0000"/>
          </w:tcPr>
          <w:p w14:paraId="004CE3A6" w14:textId="77777777" w:rsidR="007412AE" w:rsidRPr="009F1B51" w:rsidDel="004869ED" w:rsidRDefault="007412AE" w:rsidP="00A45A60">
            <w:pPr>
              <w:pStyle w:val="TableHeading"/>
              <w:keepLines w:val="0"/>
              <w:widowControl w:val="0"/>
              <w:rPr>
                <w:del w:id="280" w:author="Chris Varma" w:date="2015-09-08T10:30:00Z"/>
                <w:rFonts w:ascii="Verdana" w:hAnsi="Verdana"/>
                <w:color w:val="FFFFFF" w:themeColor="background1"/>
                <w:sz w:val="20"/>
              </w:rPr>
            </w:pPr>
            <w:del w:id="281" w:author="Chris Varma" w:date="2015-09-08T10:30:00Z">
              <w:r w:rsidRPr="009F1B51" w:rsidDel="004869ED">
                <w:rPr>
                  <w:rFonts w:ascii="Verdana" w:hAnsi="Verdana"/>
                  <w:color w:val="FFFFFF" w:themeColor="background1"/>
                  <w:sz w:val="20"/>
                </w:rPr>
                <w:delText>Solution</w:delText>
              </w:r>
            </w:del>
          </w:p>
        </w:tc>
        <w:tc>
          <w:tcPr>
            <w:tcW w:w="1985" w:type="dxa"/>
            <w:tcBorders>
              <w:top w:val="single" w:sz="4" w:space="0" w:color="auto"/>
              <w:left w:val="single" w:sz="4" w:space="0" w:color="auto"/>
              <w:bottom w:val="single" w:sz="4" w:space="0" w:color="auto"/>
              <w:right w:val="single" w:sz="4" w:space="0" w:color="auto"/>
            </w:tcBorders>
            <w:shd w:val="clear" w:color="auto" w:fill="FF0000"/>
          </w:tcPr>
          <w:p w14:paraId="004CE3A7" w14:textId="77777777" w:rsidR="007412AE" w:rsidRPr="009F1B51" w:rsidDel="004869ED" w:rsidRDefault="007412AE" w:rsidP="00A45A60">
            <w:pPr>
              <w:pStyle w:val="TableHeading"/>
              <w:keepLines w:val="0"/>
              <w:widowControl w:val="0"/>
              <w:rPr>
                <w:del w:id="282" w:author="Chris Varma" w:date="2015-09-08T10:30:00Z"/>
                <w:rFonts w:ascii="Verdana" w:hAnsi="Verdana"/>
                <w:color w:val="FFFFFF" w:themeColor="background1"/>
                <w:sz w:val="20"/>
              </w:rPr>
            </w:pPr>
            <w:del w:id="283" w:author="Chris Varma" w:date="2015-09-08T10:30:00Z">
              <w:r w:rsidRPr="009F1B51" w:rsidDel="004869ED">
                <w:rPr>
                  <w:rFonts w:ascii="Verdana" w:hAnsi="Verdana"/>
                  <w:color w:val="FFFFFF" w:themeColor="background1"/>
                  <w:sz w:val="20"/>
                </w:rPr>
                <w:delText>Comments</w:delText>
              </w:r>
            </w:del>
          </w:p>
        </w:tc>
      </w:tr>
      <w:tr w:rsidR="00B731A0" w:rsidRPr="009F1B51" w:rsidDel="004869ED" w14:paraId="004CE3AF" w14:textId="77777777" w:rsidTr="000E749F">
        <w:trPr>
          <w:trHeight w:hRule="exact" w:val="59"/>
          <w:tblHeader/>
          <w:del w:id="284" w:author="Chris Varma" w:date="2015-09-08T10:30:00Z"/>
        </w:trPr>
        <w:tc>
          <w:tcPr>
            <w:tcW w:w="782" w:type="dxa"/>
            <w:tcBorders>
              <w:top w:val="single" w:sz="4" w:space="0" w:color="auto"/>
              <w:left w:val="nil"/>
              <w:bottom w:val="single" w:sz="6" w:space="0" w:color="auto"/>
              <w:right w:val="nil"/>
            </w:tcBorders>
            <w:shd w:val="pct50" w:color="auto" w:fill="auto"/>
          </w:tcPr>
          <w:p w14:paraId="004CE3A9" w14:textId="77777777" w:rsidR="007412AE" w:rsidRPr="009F1B51" w:rsidDel="004869ED" w:rsidRDefault="007412AE" w:rsidP="00A45A60">
            <w:pPr>
              <w:pStyle w:val="TableText"/>
              <w:keepLines w:val="0"/>
              <w:widowControl w:val="0"/>
              <w:rPr>
                <w:del w:id="285" w:author="Chris Varma" w:date="2015-09-08T10:30:00Z"/>
                <w:rFonts w:ascii="Verdana" w:hAnsi="Verdana"/>
                <w:sz w:val="20"/>
              </w:rPr>
            </w:pPr>
          </w:p>
        </w:tc>
        <w:tc>
          <w:tcPr>
            <w:tcW w:w="1086" w:type="dxa"/>
            <w:tcBorders>
              <w:top w:val="single" w:sz="4" w:space="0" w:color="auto"/>
              <w:left w:val="nil"/>
              <w:bottom w:val="single" w:sz="6" w:space="0" w:color="auto"/>
              <w:right w:val="nil"/>
            </w:tcBorders>
            <w:shd w:val="pct50" w:color="auto" w:fill="auto"/>
          </w:tcPr>
          <w:p w14:paraId="004CE3AA" w14:textId="77777777" w:rsidR="007412AE" w:rsidRPr="009F1B51" w:rsidDel="004869ED" w:rsidRDefault="007412AE" w:rsidP="00A45A60">
            <w:pPr>
              <w:pStyle w:val="TableText"/>
              <w:keepLines w:val="0"/>
              <w:widowControl w:val="0"/>
              <w:rPr>
                <w:del w:id="286" w:author="Chris Varma" w:date="2015-09-08T10:30:00Z"/>
                <w:rFonts w:ascii="Verdana" w:hAnsi="Verdana"/>
                <w:sz w:val="20"/>
              </w:rPr>
            </w:pPr>
          </w:p>
        </w:tc>
        <w:tc>
          <w:tcPr>
            <w:tcW w:w="1960" w:type="dxa"/>
            <w:tcBorders>
              <w:top w:val="single" w:sz="4" w:space="0" w:color="auto"/>
              <w:left w:val="nil"/>
              <w:bottom w:val="single" w:sz="6" w:space="0" w:color="auto"/>
              <w:right w:val="nil"/>
            </w:tcBorders>
            <w:shd w:val="pct50" w:color="auto" w:fill="auto"/>
          </w:tcPr>
          <w:p w14:paraId="004CE3AB" w14:textId="77777777" w:rsidR="007412AE" w:rsidRPr="009F1B51" w:rsidDel="004869ED" w:rsidRDefault="007412AE" w:rsidP="00A45A60">
            <w:pPr>
              <w:pStyle w:val="TableText"/>
              <w:keepLines w:val="0"/>
              <w:widowControl w:val="0"/>
              <w:rPr>
                <w:del w:id="287" w:author="Chris Varma" w:date="2015-09-08T10:30:00Z"/>
                <w:rFonts w:ascii="Verdana" w:hAnsi="Verdana"/>
                <w:sz w:val="20"/>
              </w:rPr>
            </w:pPr>
          </w:p>
        </w:tc>
        <w:tc>
          <w:tcPr>
            <w:tcW w:w="3260" w:type="dxa"/>
            <w:tcBorders>
              <w:top w:val="single" w:sz="4" w:space="0" w:color="auto"/>
              <w:left w:val="nil"/>
              <w:bottom w:val="single" w:sz="6" w:space="0" w:color="auto"/>
              <w:right w:val="nil"/>
            </w:tcBorders>
            <w:shd w:val="pct50" w:color="auto" w:fill="auto"/>
          </w:tcPr>
          <w:p w14:paraId="004CE3AC" w14:textId="77777777" w:rsidR="007412AE" w:rsidRPr="009F1B51" w:rsidDel="004869ED" w:rsidRDefault="007412AE" w:rsidP="00A45A60">
            <w:pPr>
              <w:pStyle w:val="TableText"/>
              <w:keepLines w:val="0"/>
              <w:widowControl w:val="0"/>
              <w:rPr>
                <w:del w:id="288" w:author="Chris Varma" w:date="2015-09-08T10:30:00Z"/>
                <w:rFonts w:ascii="Verdana" w:hAnsi="Verdana"/>
                <w:sz w:val="20"/>
              </w:rPr>
            </w:pPr>
          </w:p>
        </w:tc>
        <w:tc>
          <w:tcPr>
            <w:tcW w:w="4394" w:type="dxa"/>
            <w:tcBorders>
              <w:top w:val="single" w:sz="4" w:space="0" w:color="auto"/>
              <w:left w:val="nil"/>
              <w:bottom w:val="single" w:sz="6" w:space="0" w:color="auto"/>
              <w:right w:val="nil"/>
            </w:tcBorders>
            <w:shd w:val="pct50" w:color="auto" w:fill="auto"/>
          </w:tcPr>
          <w:p w14:paraId="004CE3AD" w14:textId="77777777" w:rsidR="007412AE" w:rsidRPr="009F1B51" w:rsidDel="004869ED" w:rsidRDefault="007412AE" w:rsidP="00A45A60">
            <w:pPr>
              <w:pStyle w:val="TableText"/>
              <w:keepLines w:val="0"/>
              <w:widowControl w:val="0"/>
              <w:rPr>
                <w:del w:id="289" w:author="Chris Varma" w:date="2015-09-08T10:30:00Z"/>
                <w:rFonts w:ascii="Verdana" w:hAnsi="Verdana"/>
                <w:sz w:val="20"/>
              </w:rPr>
            </w:pPr>
          </w:p>
        </w:tc>
        <w:tc>
          <w:tcPr>
            <w:tcW w:w="1985" w:type="dxa"/>
            <w:tcBorders>
              <w:top w:val="single" w:sz="4" w:space="0" w:color="auto"/>
              <w:left w:val="nil"/>
              <w:bottom w:val="single" w:sz="6" w:space="0" w:color="auto"/>
              <w:right w:val="nil"/>
            </w:tcBorders>
            <w:shd w:val="pct50" w:color="auto" w:fill="auto"/>
          </w:tcPr>
          <w:p w14:paraId="004CE3AE" w14:textId="77777777" w:rsidR="007412AE" w:rsidRPr="009F1B51" w:rsidDel="004869ED" w:rsidRDefault="007412AE" w:rsidP="00A45A60">
            <w:pPr>
              <w:pStyle w:val="TableText"/>
              <w:keepLines w:val="0"/>
              <w:widowControl w:val="0"/>
              <w:rPr>
                <w:del w:id="290" w:author="Chris Varma" w:date="2015-09-08T10:30:00Z"/>
                <w:rFonts w:ascii="Verdana" w:hAnsi="Verdana"/>
                <w:sz w:val="20"/>
              </w:rPr>
            </w:pPr>
          </w:p>
        </w:tc>
      </w:tr>
      <w:tr w:rsidR="00B731A0" w:rsidRPr="009F1B51" w:rsidDel="004869ED" w14:paraId="004CE3BC" w14:textId="77777777" w:rsidTr="000E749F">
        <w:trPr>
          <w:trHeight w:val="1213"/>
          <w:del w:id="291" w:author="Chris Varma" w:date="2015-09-08T10:30:00Z"/>
        </w:trPr>
        <w:tc>
          <w:tcPr>
            <w:tcW w:w="782" w:type="dxa"/>
            <w:tcBorders>
              <w:top w:val="single" w:sz="6" w:space="0" w:color="auto"/>
              <w:left w:val="single" w:sz="6" w:space="0" w:color="auto"/>
              <w:bottom w:val="single" w:sz="6" w:space="0" w:color="auto"/>
            </w:tcBorders>
          </w:tcPr>
          <w:p w14:paraId="004CE3B0" w14:textId="77777777" w:rsidR="007412AE" w:rsidRPr="00B12A8A" w:rsidDel="004869ED" w:rsidRDefault="00E434ED" w:rsidP="008F5BBA">
            <w:pPr>
              <w:rPr>
                <w:del w:id="292" w:author="Chris Varma" w:date="2015-09-08T10:30:00Z"/>
              </w:rPr>
            </w:pPr>
            <w:del w:id="293" w:author="Chris Varma" w:date="2015-09-08T10:30:00Z">
              <w:r w:rsidRPr="00B12A8A" w:rsidDel="004869ED">
                <w:delText>1</w:delText>
              </w:r>
            </w:del>
          </w:p>
        </w:tc>
        <w:tc>
          <w:tcPr>
            <w:tcW w:w="1086" w:type="dxa"/>
            <w:tcBorders>
              <w:top w:val="single" w:sz="6" w:space="0" w:color="auto"/>
              <w:bottom w:val="single" w:sz="6" w:space="0" w:color="auto"/>
            </w:tcBorders>
          </w:tcPr>
          <w:p w14:paraId="004CE3B1" w14:textId="77777777" w:rsidR="007412AE" w:rsidDel="004869ED" w:rsidRDefault="00E434ED" w:rsidP="008F5BBA">
            <w:pPr>
              <w:rPr>
                <w:del w:id="294" w:author="Chris Varma" w:date="2015-09-08T10:30:00Z"/>
              </w:rPr>
            </w:pPr>
            <w:del w:id="295" w:author="Chris Varma" w:date="2015-09-08T10:30:00Z">
              <w:r w:rsidRPr="00E434ED" w:rsidDel="004869ED">
                <w:delText>6.4</w:delText>
              </w:r>
            </w:del>
          </w:p>
        </w:tc>
        <w:tc>
          <w:tcPr>
            <w:tcW w:w="1960" w:type="dxa"/>
            <w:tcBorders>
              <w:top w:val="single" w:sz="6" w:space="0" w:color="auto"/>
              <w:bottom w:val="single" w:sz="6" w:space="0" w:color="auto"/>
            </w:tcBorders>
          </w:tcPr>
          <w:p w14:paraId="004CE3B2" w14:textId="77777777" w:rsidR="007412AE" w:rsidRPr="00D37B82" w:rsidDel="004869ED" w:rsidRDefault="00FA3971" w:rsidP="00A45A60">
            <w:pPr>
              <w:widowControl w:val="0"/>
              <w:rPr>
                <w:del w:id="296" w:author="Chris Varma" w:date="2015-09-08T10:30:00Z"/>
                <w:lang w:val="en-GB"/>
              </w:rPr>
            </w:pPr>
            <w:del w:id="297" w:author="Chris Varma" w:date="2015-09-08T10:30:00Z">
              <w:r w:rsidDel="004869ED">
                <w:rPr>
                  <w:lang w:val="en-GB"/>
                </w:rPr>
                <w:delText>Project Profile</w:delText>
              </w:r>
            </w:del>
          </w:p>
        </w:tc>
        <w:tc>
          <w:tcPr>
            <w:tcW w:w="3260" w:type="dxa"/>
            <w:tcBorders>
              <w:top w:val="single" w:sz="6" w:space="0" w:color="auto"/>
              <w:bottom w:val="single" w:sz="6" w:space="0" w:color="auto"/>
            </w:tcBorders>
          </w:tcPr>
          <w:p w14:paraId="004CE3B3" w14:textId="77777777" w:rsidR="007412AE" w:rsidRPr="009F1B51" w:rsidDel="004869ED" w:rsidRDefault="008E5253" w:rsidP="00A45A60">
            <w:pPr>
              <w:widowControl w:val="0"/>
              <w:rPr>
                <w:del w:id="298" w:author="Chris Varma" w:date="2015-09-08T10:30:00Z"/>
              </w:rPr>
            </w:pPr>
            <w:del w:id="299" w:author="Chris Varma" w:date="2015-09-08T10:30:00Z">
              <w:r w:rsidDel="004869ED">
                <w:delText>Project profiles to set default entries when creating new projects.</w:delText>
              </w:r>
              <w:r w:rsidR="00A02AC2" w:rsidDel="004869ED">
                <w:delText xml:space="preserve"> Note that there can only be one Profile per Project.</w:delText>
              </w:r>
            </w:del>
          </w:p>
        </w:tc>
        <w:tc>
          <w:tcPr>
            <w:tcW w:w="4394" w:type="dxa"/>
            <w:tcBorders>
              <w:top w:val="single" w:sz="6" w:space="0" w:color="auto"/>
              <w:bottom w:val="single" w:sz="6" w:space="0" w:color="auto"/>
            </w:tcBorders>
          </w:tcPr>
          <w:p w14:paraId="004CE3B4" w14:textId="77777777" w:rsidR="007412AE" w:rsidDel="004869ED" w:rsidRDefault="007412AE" w:rsidP="00A45A60">
            <w:pPr>
              <w:pStyle w:val="CommentText"/>
              <w:widowControl w:val="0"/>
              <w:jc w:val="left"/>
              <w:outlineLvl w:val="3"/>
              <w:rPr>
                <w:del w:id="300" w:author="Chris Varma" w:date="2015-09-08T10:30:00Z"/>
              </w:rPr>
            </w:pPr>
            <w:del w:id="301" w:author="Chris Varma" w:date="2015-09-08T10:30:00Z">
              <w:r w:rsidDel="004869ED">
                <w:delText>Configuration</w:delText>
              </w:r>
            </w:del>
          </w:p>
          <w:p w14:paraId="004CE3B5" w14:textId="77777777" w:rsidR="00A02AC2" w:rsidDel="004869ED" w:rsidRDefault="00A02AC2" w:rsidP="005C4CAF">
            <w:pPr>
              <w:pStyle w:val="CommentText"/>
              <w:widowControl w:val="0"/>
              <w:numPr>
                <w:ilvl w:val="0"/>
                <w:numId w:val="8"/>
              </w:numPr>
              <w:jc w:val="left"/>
              <w:outlineLvl w:val="3"/>
              <w:rPr>
                <w:del w:id="302" w:author="Chris Varma" w:date="2015-09-08T10:30:00Z"/>
              </w:rPr>
            </w:pPr>
            <w:del w:id="303" w:author="Chris Varma" w:date="2015-09-08T10:30:00Z">
              <w:r w:rsidDel="004869ED">
                <w:delText>One Project Profile will be created to support all the Projects.</w:delText>
              </w:r>
            </w:del>
          </w:p>
          <w:p w14:paraId="004CE3B6" w14:textId="77777777" w:rsidR="007412AE" w:rsidDel="004869ED" w:rsidRDefault="008E5253" w:rsidP="005C4CAF">
            <w:pPr>
              <w:pStyle w:val="CommentText"/>
              <w:widowControl w:val="0"/>
              <w:numPr>
                <w:ilvl w:val="0"/>
                <w:numId w:val="8"/>
              </w:numPr>
              <w:jc w:val="left"/>
              <w:outlineLvl w:val="3"/>
              <w:rPr>
                <w:del w:id="304" w:author="Chris Varma" w:date="2015-09-08T10:30:00Z"/>
              </w:rPr>
            </w:pPr>
            <w:del w:id="305" w:author="Chris Varma" w:date="2015-09-08T10:30:00Z">
              <w:r w:rsidDel="004869ED">
                <w:delText xml:space="preserve">Defaults </w:delText>
              </w:r>
              <w:r w:rsidR="00F04DDA" w:rsidDel="004869ED">
                <w:delText xml:space="preserve">(e.g. whether costs and revenues are allowed) </w:delText>
              </w:r>
              <w:r w:rsidR="00523E71" w:rsidDel="004869ED">
                <w:delText>held within the Project P</w:delText>
              </w:r>
              <w:r w:rsidR="00A02AC2" w:rsidDel="004869ED">
                <w:delText xml:space="preserve">rofile </w:delText>
              </w:r>
              <w:r w:rsidDel="004869ED">
                <w:delText>will be determined during the Realisation phase.</w:delText>
              </w:r>
            </w:del>
          </w:p>
          <w:p w14:paraId="004CE3B7" w14:textId="77777777" w:rsidR="007412AE" w:rsidDel="004869ED" w:rsidRDefault="007412AE" w:rsidP="00A45A60">
            <w:pPr>
              <w:pStyle w:val="CommentText"/>
              <w:widowControl w:val="0"/>
              <w:jc w:val="left"/>
              <w:outlineLvl w:val="3"/>
              <w:rPr>
                <w:del w:id="306" w:author="Chris Varma" w:date="2015-09-08T10:30:00Z"/>
              </w:rPr>
            </w:pPr>
          </w:p>
          <w:p w14:paraId="004CE3B8" w14:textId="77777777" w:rsidR="000E749F" w:rsidRPr="00A45A60" w:rsidDel="004869ED" w:rsidRDefault="000E749F" w:rsidP="000E749F">
            <w:pPr>
              <w:pStyle w:val="TableText"/>
              <w:keepLines w:val="0"/>
              <w:widowControl w:val="0"/>
              <w:outlineLvl w:val="3"/>
              <w:rPr>
                <w:del w:id="307" w:author="Chris Varma" w:date="2015-09-08T10:30:00Z"/>
                <w:rFonts w:ascii="Verdana" w:hAnsi="Verdana"/>
                <w:sz w:val="20"/>
                <w:u w:val="single"/>
              </w:rPr>
            </w:pPr>
            <w:del w:id="308" w:author="Chris Varma" w:date="2015-09-08T10:30:00Z">
              <w:r w:rsidRPr="00A45A60" w:rsidDel="004869ED">
                <w:rPr>
                  <w:rFonts w:ascii="Verdana" w:hAnsi="Verdana"/>
                  <w:sz w:val="20"/>
                  <w:u w:val="single"/>
                </w:rPr>
                <w:delText>WRICEF:</w:delText>
              </w:r>
            </w:del>
          </w:p>
          <w:p w14:paraId="004CE3B9" w14:textId="77777777" w:rsidR="000E749F" w:rsidRPr="003313FD" w:rsidDel="004869ED" w:rsidRDefault="000E749F" w:rsidP="000E749F">
            <w:pPr>
              <w:pStyle w:val="TableText"/>
              <w:keepLines w:val="0"/>
              <w:widowControl w:val="0"/>
              <w:outlineLvl w:val="3"/>
              <w:rPr>
                <w:del w:id="309" w:author="Chris Varma" w:date="2015-09-08T10:30:00Z"/>
                <w:rFonts w:ascii="Verdana" w:hAnsi="Verdana"/>
                <w:sz w:val="20"/>
              </w:rPr>
            </w:pPr>
            <w:del w:id="310" w:author="Chris Varma" w:date="2015-09-08T10:30:00Z">
              <w:r w:rsidDel="004869ED">
                <w:rPr>
                  <w:rFonts w:ascii="Verdana" w:hAnsi="Verdana"/>
                  <w:sz w:val="20"/>
                </w:rPr>
                <w:delText>N/A</w:delText>
              </w:r>
            </w:del>
          </w:p>
          <w:p w14:paraId="004CE3BA" w14:textId="77777777" w:rsidR="007412AE" w:rsidRPr="009F1B51" w:rsidDel="004869ED" w:rsidRDefault="007412AE" w:rsidP="00A45A60">
            <w:pPr>
              <w:pStyle w:val="CommentText"/>
              <w:widowControl w:val="0"/>
              <w:jc w:val="left"/>
              <w:outlineLvl w:val="3"/>
              <w:rPr>
                <w:del w:id="311" w:author="Chris Varma" w:date="2015-09-08T10:30:00Z"/>
              </w:rPr>
            </w:pPr>
          </w:p>
        </w:tc>
        <w:tc>
          <w:tcPr>
            <w:tcW w:w="1985" w:type="dxa"/>
            <w:tcBorders>
              <w:top w:val="single" w:sz="6" w:space="0" w:color="auto"/>
              <w:bottom w:val="single" w:sz="6" w:space="0" w:color="auto"/>
              <w:right w:val="single" w:sz="6" w:space="0" w:color="auto"/>
            </w:tcBorders>
          </w:tcPr>
          <w:p w14:paraId="004CE3BB" w14:textId="77777777" w:rsidR="007412AE" w:rsidRPr="009F1B51" w:rsidDel="004869ED" w:rsidRDefault="007412AE" w:rsidP="00A45A60">
            <w:pPr>
              <w:pStyle w:val="CommentText"/>
              <w:widowControl w:val="0"/>
              <w:jc w:val="left"/>
              <w:rPr>
                <w:del w:id="312" w:author="Chris Varma" w:date="2015-09-08T10:30:00Z"/>
              </w:rPr>
            </w:pPr>
          </w:p>
        </w:tc>
      </w:tr>
      <w:tr w:rsidR="00FA3971" w:rsidRPr="009F1B51" w:rsidDel="004869ED" w14:paraId="004CE3C8" w14:textId="77777777" w:rsidTr="000E749F">
        <w:trPr>
          <w:trHeight w:val="1213"/>
          <w:del w:id="313" w:author="Chris Varma" w:date="2015-09-08T10:30:00Z"/>
        </w:trPr>
        <w:tc>
          <w:tcPr>
            <w:tcW w:w="782" w:type="dxa"/>
            <w:tcBorders>
              <w:top w:val="single" w:sz="6" w:space="0" w:color="auto"/>
              <w:left w:val="single" w:sz="6" w:space="0" w:color="auto"/>
              <w:bottom w:val="single" w:sz="6" w:space="0" w:color="auto"/>
            </w:tcBorders>
          </w:tcPr>
          <w:p w14:paraId="004CE3BD" w14:textId="77777777" w:rsidR="00FA3971" w:rsidRPr="00B12A8A" w:rsidDel="004869ED" w:rsidRDefault="00523E71" w:rsidP="008F5BBA">
            <w:pPr>
              <w:rPr>
                <w:del w:id="314" w:author="Chris Varma" w:date="2015-09-08T10:30:00Z"/>
              </w:rPr>
            </w:pPr>
            <w:del w:id="315" w:author="Chris Varma" w:date="2015-09-08T10:30:00Z">
              <w:r w:rsidDel="004869ED">
                <w:delText>2</w:delText>
              </w:r>
            </w:del>
          </w:p>
        </w:tc>
        <w:tc>
          <w:tcPr>
            <w:tcW w:w="1086" w:type="dxa"/>
            <w:tcBorders>
              <w:top w:val="single" w:sz="6" w:space="0" w:color="auto"/>
              <w:bottom w:val="single" w:sz="6" w:space="0" w:color="auto"/>
            </w:tcBorders>
          </w:tcPr>
          <w:p w14:paraId="004CE3BE" w14:textId="77777777" w:rsidR="00FA3971" w:rsidDel="004869ED" w:rsidRDefault="00523E71" w:rsidP="008F5BBA">
            <w:pPr>
              <w:rPr>
                <w:del w:id="316" w:author="Chris Varma" w:date="2015-09-08T10:30:00Z"/>
              </w:rPr>
            </w:pPr>
            <w:del w:id="317" w:author="Chris Varma" w:date="2015-09-08T10:30:00Z">
              <w:r w:rsidRPr="003F72FB" w:rsidDel="004869ED">
                <w:delText>6.4</w:delText>
              </w:r>
            </w:del>
          </w:p>
        </w:tc>
        <w:tc>
          <w:tcPr>
            <w:tcW w:w="1960" w:type="dxa"/>
            <w:tcBorders>
              <w:top w:val="single" w:sz="6" w:space="0" w:color="auto"/>
              <w:bottom w:val="single" w:sz="6" w:space="0" w:color="auto"/>
            </w:tcBorders>
          </w:tcPr>
          <w:p w14:paraId="004CE3BF" w14:textId="77777777" w:rsidR="00FA3971" w:rsidDel="004869ED" w:rsidRDefault="00FA3971" w:rsidP="00A45A60">
            <w:pPr>
              <w:widowControl w:val="0"/>
              <w:rPr>
                <w:del w:id="318" w:author="Chris Varma" w:date="2015-09-08T10:30:00Z"/>
                <w:lang w:val="en-GB"/>
              </w:rPr>
            </w:pPr>
            <w:del w:id="319" w:author="Chris Varma" w:date="2015-09-08T10:30:00Z">
              <w:r w:rsidDel="004869ED">
                <w:rPr>
                  <w:lang w:val="en-GB"/>
                </w:rPr>
                <w:delText>Project Type</w:delText>
              </w:r>
            </w:del>
          </w:p>
        </w:tc>
        <w:tc>
          <w:tcPr>
            <w:tcW w:w="3260" w:type="dxa"/>
            <w:tcBorders>
              <w:top w:val="single" w:sz="6" w:space="0" w:color="auto"/>
              <w:bottom w:val="single" w:sz="6" w:space="0" w:color="auto"/>
            </w:tcBorders>
          </w:tcPr>
          <w:p w14:paraId="004CE3C0" w14:textId="77777777" w:rsidR="00FA3971" w:rsidDel="004869ED" w:rsidRDefault="00D01342" w:rsidP="00A45A60">
            <w:pPr>
              <w:widowControl w:val="0"/>
              <w:rPr>
                <w:del w:id="320" w:author="Chris Varma" w:date="2015-09-08T10:30:00Z"/>
              </w:rPr>
            </w:pPr>
            <w:del w:id="321" w:author="Chris Varma" w:date="2015-09-08T10:30:00Z">
              <w:r w:rsidDel="004869ED">
                <w:delText xml:space="preserve">A Project Type </w:delText>
              </w:r>
              <w:r w:rsidR="00314870" w:rsidDel="004869ED">
                <w:delText>is a mechanism for grouping Projects. This has no  impact on processing.</w:delText>
              </w:r>
            </w:del>
          </w:p>
        </w:tc>
        <w:tc>
          <w:tcPr>
            <w:tcW w:w="4394" w:type="dxa"/>
            <w:tcBorders>
              <w:top w:val="single" w:sz="6" w:space="0" w:color="auto"/>
              <w:bottom w:val="single" w:sz="6" w:space="0" w:color="auto"/>
            </w:tcBorders>
          </w:tcPr>
          <w:p w14:paraId="004CE3C1" w14:textId="77777777" w:rsidR="00314870" w:rsidDel="004869ED" w:rsidRDefault="00314870" w:rsidP="00A45A60">
            <w:pPr>
              <w:pStyle w:val="CommentText"/>
              <w:widowControl w:val="0"/>
              <w:jc w:val="left"/>
              <w:outlineLvl w:val="3"/>
              <w:rPr>
                <w:del w:id="322" w:author="Chris Varma" w:date="2015-09-08T10:30:00Z"/>
              </w:rPr>
            </w:pPr>
            <w:del w:id="323" w:author="Chris Varma" w:date="2015-09-08T10:30:00Z">
              <w:r w:rsidDel="004869ED">
                <w:delText>Configuration</w:delText>
              </w:r>
            </w:del>
          </w:p>
          <w:p w14:paraId="004CE3C2" w14:textId="77777777" w:rsidR="00314870" w:rsidDel="004869ED" w:rsidRDefault="00523E71" w:rsidP="005C4CAF">
            <w:pPr>
              <w:pStyle w:val="CommentText"/>
              <w:widowControl w:val="0"/>
              <w:numPr>
                <w:ilvl w:val="0"/>
                <w:numId w:val="8"/>
              </w:numPr>
              <w:jc w:val="left"/>
              <w:outlineLvl w:val="3"/>
              <w:rPr>
                <w:del w:id="324" w:author="Chris Varma" w:date="2015-09-08T10:30:00Z"/>
              </w:rPr>
            </w:pPr>
            <w:del w:id="325" w:author="Chris Varma" w:date="2015-09-08T10:30:00Z">
              <w:r w:rsidDel="004869ED">
                <w:delText>Project Types will be determined during Realisation.</w:delText>
              </w:r>
            </w:del>
          </w:p>
          <w:p w14:paraId="004CE3C3" w14:textId="77777777" w:rsidR="00314870" w:rsidDel="004869ED" w:rsidRDefault="00314870" w:rsidP="00A45A60">
            <w:pPr>
              <w:pStyle w:val="CommentText"/>
              <w:widowControl w:val="0"/>
              <w:jc w:val="left"/>
              <w:outlineLvl w:val="3"/>
              <w:rPr>
                <w:del w:id="326" w:author="Chris Varma" w:date="2015-09-08T10:30:00Z"/>
              </w:rPr>
            </w:pPr>
          </w:p>
          <w:p w14:paraId="004CE3C4" w14:textId="77777777" w:rsidR="000E749F" w:rsidRPr="00A45A60" w:rsidDel="004869ED" w:rsidRDefault="000E749F" w:rsidP="000E749F">
            <w:pPr>
              <w:pStyle w:val="TableText"/>
              <w:keepLines w:val="0"/>
              <w:widowControl w:val="0"/>
              <w:outlineLvl w:val="3"/>
              <w:rPr>
                <w:del w:id="327" w:author="Chris Varma" w:date="2015-09-08T10:30:00Z"/>
                <w:rFonts w:ascii="Verdana" w:hAnsi="Verdana"/>
                <w:sz w:val="20"/>
                <w:u w:val="single"/>
              </w:rPr>
            </w:pPr>
            <w:del w:id="328" w:author="Chris Varma" w:date="2015-09-08T10:30:00Z">
              <w:r w:rsidRPr="00A45A60" w:rsidDel="004869ED">
                <w:rPr>
                  <w:rFonts w:ascii="Verdana" w:hAnsi="Verdana"/>
                  <w:sz w:val="20"/>
                  <w:u w:val="single"/>
                </w:rPr>
                <w:delText>WRICEF:</w:delText>
              </w:r>
            </w:del>
          </w:p>
          <w:p w14:paraId="004CE3C5" w14:textId="77777777" w:rsidR="000E749F" w:rsidRPr="003313FD" w:rsidDel="004869ED" w:rsidRDefault="000E749F" w:rsidP="000E749F">
            <w:pPr>
              <w:pStyle w:val="TableText"/>
              <w:keepLines w:val="0"/>
              <w:widowControl w:val="0"/>
              <w:outlineLvl w:val="3"/>
              <w:rPr>
                <w:del w:id="329" w:author="Chris Varma" w:date="2015-09-08T10:30:00Z"/>
                <w:rFonts w:ascii="Verdana" w:hAnsi="Verdana"/>
                <w:sz w:val="20"/>
              </w:rPr>
            </w:pPr>
            <w:del w:id="330" w:author="Chris Varma" w:date="2015-09-08T10:30:00Z">
              <w:r w:rsidDel="004869ED">
                <w:rPr>
                  <w:rFonts w:ascii="Verdana" w:hAnsi="Verdana"/>
                  <w:sz w:val="20"/>
                </w:rPr>
                <w:delText>N/A</w:delText>
              </w:r>
            </w:del>
          </w:p>
          <w:p w14:paraId="004CE3C6" w14:textId="77777777" w:rsidR="00FA3971" w:rsidDel="004869ED" w:rsidRDefault="00FA3971" w:rsidP="00A45A60">
            <w:pPr>
              <w:pStyle w:val="CommentText"/>
              <w:widowControl w:val="0"/>
              <w:jc w:val="left"/>
              <w:outlineLvl w:val="3"/>
              <w:rPr>
                <w:del w:id="331" w:author="Chris Varma" w:date="2015-09-08T10:30:00Z"/>
              </w:rPr>
            </w:pPr>
          </w:p>
        </w:tc>
        <w:tc>
          <w:tcPr>
            <w:tcW w:w="1985" w:type="dxa"/>
            <w:tcBorders>
              <w:top w:val="single" w:sz="6" w:space="0" w:color="auto"/>
              <w:bottom w:val="single" w:sz="6" w:space="0" w:color="auto"/>
              <w:right w:val="single" w:sz="6" w:space="0" w:color="auto"/>
            </w:tcBorders>
          </w:tcPr>
          <w:p w14:paraId="004CE3C7" w14:textId="77777777" w:rsidR="00FA3971" w:rsidRPr="009F1B51" w:rsidDel="004869ED" w:rsidRDefault="00FA3971" w:rsidP="00A45A60">
            <w:pPr>
              <w:pStyle w:val="CommentText"/>
              <w:widowControl w:val="0"/>
              <w:jc w:val="left"/>
              <w:rPr>
                <w:del w:id="332" w:author="Chris Varma" w:date="2015-09-08T10:30:00Z"/>
              </w:rPr>
            </w:pPr>
          </w:p>
        </w:tc>
      </w:tr>
      <w:tr w:rsidR="00314870" w:rsidRPr="009F1B51" w:rsidDel="004869ED" w14:paraId="004CE3D4" w14:textId="77777777" w:rsidTr="000E749F">
        <w:trPr>
          <w:trHeight w:val="1213"/>
          <w:del w:id="333" w:author="Chris Varma" w:date="2015-09-08T10:30:00Z"/>
        </w:trPr>
        <w:tc>
          <w:tcPr>
            <w:tcW w:w="782" w:type="dxa"/>
            <w:tcBorders>
              <w:top w:val="single" w:sz="6" w:space="0" w:color="auto"/>
              <w:left w:val="single" w:sz="6" w:space="0" w:color="auto"/>
              <w:bottom w:val="single" w:sz="6" w:space="0" w:color="auto"/>
            </w:tcBorders>
          </w:tcPr>
          <w:p w14:paraId="004CE3C9" w14:textId="77777777" w:rsidR="00314870" w:rsidRPr="009F1B51" w:rsidDel="004869ED" w:rsidRDefault="00523E71" w:rsidP="008F5BBA">
            <w:pPr>
              <w:rPr>
                <w:del w:id="334" w:author="Chris Varma" w:date="2015-09-08T10:30:00Z"/>
              </w:rPr>
            </w:pPr>
            <w:del w:id="335" w:author="Chris Varma" w:date="2015-09-08T10:30:00Z">
              <w:r w:rsidDel="004869ED">
                <w:delText>3</w:delText>
              </w:r>
            </w:del>
          </w:p>
        </w:tc>
        <w:tc>
          <w:tcPr>
            <w:tcW w:w="1086" w:type="dxa"/>
            <w:tcBorders>
              <w:top w:val="single" w:sz="6" w:space="0" w:color="auto"/>
              <w:bottom w:val="single" w:sz="6" w:space="0" w:color="auto"/>
            </w:tcBorders>
          </w:tcPr>
          <w:p w14:paraId="004CE3CA" w14:textId="77777777" w:rsidR="00314870" w:rsidDel="004869ED" w:rsidRDefault="00523E71" w:rsidP="008F5BBA">
            <w:pPr>
              <w:rPr>
                <w:del w:id="336" w:author="Chris Varma" w:date="2015-09-08T10:30:00Z"/>
              </w:rPr>
            </w:pPr>
            <w:del w:id="337" w:author="Chris Varma" w:date="2015-09-08T10:30:00Z">
              <w:r w:rsidRPr="003F72FB" w:rsidDel="004869ED">
                <w:delText>6.4</w:delText>
              </w:r>
            </w:del>
          </w:p>
        </w:tc>
        <w:tc>
          <w:tcPr>
            <w:tcW w:w="1960" w:type="dxa"/>
            <w:tcBorders>
              <w:top w:val="single" w:sz="6" w:space="0" w:color="auto"/>
              <w:bottom w:val="single" w:sz="6" w:space="0" w:color="auto"/>
            </w:tcBorders>
          </w:tcPr>
          <w:p w14:paraId="004CE3CB" w14:textId="77777777" w:rsidR="00314870" w:rsidDel="004869ED" w:rsidRDefault="00314870" w:rsidP="00A45A60">
            <w:pPr>
              <w:widowControl w:val="0"/>
              <w:rPr>
                <w:del w:id="338" w:author="Chris Varma" w:date="2015-09-08T10:30:00Z"/>
                <w:lang w:val="en-GB"/>
              </w:rPr>
            </w:pPr>
            <w:del w:id="339" w:author="Chris Varma" w:date="2015-09-08T10:30:00Z">
              <w:r w:rsidDel="004869ED">
                <w:rPr>
                  <w:lang w:val="en-GB"/>
                </w:rPr>
                <w:delText>Persons Responsible</w:delText>
              </w:r>
            </w:del>
          </w:p>
        </w:tc>
        <w:tc>
          <w:tcPr>
            <w:tcW w:w="3260" w:type="dxa"/>
            <w:tcBorders>
              <w:top w:val="single" w:sz="6" w:space="0" w:color="auto"/>
              <w:bottom w:val="single" w:sz="6" w:space="0" w:color="auto"/>
            </w:tcBorders>
          </w:tcPr>
          <w:p w14:paraId="004CE3CC" w14:textId="77777777" w:rsidR="00314870" w:rsidDel="004869ED" w:rsidRDefault="00F46A2C" w:rsidP="00A45A60">
            <w:pPr>
              <w:widowControl w:val="0"/>
              <w:rPr>
                <w:del w:id="340" w:author="Chris Varma" w:date="2015-09-08T10:30:00Z"/>
              </w:rPr>
            </w:pPr>
            <w:del w:id="341" w:author="Chris Varma" w:date="2015-09-08T10:30:00Z">
              <w:r w:rsidDel="004869ED">
                <w:delText>This is the person who is reponsible for the Project which is used for any messaging regarding the Project.</w:delText>
              </w:r>
            </w:del>
          </w:p>
        </w:tc>
        <w:tc>
          <w:tcPr>
            <w:tcW w:w="4394" w:type="dxa"/>
            <w:tcBorders>
              <w:top w:val="single" w:sz="6" w:space="0" w:color="auto"/>
              <w:bottom w:val="single" w:sz="6" w:space="0" w:color="auto"/>
            </w:tcBorders>
          </w:tcPr>
          <w:p w14:paraId="004CE3CD" w14:textId="77777777" w:rsidR="00F46A2C" w:rsidDel="004869ED" w:rsidRDefault="00F46A2C" w:rsidP="00A45A60">
            <w:pPr>
              <w:pStyle w:val="CommentText"/>
              <w:widowControl w:val="0"/>
              <w:jc w:val="left"/>
              <w:outlineLvl w:val="3"/>
              <w:rPr>
                <w:del w:id="342" w:author="Chris Varma" w:date="2015-09-08T10:30:00Z"/>
              </w:rPr>
            </w:pPr>
            <w:del w:id="343" w:author="Chris Varma" w:date="2015-09-08T10:30:00Z">
              <w:r w:rsidDel="004869ED">
                <w:delText>Configuration</w:delText>
              </w:r>
            </w:del>
          </w:p>
          <w:p w14:paraId="004CE3CE" w14:textId="77777777" w:rsidR="00F46A2C" w:rsidDel="004869ED" w:rsidRDefault="00F46A2C" w:rsidP="005C4CAF">
            <w:pPr>
              <w:pStyle w:val="CommentText"/>
              <w:widowControl w:val="0"/>
              <w:numPr>
                <w:ilvl w:val="0"/>
                <w:numId w:val="8"/>
              </w:numPr>
              <w:jc w:val="left"/>
              <w:outlineLvl w:val="3"/>
              <w:rPr>
                <w:del w:id="344" w:author="Chris Varma" w:date="2015-09-08T10:30:00Z"/>
              </w:rPr>
            </w:pPr>
            <w:del w:id="345" w:author="Chris Varma" w:date="2015-09-08T10:30:00Z">
              <w:r w:rsidDel="004869ED">
                <w:delText>The requirement for having a responsible person on a Project will be determined during Realisation.</w:delText>
              </w:r>
            </w:del>
          </w:p>
          <w:p w14:paraId="004CE3CF" w14:textId="77777777" w:rsidR="00F46A2C" w:rsidDel="004869ED" w:rsidRDefault="00F46A2C" w:rsidP="00A45A60">
            <w:pPr>
              <w:pStyle w:val="CommentText"/>
              <w:widowControl w:val="0"/>
              <w:jc w:val="left"/>
              <w:outlineLvl w:val="3"/>
              <w:rPr>
                <w:del w:id="346" w:author="Chris Varma" w:date="2015-09-08T10:30:00Z"/>
              </w:rPr>
            </w:pPr>
          </w:p>
          <w:p w14:paraId="004CE3D0" w14:textId="77777777" w:rsidR="000E749F" w:rsidRPr="00A45A60" w:rsidDel="004869ED" w:rsidRDefault="000E749F" w:rsidP="000E749F">
            <w:pPr>
              <w:pStyle w:val="TableText"/>
              <w:keepLines w:val="0"/>
              <w:widowControl w:val="0"/>
              <w:outlineLvl w:val="3"/>
              <w:rPr>
                <w:del w:id="347" w:author="Chris Varma" w:date="2015-09-08T10:30:00Z"/>
                <w:rFonts w:ascii="Verdana" w:hAnsi="Verdana"/>
                <w:sz w:val="20"/>
                <w:u w:val="single"/>
              </w:rPr>
            </w:pPr>
            <w:del w:id="348" w:author="Chris Varma" w:date="2015-09-08T10:30:00Z">
              <w:r w:rsidRPr="00A45A60" w:rsidDel="004869ED">
                <w:rPr>
                  <w:rFonts w:ascii="Verdana" w:hAnsi="Verdana"/>
                  <w:sz w:val="20"/>
                  <w:u w:val="single"/>
                </w:rPr>
                <w:delText>WRICEF:</w:delText>
              </w:r>
            </w:del>
          </w:p>
          <w:p w14:paraId="004CE3D1" w14:textId="77777777" w:rsidR="000E749F" w:rsidRPr="003313FD" w:rsidDel="004869ED" w:rsidRDefault="000E749F" w:rsidP="000E749F">
            <w:pPr>
              <w:pStyle w:val="TableText"/>
              <w:keepLines w:val="0"/>
              <w:widowControl w:val="0"/>
              <w:outlineLvl w:val="3"/>
              <w:rPr>
                <w:del w:id="349" w:author="Chris Varma" w:date="2015-09-08T10:30:00Z"/>
                <w:rFonts w:ascii="Verdana" w:hAnsi="Verdana"/>
                <w:sz w:val="20"/>
              </w:rPr>
            </w:pPr>
            <w:del w:id="350" w:author="Chris Varma" w:date="2015-09-08T10:30:00Z">
              <w:r w:rsidDel="004869ED">
                <w:rPr>
                  <w:rFonts w:ascii="Verdana" w:hAnsi="Verdana"/>
                  <w:sz w:val="20"/>
                </w:rPr>
                <w:delText>N/A</w:delText>
              </w:r>
            </w:del>
          </w:p>
          <w:p w14:paraId="004CE3D2" w14:textId="77777777" w:rsidR="00314870" w:rsidDel="004869ED" w:rsidRDefault="00314870" w:rsidP="00A45A60">
            <w:pPr>
              <w:pStyle w:val="CommentText"/>
              <w:widowControl w:val="0"/>
              <w:jc w:val="left"/>
              <w:outlineLvl w:val="3"/>
              <w:rPr>
                <w:del w:id="351" w:author="Chris Varma" w:date="2015-09-08T10:30:00Z"/>
              </w:rPr>
            </w:pPr>
          </w:p>
        </w:tc>
        <w:tc>
          <w:tcPr>
            <w:tcW w:w="1985" w:type="dxa"/>
            <w:tcBorders>
              <w:top w:val="single" w:sz="6" w:space="0" w:color="auto"/>
              <w:bottom w:val="single" w:sz="6" w:space="0" w:color="auto"/>
              <w:right w:val="single" w:sz="6" w:space="0" w:color="auto"/>
            </w:tcBorders>
          </w:tcPr>
          <w:p w14:paraId="004CE3D3" w14:textId="77777777" w:rsidR="00314870" w:rsidRPr="009F1B51" w:rsidDel="004869ED" w:rsidRDefault="00314870" w:rsidP="00A45A60">
            <w:pPr>
              <w:pStyle w:val="CommentText"/>
              <w:widowControl w:val="0"/>
              <w:jc w:val="left"/>
              <w:rPr>
                <w:del w:id="352" w:author="Chris Varma" w:date="2015-09-08T10:30:00Z"/>
              </w:rPr>
            </w:pPr>
          </w:p>
        </w:tc>
      </w:tr>
      <w:tr w:rsidR="004A0121" w:rsidRPr="009F1B51" w:rsidDel="004869ED" w14:paraId="004CE3E0" w14:textId="77777777" w:rsidTr="000E749F">
        <w:trPr>
          <w:trHeight w:val="1213"/>
          <w:del w:id="353" w:author="Chris Varma" w:date="2015-09-08T10:30:00Z"/>
        </w:trPr>
        <w:tc>
          <w:tcPr>
            <w:tcW w:w="782" w:type="dxa"/>
            <w:tcBorders>
              <w:top w:val="single" w:sz="6" w:space="0" w:color="auto"/>
              <w:left w:val="single" w:sz="6" w:space="0" w:color="auto"/>
              <w:bottom w:val="single" w:sz="6" w:space="0" w:color="auto"/>
            </w:tcBorders>
          </w:tcPr>
          <w:p w14:paraId="004CE3D5" w14:textId="77777777" w:rsidR="004A0121" w:rsidRPr="009F1B51" w:rsidDel="004869ED" w:rsidRDefault="004A0121" w:rsidP="008F5BBA">
            <w:pPr>
              <w:rPr>
                <w:del w:id="354" w:author="Chris Varma" w:date="2015-09-08T10:30:00Z"/>
              </w:rPr>
            </w:pPr>
            <w:del w:id="355" w:author="Chris Varma" w:date="2015-09-08T10:30:00Z">
              <w:r w:rsidDel="004869ED">
                <w:delText>4</w:delText>
              </w:r>
            </w:del>
          </w:p>
        </w:tc>
        <w:tc>
          <w:tcPr>
            <w:tcW w:w="1086" w:type="dxa"/>
            <w:tcBorders>
              <w:top w:val="single" w:sz="6" w:space="0" w:color="auto"/>
              <w:bottom w:val="single" w:sz="6" w:space="0" w:color="auto"/>
            </w:tcBorders>
          </w:tcPr>
          <w:p w14:paraId="004CE3D6" w14:textId="77777777" w:rsidR="004A0121" w:rsidDel="004869ED" w:rsidRDefault="004A0121" w:rsidP="008F5BBA">
            <w:pPr>
              <w:rPr>
                <w:del w:id="356" w:author="Chris Varma" w:date="2015-09-08T10:30:00Z"/>
              </w:rPr>
            </w:pPr>
            <w:del w:id="357" w:author="Chris Varma" w:date="2015-09-08T10:30:00Z">
              <w:r w:rsidRPr="003F72FB" w:rsidDel="004869ED">
                <w:delText>6.4</w:delText>
              </w:r>
            </w:del>
          </w:p>
        </w:tc>
        <w:tc>
          <w:tcPr>
            <w:tcW w:w="1960" w:type="dxa"/>
            <w:tcBorders>
              <w:top w:val="single" w:sz="6" w:space="0" w:color="auto"/>
              <w:bottom w:val="single" w:sz="6" w:space="0" w:color="auto"/>
            </w:tcBorders>
          </w:tcPr>
          <w:p w14:paraId="004CE3D7" w14:textId="77777777" w:rsidR="004A0121" w:rsidDel="004869ED" w:rsidRDefault="004A0121" w:rsidP="00A45A60">
            <w:pPr>
              <w:widowControl w:val="0"/>
              <w:rPr>
                <w:del w:id="358" w:author="Chris Varma" w:date="2015-09-08T10:30:00Z"/>
                <w:lang w:val="en-GB"/>
              </w:rPr>
            </w:pPr>
            <w:del w:id="359" w:author="Chris Varma" w:date="2015-09-08T10:30:00Z">
              <w:r w:rsidDel="004869ED">
                <w:rPr>
                  <w:lang w:val="en-GB"/>
                </w:rPr>
                <w:delText>Coding Mask</w:delText>
              </w:r>
            </w:del>
          </w:p>
        </w:tc>
        <w:tc>
          <w:tcPr>
            <w:tcW w:w="3260" w:type="dxa"/>
            <w:tcBorders>
              <w:top w:val="single" w:sz="6" w:space="0" w:color="auto"/>
              <w:bottom w:val="single" w:sz="6" w:space="0" w:color="auto"/>
            </w:tcBorders>
          </w:tcPr>
          <w:p w14:paraId="004CE3D8" w14:textId="77777777" w:rsidR="004A0121" w:rsidDel="004869ED" w:rsidRDefault="004A0121" w:rsidP="00A45A60">
            <w:pPr>
              <w:widowControl w:val="0"/>
              <w:rPr>
                <w:del w:id="360" w:author="Chris Varma" w:date="2015-09-08T10:30:00Z"/>
              </w:rPr>
            </w:pPr>
            <w:del w:id="361" w:author="Chris Varma" w:date="2015-09-08T10:30:00Z">
              <w:r w:rsidDel="004869ED">
                <w:delText xml:space="preserve">Coding masks are used to facilitate a structured numbering of elements within the WBS. </w:delText>
              </w:r>
            </w:del>
          </w:p>
        </w:tc>
        <w:tc>
          <w:tcPr>
            <w:tcW w:w="4394" w:type="dxa"/>
            <w:tcBorders>
              <w:top w:val="single" w:sz="6" w:space="0" w:color="auto"/>
              <w:bottom w:val="single" w:sz="6" w:space="0" w:color="auto"/>
            </w:tcBorders>
          </w:tcPr>
          <w:p w14:paraId="004CE3D9" w14:textId="77777777" w:rsidR="004A0121" w:rsidDel="004869ED" w:rsidRDefault="004A0121" w:rsidP="00A45A60">
            <w:pPr>
              <w:pStyle w:val="CommentText"/>
              <w:widowControl w:val="0"/>
              <w:jc w:val="left"/>
              <w:outlineLvl w:val="3"/>
              <w:rPr>
                <w:del w:id="362" w:author="Chris Varma" w:date="2015-09-08T10:30:00Z"/>
              </w:rPr>
            </w:pPr>
            <w:del w:id="363" w:author="Chris Varma" w:date="2015-09-08T10:30:00Z">
              <w:r w:rsidDel="004869ED">
                <w:delText>Configuration</w:delText>
              </w:r>
            </w:del>
          </w:p>
          <w:p w14:paraId="004CE3DA" w14:textId="77777777" w:rsidR="004A0121" w:rsidDel="004869ED" w:rsidRDefault="004A0121" w:rsidP="005C4CAF">
            <w:pPr>
              <w:pStyle w:val="CommentText"/>
              <w:widowControl w:val="0"/>
              <w:numPr>
                <w:ilvl w:val="0"/>
                <w:numId w:val="8"/>
              </w:numPr>
              <w:jc w:val="left"/>
              <w:outlineLvl w:val="3"/>
              <w:rPr>
                <w:del w:id="364" w:author="Chris Varma" w:date="2015-09-08T10:30:00Z"/>
              </w:rPr>
            </w:pPr>
            <w:del w:id="365" w:author="Chris Varma" w:date="2015-09-08T10:30:00Z">
              <w:r w:rsidDel="004869ED">
                <w:delText>Masking will be configured to ensure consistent coding between hierarchy levels. A proposal has been made in section 5.6 of this document and will be subject to review during Realisation.</w:delText>
              </w:r>
            </w:del>
          </w:p>
          <w:p w14:paraId="004CE3DB" w14:textId="77777777" w:rsidR="004A0121" w:rsidDel="004869ED" w:rsidRDefault="004A0121" w:rsidP="00A45A60">
            <w:pPr>
              <w:pStyle w:val="CommentText"/>
              <w:widowControl w:val="0"/>
              <w:jc w:val="left"/>
              <w:outlineLvl w:val="3"/>
              <w:rPr>
                <w:del w:id="366" w:author="Chris Varma" w:date="2015-09-08T10:30:00Z"/>
              </w:rPr>
            </w:pPr>
          </w:p>
          <w:p w14:paraId="004CE3DC" w14:textId="77777777" w:rsidR="000E749F" w:rsidRPr="00A45A60" w:rsidDel="004869ED" w:rsidRDefault="000E749F" w:rsidP="000E749F">
            <w:pPr>
              <w:pStyle w:val="TableText"/>
              <w:keepLines w:val="0"/>
              <w:widowControl w:val="0"/>
              <w:outlineLvl w:val="3"/>
              <w:rPr>
                <w:del w:id="367" w:author="Chris Varma" w:date="2015-09-08T10:30:00Z"/>
                <w:rFonts w:ascii="Verdana" w:hAnsi="Verdana"/>
                <w:sz w:val="20"/>
                <w:u w:val="single"/>
              </w:rPr>
            </w:pPr>
            <w:del w:id="368" w:author="Chris Varma" w:date="2015-09-08T10:30:00Z">
              <w:r w:rsidRPr="00A45A60" w:rsidDel="004869ED">
                <w:rPr>
                  <w:rFonts w:ascii="Verdana" w:hAnsi="Verdana"/>
                  <w:sz w:val="20"/>
                  <w:u w:val="single"/>
                </w:rPr>
                <w:delText>WRICEF:</w:delText>
              </w:r>
            </w:del>
          </w:p>
          <w:p w14:paraId="004CE3DD" w14:textId="77777777" w:rsidR="000E749F" w:rsidRPr="003313FD" w:rsidDel="004869ED" w:rsidRDefault="000E749F" w:rsidP="000E749F">
            <w:pPr>
              <w:pStyle w:val="TableText"/>
              <w:keepLines w:val="0"/>
              <w:widowControl w:val="0"/>
              <w:outlineLvl w:val="3"/>
              <w:rPr>
                <w:del w:id="369" w:author="Chris Varma" w:date="2015-09-08T10:30:00Z"/>
                <w:rFonts w:ascii="Verdana" w:hAnsi="Verdana"/>
                <w:sz w:val="20"/>
              </w:rPr>
            </w:pPr>
            <w:del w:id="370" w:author="Chris Varma" w:date="2015-09-08T10:30:00Z">
              <w:r w:rsidDel="004869ED">
                <w:rPr>
                  <w:rFonts w:ascii="Verdana" w:hAnsi="Verdana"/>
                  <w:sz w:val="20"/>
                </w:rPr>
                <w:delText>N/A</w:delText>
              </w:r>
            </w:del>
          </w:p>
          <w:p w14:paraId="004CE3DE" w14:textId="77777777" w:rsidR="004A0121" w:rsidDel="004869ED" w:rsidRDefault="004A0121" w:rsidP="00A45A60">
            <w:pPr>
              <w:pStyle w:val="CommentText"/>
              <w:widowControl w:val="0"/>
              <w:jc w:val="left"/>
              <w:outlineLvl w:val="3"/>
              <w:rPr>
                <w:del w:id="371" w:author="Chris Varma" w:date="2015-09-08T10:30:00Z"/>
              </w:rPr>
            </w:pPr>
          </w:p>
        </w:tc>
        <w:tc>
          <w:tcPr>
            <w:tcW w:w="1985" w:type="dxa"/>
            <w:tcBorders>
              <w:top w:val="single" w:sz="6" w:space="0" w:color="auto"/>
              <w:bottom w:val="single" w:sz="6" w:space="0" w:color="auto"/>
              <w:right w:val="single" w:sz="6" w:space="0" w:color="auto"/>
            </w:tcBorders>
          </w:tcPr>
          <w:p w14:paraId="004CE3DF" w14:textId="77777777" w:rsidR="004A0121" w:rsidRPr="009F1B51" w:rsidDel="004869ED" w:rsidRDefault="004A0121" w:rsidP="00A45A60">
            <w:pPr>
              <w:pStyle w:val="CommentText"/>
              <w:widowControl w:val="0"/>
              <w:jc w:val="left"/>
              <w:rPr>
                <w:del w:id="372" w:author="Chris Varma" w:date="2015-09-08T10:30:00Z"/>
              </w:rPr>
            </w:pPr>
          </w:p>
        </w:tc>
      </w:tr>
      <w:tr w:rsidR="004A0121" w:rsidRPr="009F1B51" w:rsidDel="004869ED" w14:paraId="004CE3EC" w14:textId="77777777" w:rsidTr="000E749F">
        <w:trPr>
          <w:trHeight w:val="1213"/>
          <w:del w:id="373" w:author="Chris Varma" w:date="2015-09-08T10:30:00Z"/>
        </w:trPr>
        <w:tc>
          <w:tcPr>
            <w:tcW w:w="782" w:type="dxa"/>
            <w:tcBorders>
              <w:top w:val="single" w:sz="6" w:space="0" w:color="auto"/>
              <w:left w:val="single" w:sz="6" w:space="0" w:color="auto"/>
              <w:bottom w:val="single" w:sz="6" w:space="0" w:color="auto"/>
            </w:tcBorders>
          </w:tcPr>
          <w:p w14:paraId="004CE3E1" w14:textId="77777777" w:rsidR="004A0121" w:rsidRPr="009F1B51" w:rsidDel="004869ED" w:rsidRDefault="004A0121" w:rsidP="008F5BBA">
            <w:pPr>
              <w:rPr>
                <w:del w:id="374" w:author="Chris Varma" w:date="2015-09-08T10:30:00Z"/>
              </w:rPr>
            </w:pPr>
            <w:del w:id="375" w:author="Chris Varma" w:date="2015-09-08T10:30:00Z">
              <w:r w:rsidDel="004869ED">
                <w:delText>5</w:delText>
              </w:r>
            </w:del>
          </w:p>
        </w:tc>
        <w:tc>
          <w:tcPr>
            <w:tcW w:w="1086" w:type="dxa"/>
            <w:tcBorders>
              <w:top w:val="single" w:sz="6" w:space="0" w:color="auto"/>
              <w:bottom w:val="single" w:sz="6" w:space="0" w:color="auto"/>
            </w:tcBorders>
          </w:tcPr>
          <w:p w14:paraId="004CE3E2" w14:textId="77777777" w:rsidR="004A0121" w:rsidDel="004869ED" w:rsidRDefault="004A0121" w:rsidP="008F5BBA">
            <w:pPr>
              <w:rPr>
                <w:del w:id="376" w:author="Chris Varma" w:date="2015-09-08T10:30:00Z"/>
              </w:rPr>
            </w:pPr>
            <w:del w:id="377" w:author="Chris Varma" w:date="2015-09-08T10:30:00Z">
              <w:r w:rsidRPr="003F72FB" w:rsidDel="004869ED">
                <w:delText>6.4</w:delText>
              </w:r>
            </w:del>
          </w:p>
        </w:tc>
        <w:tc>
          <w:tcPr>
            <w:tcW w:w="1960" w:type="dxa"/>
            <w:tcBorders>
              <w:top w:val="single" w:sz="6" w:space="0" w:color="auto"/>
              <w:bottom w:val="single" w:sz="6" w:space="0" w:color="auto"/>
            </w:tcBorders>
          </w:tcPr>
          <w:p w14:paraId="004CE3E3" w14:textId="77777777" w:rsidR="004A0121" w:rsidDel="004869ED" w:rsidRDefault="004A0121" w:rsidP="00A45A60">
            <w:pPr>
              <w:widowControl w:val="0"/>
              <w:rPr>
                <w:del w:id="378" w:author="Chris Varma" w:date="2015-09-08T10:30:00Z"/>
                <w:lang w:val="en-GB"/>
              </w:rPr>
            </w:pPr>
            <w:del w:id="379" w:author="Chris Varma" w:date="2015-09-08T10:30:00Z">
              <w:r w:rsidDel="004869ED">
                <w:rPr>
                  <w:lang w:val="en-GB"/>
                </w:rPr>
                <w:delText>Project Definition and WBS Field Selections</w:delText>
              </w:r>
            </w:del>
          </w:p>
        </w:tc>
        <w:tc>
          <w:tcPr>
            <w:tcW w:w="3260" w:type="dxa"/>
            <w:tcBorders>
              <w:top w:val="single" w:sz="6" w:space="0" w:color="auto"/>
              <w:bottom w:val="single" w:sz="6" w:space="0" w:color="auto"/>
            </w:tcBorders>
          </w:tcPr>
          <w:p w14:paraId="004CE3E4" w14:textId="77777777" w:rsidR="004A0121" w:rsidDel="004869ED" w:rsidRDefault="004A0121" w:rsidP="00A45A60">
            <w:pPr>
              <w:widowControl w:val="0"/>
              <w:rPr>
                <w:del w:id="380" w:author="Chris Varma" w:date="2015-09-08T10:30:00Z"/>
              </w:rPr>
            </w:pPr>
            <w:del w:id="381" w:author="Chris Varma" w:date="2015-09-08T10:30:00Z">
              <w:r w:rsidDel="004869ED">
                <w:delText>These settings determine which fields when creating the structures are mandatory, suppressed or optional.</w:delText>
              </w:r>
            </w:del>
          </w:p>
        </w:tc>
        <w:tc>
          <w:tcPr>
            <w:tcW w:w="4394" w:type="dxa"/>
            <w:tcBorders>
              <w:top w:val="single" w:sz="6" w:space="0" w:color="auto"/>
              <w:bottom w:val="single" w:sz="6" w:space="0" w:color="auto"/>
            </w:tcBorders>
          </w:tcPr>
          <w:p w14:paraId="004CE3E5" w14:textId="77777777" w:rsidR="004A0121" w:rsidDel="004869ED" w:rsidRDefault="004A0121" w:rsidP="00A45A60">
            <w:pPr>
              <w:pStyle w:val="CommentText"/>
              <w:widowControl w:val="0"/>
              <w:jc w:val="left"/>
              <w:outlineLvl w:val="3"/>
              <w:rPr>
                <w:del w:id="382" w:author="Chris Varma" w:date="2015-09-08T10:30:00Z"/>
              </w:rPr>
            </w:pPr>
            <w:del w:id="383" w:author="Chris Varma" w:date="2015-09-08T10:30:00Z">
              <w:r w:rsidDel="004869ED">
                <w:delText>Configuration</w:delText>
              </w:r>
            </w:del>
          </w:p>
          <w:p w14:paraId="004CE3E6" w14:textId="77777777" w:rsidR="004A0121" w:rsidDel="004869ED" w:rsidRDefault="004A0121" w:rsidP="005C4CAF">
            <w:pPr>
              <w:pStyle w:val="CommentText"/>
              <w:widowControl w:val="0"/>
              <w:numPr>
                <w:ilvl w:val="0"/>
                <w:numId w:val="8"/>
              </w:numPr>
              <w:jc w:val="left"/>
              <w:outlineLvl w:val="3"/>
              <w:rPr>
                <w:del w:id="384" w:author="Chris Varma" w:date="2015-09-08T10:30:00Z"/>
              </w:rPr>
            </w:pPr>
            <w:del w:id="385" w:author="Chris Varma" w:date="2015-09-08T10:30:00Z">
              <w:r w:rsidDel="004869ED">
                <w:delText>It is expected that the standard settings will be adopted however this will be subject to review during Realisation.</w:delText>
              </w:r>
            </w:del>
          </w:p>
          <w:p w14:paraId="004CE3E7" w14:textId="77777777" w:rsidR="004A0121" w:rsidDel="004869ED" w:rsidRDefault="004A0121" w:rsidP="00A45A60">
            <w:pPr>
              <w:pStyle w:val="CommentText"/>
              <w:widowControl w:val="0"/>
              <w:jc w:val="left"/>
              <w:outlineLvl w:val="3"/>
              <w:rPr>
                <w:del w:id="386" w:author="Chris Varma" w:date="2015-09-08T10:30:00Z"/>
              </w:rPr>
            </w:pPr>
          </w:p>
          <w:p w14:paraId="004CE3E8" w14:textId="77777777" w:rsidR="000E749F" w:rsidRPr="00A45A60" w:rsidDel="004869ED" w:rsidRDefault="000E749F" w:rsidP="000E749F">
            <w:pPr>
              <w:pStyle w:val="TableText"/>
              <w:keepLines w:val="0"/>
              <w:widowControl w:val="0"/>
              <w:outlineLvl w:val="3"/>
              <w:rPr>
                <w:del w:id="387" w:author="Chris Varma" w:date="2015-09-08T10:30:00Z"/>
                <w:rFonts w:ascii="Verdana" w:hAnsi="Verdana"/>
                <w:sz w:val="20"/>
                <w:u w:val="single"/>
              </w:rPr>
            </w:pPr>
            <w:del w:id="388" w:author="Chris Varma" w:date="2015-09-08T10:30:00Z">
              <w:r w:rsidRPr="00A45A60" w:rsidDel="004869ED">
                <w:rPr>
                  <w:rFonts w:ascii="Verdana" w:hAnsi="Verdana"/>
                  <w:sz w:val="20"/>
                  <w:u w:val="single"/>
                </w:rPr>
                <w:delText>WRICEF:</w:delText>
              </w:r>
            </w:del>
          </w:p>
          <w:p w14:paraId="004CE3E9" w14:textId="77777777" w:rsidR="000E749F" w:rsidRPr="003313FD" w:rsidDel="004869ED" w:rsidRDefault="000E749F" w:rsidP="000E749F">
            <w:pPr>
              <w:pStyle w:val="TableText"/>
              <w:keepLines w:val="0"/>
              <w:widowControl w:val="0"/>
              <w:outlineLvl w:val="3"/>
              <w:rPr>
                <w:del w:id="389" w:author="Chris Varma" w:date="2015-09-08T10:30:00Z"/>
                <w:rFonts w:ascii="Verdana" w:hAnsi="Verdana"/>
                <w:sz w:val="20"/>
              </w:rPr>
            </w:pPr>
            <w:del w:id="390" w:author="Chris Varma" w:date="2015-09-08T10:30:00Z">
              <w:r w:rsidDel="004869ED">
                <w:rPr>
                  <w:rFonts w:ascii="Verdana" w:hAnsi="Verdana"/>
                  <w:sz w:val="20"/>
                </w:rPr>
                <w:delText>N/A</w:delText>
              </w:r>
            </w:del>
          </w:p>
          <w:p w14:paraId="004CE3EA" w14:textId="77777777" w:rsidR="004A0121" w:rsidDel="004869ED" w:rsidRDefault="004A0121" w:rsidP="00A45A60">
            <w:pPr>
              <w:pStyle w:val="CommentText"/>
              <w:widowControl w:val="0"/>
              <w:jc w:val="left"/>
              <w:outlineLvl w:val="3"/>
              <w:rPr>
                <w:del w:id="391" w:author="Chris Varma" w:date="2015-09-08T10:30:00Z"/>
              </w:rPr>
            </w:pPr>
          </w:p>
        </w:tc>
        <w:tc>
          <w:tcPr>
            <w:tcW w:w="1985" w:type="dxa"/>
            <w:tcBorders>
              <w:top w:val="single" w:sz="6" w:space="0" w:color="auto"/>
              <w:bottom w:val="single" w:sz="6" w:space="0" w:color="auto"/>
              <w:right w:val="single" w:sz="6" w:space="0" w:color="auto"/>
            </w:tcBorders>
          </w:tcPr>
          <w:p w14:paraId="004CE3EB" w14:textId="77777777" w:rsidR="004A0121" w:rsidRPr="009F1B51" w:rsidDel="004869ED" w:rsidRDefault="004A0121" w:rsidP="00A45A60">
            <w:pPr>
              <w:pStyle w:val="CommentText"/>
              <w:widowControl w:val="0"/>
              <w:jc w:val="left"/>
              <w:rPr>
                <w:del w:id="392" w:author="Chris Varma" w:date="2015-09-08T10:30:00Z"/>
              </w:rPr>
            </w:pPr>
          </w:p>
        </w:tc>
      </w:tr>
    </w:tbl>
    <w:p w14:paraId="004CE3ED" w14:textId="77777777" w:rsidR="007412AE" w:rsidRDefault="007412AE" w:rsidP="00A45A60">
      <w:pPr>
        <w:widowControl w:val="0"/>
        <w:rPr>
          <w:lang w:val="en-GB"/>
        </w:rPr>
      </w:pPr>
    </w:p>
    <w:p w14:paraId="004CE3EE" w14:textId="77777777" w:rsidR="007412AE" w:rsidRDefault="007412AE" w:rsidP="00A45A60">
      <w:pPr>
        <w:widowControl w:val="0"/>
        <w:rPr>
          <w:lang w:val="en-GB"/>
        </w:rPr>
      </w:pPr>
    </w:p>
    <w:p w14:paraId="004CE3EF" w14:textId="77777777" w:rsidR="007412AE" w:rsidRDefault="007412AE" w:rsidP="00A45A60">
      <w:pPr>
        <w:widowControl w:val="0"/>
        <w:rPr>
          <w:lang w:val="en-GB"/>
        </w:rPr>
      </w:pPr>
    </w:p>
    <w:p w14:paraId="004CE3F0" w14:textId="77777777" w:rsidR="007412AE" w:rsidRDefault="007412AE" w:rsidP="00A45A60">
      <w:pPr>
        <w:widowControl w:val="0"/>
        <w:rPr>
          <w:lang w:val="en-GB"/>
        </w:rPr>
      </w:pPr>
    </w:p>
    <w:p w14:paraId="004CE3F1" w14:textId="77777777" w:rsidR="007412AE" w:rsidRDefault="007412AE" w:rsidP="00A45A60">
      <w:pPr>
        <w:widowControl w:val="0"/>
        <w:rPr>
          <w:lang w:val="en-GB"/>
        </w:rPr>
      </w:pPr>
    </w:p>
    <w:p w14:paraId="004CE3F2" w14:textId="77777777" w:rsidR="007412AE" w:rsidRPr="00353367" w:rsidRDefault="007412AE" w:rsidP="00A45A60">
      <w:pPr>
        <w:widowControl w:val="0"/>
        <w:rPr>
          <w:lang w:val="en-GB"/>
        </w:rPr>
      </w:pPr>
    </w:p>
    <w:p w14:paraId="004CE3F3" w14:textId="77777777" w:rsidR="00D1566E" w:rsidRDefault="00D1566E" w:rsidP="00A45A60">
      <w:pPr>
        <w:widowControl w:val="0"/>
        <w:rPr>
          <w:lang w:val="en-GB"/>
        </w:rPr>
      </w:pPr>
    </w:p>
    <w:p w14:paraId="004CE3F4" w14:textId="77777777" w:rsidR="00BB126C" w:rsidRDefault="00BB126C" w:rsidP="00A45A60">
      <w:pPr>
        <w:pStyle w:val="Heading2"/>
        <w:widowControl w:val="0"/>
        <w:rPr>
          <w:lang w:val="en-GB"/>
        </w:rPr>
        <w:sectPr w:rsidR="00BB126C" w:rsidSect="002863B4">
          <w:pgSz w:w="16838" w:h="11906" w:orient="landscape" w:code="9"/>
          <w:pgMar w:top="1418" w:right="2662" w:bottom="1418" w:left="1418" w:header="709" w:footer="357" w:gutter="0"/>
          <w:cols w:space="708"/>
          <w:docGrid w:linePitch="360"/>
        </w:sectPr>
      </w:pPr>
    </w:p>
    <w:p w14:paraId="004CE3F5" w14:textId="77777777" w:rsidR="00D1566E" w:rsidRDefault="00D1566E" w:rsidP="00A45A60">
      <w:pPr>
        <w:pStyle w:val="Heading2"/>
        <w:widowControl w:val="0"/>
        <w:rPr>
          <w:lang w:val="en-GB"/>
        </w:rPr>
      </w:pPr>
      <w:bookmarkStart w:id="393" w:name="_Toc421089929"/>
      <w:r>
        <w:rPr>
          <w:lang w:val="en-GB"/>
        </w:rPr>
        <w:lastRenderedPageBreak/>
        <w:t>Profitability Analysis</w:t>
      </w:r>
      <w:bookmarkEnd w:id="393"/>
      <w:r w:rsidR="00C86B25">
        <w:rPr>
          <w:lang w:val="en-GB"/>
        </w:rPr>
        <w:t xml:space="preserve"> </w:t>
      </w:r>
    </w:p>
    <w:p w14:paraId="004CE3F6" w14:textId="77777777" w:rsidR="00916883" w:rsidRDefault="00916883" w:rsidP="00A45A60">
      <w:pPr>
        <w:pStyle w:val="Heading3"/>
        <w:keepNext w:val="0"/>
        <w:widowControl w:val="0"/>
      </w:pPr>
      <w:bookmarkStart w:id="394" w:name="_Toc421089930"/>
      <w:r>
        <w:t>COPA Characteristics and Value Fields</w:t>
      </w:r>
      <w:bookmarkEnd w:id="394"/>
    </w:p>
    <w:p w14:paraId="004CE3F7" w14:textId="77777777" w:rsidR="00916883" w:rsidRDefault="00916883" w:rsidP="00A45A60">
      <w:pPr>
        <w:widowControl w:val="0"/>
        <w:tabs>
          <w:tab w:val="num" w:pos="1080"/>
        </w:tabs>
        <w:spacing w:before="60" w:afterLines="60" w:after="144"/>
        <w:rPr>
          <w:rFonts w:cs="Arial"/>
        </w:rPr>
      </w:pPr>
      <w:r w:rsidRPr="009B5FBE">
        <w:rPr>
          <w:rFonts w:cs="Arial"/>
        </w:rPr>
        <w:t>The characteristic</w:t>
      </w:r>
      <w:r w:rsidR="00BB126C">
        <w:rPr>
          <w:rFonts w:cs="Arial"/>
        </w:rPr>
        <w:t>s by which the reporting is performed</w:t>
      </w:r>
      <w:r w:rsidRPr="009B5FBE">
        <w:rPr>
          <w:rFonts w:cs="Arial"/>
        </w:rPr>
        <w:t xml:space="preserve"> in </w:t>
      </w:r>
      <w:r w:rsidR="00BB126C">
        <w:rPr>
          <w:rFonts w:cs="Arial"/>
        </w:rPr>
        <w:t xml:space="preserve">the </w:t>
      </w:r>
      <w:r w:rsidRPr="009B5FBE">
        <w:rPr>
          <w:rFonts w:cs="Arial"/>
        </w:rPr>
        <w:t xml:space="preserve">COPA component </w:t>
      </w:r>
      <w:r>
        <w:rPr>
          <w:rFonts w:cs="Arial"/>
        </w:rPr>
        <w:t>will be</w:t>
      </w:r>
      <w:r w:rsidRPr="009B5FBE">
        <w:rPr>
          <w:rFonts w:cs="Arial"/>
        </w:rPr>
        <w:t xml:space="preserve"> taken from </w:t>
      </w:r>
      <w:r w:rsidR="00BB126C">
        <w:rPr>
          <w:rFonts w:cs="Arial"/>
        </w:rPr>
        <w:t>the C</w:t>
      </w:r>
      <w:r w:rsidRPr="009B5FBE">
        <w:rPr>
          <w:rFonts w:cs="Arial"/>
        </w:rPr>
        <w:t xml:space="preserve">ustomer and </w:t>
      </w:r>
      <w:r w:rsidR="00BB126C">
        <w:rPr>
          <w:rFonts w:cs="Arial"/>
        </w:rPr>
        <w:t>M</w:t>
      </w:r>
      <w:r w:rsidRPr="009B5FBE">
        <w:rPr>
          <w:rFonts w:cs="Arial"/>
        </w:rPr>
        <w:t xml:space="preserve">aterial </w:t>
      </w:r>
      <w:r w:rsidR="00BB126C">
        <w:rPr>
          <w:rFonts w:cs="Arial"/>
        </w:rPr>
        <w:t>M</w:t>
      </w:r>
      <w:r w:rsidRPr="009B5FBE">
        <w:rPr>
          <w:rFonts w:cs="Arial"/>
        </w:rPr>
        <w:t xml:space="preserve">aster </w:t>
      </w:r>
      <w:r w:rsidR="00BB126C">
        <w:rPr>
          <w:rFonts w:cs="Arial"/>
        </w:rPr>
        <w:t xml:space="preserve">records. </w:t>
      </w:r>
      <w:r>
        <w:rPr>
          <w:rFonts w:cs="Arial"/>
        </w:rPr>
        <w:t>All COPA characteristics and value fields will feed into BW reports. Line item r</w:t>
      </w:r>
      <w:r w:rsidR="002563D2">
        <w:rPr>
          <w:rFonts w:cs="Arial"/>
        </w:rPr>
        <w:t>eport</w:t>
      </w:r>
      <w:r w:rsidR="00BB126C">
        <w:rPr>
          <w:rFonts w:cs="Arial"/>
        </w:rPr>
        <w:t>s</w:t>
      </w:r>
      <w:r w:rsidR="002563D2">
        <w:rPr>
          <w:rFonts w:cs="Arial"/>
        </w:rPr>
        <w:t xml:space="preserve"> will be run from </w:t>
      </w:r>
      <w:r w:rsidR="00BB126C">
        <w:rPr>
          <w:rFonts w:cs="Arial"/>
        </w:rPr>
        <w:t xml:space="preserve">the </w:t>
      </w:r>
      <w:r w:rsidR="002563D2">
        <w:rPr>
          <w:rFonts w:cs="Arial"/>
        </w:rPr>
        <w:t>COPA sub-</w:t>
      </w:r>
      <w:r>
        <w:rPr>
          <w:rFonts w:cs="Arial"/>
        </w:rPr>
        <w:t>component of SAP using standard transaction</w:t>
      </w:r>
      <w:r w:rsidR="00BB126C">
        <w:rPr>
          <w:rFonts w:cs="Arial"/>
        </w:rPr>
        <w:t>s</w:t>
      </w:r>
      <w:r>
        <w:rPr>
          <w:rFonts w:cs="Arial"/>
        </w:rPr>
        <w:t xml:space="preserve">. </w:t>
      </w:r>
    </w:p>
    <w:p w14:paraId="004CE3F8" w14:textId="77777777" w:rsidR="00916883" w:rsidRDefault="00916883" w:rsidP="00A45A60">
      <w:pPr>
        <w:widowControl w:val="0"/>
        <w:tabs>
          <w:tab w:val="num" w:pos="1080"/>
        </w:tabs>
        <w:spacing w:before="60" w:afterLines="60" w:after="144"/>
        <w:rPr>
          <w:rFonts w:cs="Arial"/>
        </w:rPr>
      </w:pPr>
      <w:r>
        <w:rPr>
          <w:rFonts w:cs="Arial"/>
        </w:rPr>
        <w:t xml:space="preserve">This will provide a complete audit trail to the original document which triggered </w:t>
      </w:r>
      <w:r w:rsidR="00BB126C">
        <w:rPr>
          <w:rFonts w:cs="Arial"/>
        </w:rPr>
        <w:t xml:space="preserve">the </w:t>
      </w:r>
      <w:r>
        <w:rPr>
          <w:rFonts w:cs="Arial"/>
        </w:rPr>
        <w:t xml:space="preserve">COPA entry. </w:t>
      </w:r>
    </w:p>
    <w:p w14:paraId="004CE3F9" w14:textId="77777777" w:rsidR="00F31BD3" w:rsidRDefault="00F31BD3" w:rsidP="00A45A60">
      <w:pPr>
        <w:widowControl w:val="0"/>
        <w:tabs>
          <w:tab w:val="num" w:pos="1080"/>
        </w:tabs>
        <w:spacing w:before="60" w:afterLines="60" w:after="144"/>
        <w:rPr>
          <w:rFonts w:cs="Arial"/>
        </w:rPr>
      </w:pPr>
      <w:r>
        <w:rPr>
          <w:rFonts w:cs="Arial"/>
        </w:rPr>
        <w:t>It should be noted that there is</w:t>
      </w:r>
      <w:r w:rsidR="008E2557">
        <w:rPr>
          <w:rFonts w:cs="Arial"/>
        </w:rPr>
        <w:t xml:space="preserve"> a maximum allowable 200 value fields available. Based on the proposed level of granularity of values flowing into SAP, this will not be an issue.</w:t>
      </w:r>
    </w:p>
    <w:p w14:paraId="004CE3FA" w14:textId="77777777" w:rsidR="00916883" w:rsidRDefault="00D10DE9" w:rsidP="00A45A60">
      <w:pPr>
        <w:widowControl w:val="0"/>
        <w:tabs>
          <w:tab w:val="num" w:pos="1080"/>
        </w:tabs>
        <w:spacing w:before="60" w:afterLines="60" w:after="144"/>
        <w:rPr>
          <w:rFonts w:cs="Arial"/>
        </w:rPr>
      </w:pPr>
      <w:r>
        <w:rPr>
          <w:rFonts w:cs="Arial"/>
        </w:rPr>
        <w:t>By way of initial design, t</w:t>
      </w:r>
      <w:r w:rsidR="00BB126C">
        <w:rPr>
          <w:rFonts w:cs="Arial"/>
        </w:rPr>
        <w:t>he f</w:t>
      </w:r>
      <w:r w:rsidR="00916883">
        <w:rPr>
          <w:rFonts w:cs="Arial"/>
        </w:rPr>
        <w:t>ollowin</w:t>
      </w:r>
      <w:r w:rsidR="00C169E4">
        <w:rPr>
          <w:rFonts w:cs="Arial"/>
        </w:rPr>
        <w:t>g value fields will be used by e</w:t>
      </w:r>
      <w:r w:rsidR="00916883">
        <w:rPr>
          <w:rFonts w:cs="Arial"/>
        </w:rPr>
        <w:t xml:space="preserve">xertis and their derivation logic in SAP is also given below: </w:t>
      </w:r>
    </w:p>
    <w:tbl>
      <w:tblPr>
        <w:tblW w:w="9400" w:type="dxa"/>
        <w:tblInd w:w="93" w:type="dxa"/>
        <w:tblLook w:val="04A0" w:firstRow="1" w:lastRow="0" w:firstColumn="1" w:lastColumn="0" w:noHBand="0" w:noVBand="1"/>
      </w:tblPr>
      <w:tblGrid>
        <w:gridCol w:w="3140"/>
        <w:gridCol w:w="3992"/>
        <w:gridCol w:w="2268"/>
      </w:tblGrid>
      <w:tr w:rsidR="00916883" w:rsidRPr="00837A46" w14:paraId="004CE3FE" w14:textId="77777777" w:rsidTr="00916883">
        <w:trPr>
          <w:trHeight w:val="360"/>
          <w:tblHeader/>
        </w:trPr>
        <w:tc>
          <w:tcPr>
            <w:tcW w:w="3140" w:type="dxa"/>
            <w:tcBorders>
              <w:top w:val="single" w:sz="4" w:space="0" w:color="auto"/>
              <w:left w:val="single" w:sz="4" w:space="0" w:color="auto"/>
              <w:bottom w:val="single" w:sz="4" w:space="0" w:color="auto"/>
              <w:right w:val="single" w:sz="4" w:space="0" w:color="auto"/>
            </w:tcBorders>
            <w:shd w:val="clear" w:color="auto" w:fill="595959"/>
            <w:noWrap/>
            <w:vAlign w:val="bottom"/>
            <w:hideMark/>
          </w:tcPr>
          <w:p w14:paraId="004CE3FB" w14:textId="77777777" w:rsidR="00916883" w:rsidRPr="00BB126C" w:rsidRDefault="00916883" w:rsidP="00A45A60">
            <w:pPr>
              <w:widowControl w:val="0"/>
              <w:spacing w:before="60" w:after="120"/>
              <w:rPr>
                <w:rFonts w:cs="Arial"/>
                <w:b/>
                <w:color w:val="FFFFFF"/>
              </w:rPr>
            </w:pPr>
            <w:r w:rsidRPr="00BB126C">
              <w:rPr>
                <w:rFonts w:cs="Arial"/>
                <w:b/>
                <w:color w:val="FFFFFF"/>
              </w:rPr>
              <w:t>Value Field</w:t>
            </w:r>
          </w:p>
        </w:tc>
        <w:tc>
          <w:tcPr>
            <w:tcW w:w="3992" w:type="dxa"/>
            <w:tcBorders>
              <w:top w:val="single" w:sz="4" w:space="0" w:color="auto"/>
              <w:left w:val="nil"/>
              <w:bottom w:val="single" w:sz="4" w:space="0" w:color="auto"/>
              <w:right w:val="single" w:sz="4" w:space="0" w:color="auto"/>
            </w:tcBorders>
            <w:shd w:val="clear" w:color="auto" w:fill="595959"/>
            <w:noWrap/>
            <w:vAlign w:val="bottom"/>
            <w:hideMark/>
          </w:tcPr>
          <w:p w14:paraId="004CE3FC" w14:textId="77777777" w:rsidR="00916883" w:rsidRPr="00BB126C" w:rsidRDefault="00916883" w:rsidP="00A45A60">
            <w:pPr>
              <w:widowControl w:val="0"/>
              <w:spacing w:before="60" w:after="120"/>
              <w:rPr>
                <w:rFonts w:cs="Arial"/>
                <w:b/>
                <w:color w:val="FFFFFF"/>
              </w:rPr>
            </w:pPr>
            <w:r w:rsidRPr="00BB126C">
              <w:rPr>
                <w:rFonts w:cs="Arial"/>
                <w:b/>
                <w:color w:val="FFFFFF"/>
              </w:rPr>
              <w:t xml:space="preserve">Derivation Logic      </w:t>
            </w:r>
          </w:p>
        </w:tc>
        <w:tc>
          <w:tcPr>
            <w:tcW w:w="2268" w:type="dxa"/>
            <w:tcBorders>
              <w:top w:val="single" w:sz="4" w:space="0" w:color="auto"/>
              <w:left w:val="nil"/>
              <w:bottom w:val="single" w:sz="4" w:space="0" w:color="auto"/>
              <w:right w:val="single" w:sz="4" w:space="0" w:color="auto"/>
            </w:tcBorders>
            <w:shd w:val="clear" w:color="auto" w:fill="595959"/>
          </w:tcPr>
          <w:p w14:paraId="004CE3FD" w14:textId="77777777" w:rsidR="00916883" w:rsidRPr="00BB126C" w:rsidRDefault="00916883" w:rsidP="00A45A60">
            <w:pPr>
              <w:widowControl w:val="0"/>
              <w:spacing w:before="60" w:after="120"/>
              <w:rPr>
                <w:rFonts w:cs="Arial"/>
                <w:b/>
                <w:color w:val="FFFFFF"/>
              </w:rPr>
            </w:pPr>
            <w:r w:rsidRPr="00BB126C">
              <w:rPr>
                <w:rFonts w:cs="Arial"/>
                <w:b/>
                <w:color w:val="FFFFFF"/>
              </w:rPr>
              <w:t>Comments</w:t>
            </w:r>
          </w:p>
        </w:tc>
      </w:tr>
      <w:tr w:rsidR="00916883" w:rsidRPr="00A50009" w14:paraId="004CE402" w14:textId="77777777" w:rsidTr="00916883">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4CE3FF" w14:textId="77777777" w:rsidR="00916883" w:rsidRPr="00004A24" w:rsidRDefault="00916883" w:rsidP="00A45A60">
            <w:pPr>
              <w:widowControl w:val="0"/>
              <w:rPr>
                <w:rFonts w:cs="Arial"/>
              </w:rPr>
            </w:pPr>
            <w:r w:rsidRPr="00004A24">
              <w:rPr>
                <w:rFonts w:cs="Arial"/>
              </w:rPr>
              <w:t xml:space="preserve">Sales Quantity     </w:t>
            </w:r>
          </w:p>
        </w:tc>
        <w:tc>
          <w:tcPr>
            <w:tcW w:w="3992" w:type="dxa"/>
            <w:tcBorders>
              <w:top w:val="nil"/>
              <w:left w:val="nil"/>
              <w:bottom w:val="single" w:sz="4" w:space="0" w:color="auto"/>
              <w:right w:val="single" w:sz="4" w:space="0" w:color="auto"/>
            </w:tcBorders>
            <w:shd w:val="clear" w:color="auto" w:fill="auto"/>
            <w:noWrap/>
            <w:vAlign w:val="bottom"/>
            <w:hideMark/>
          </w:tcPr>
          <w:p w14:paraId="004CE400" w14:textId="77777777" w:rsidR="00916883" w:rsidRPr="00004A24" w:rsidRDefault="00916883" w:rsidP="00A45A60">
            <w:pPr>
              <w:widowControl w:val="0"/>
              <w:rPr>
                <w:rFonts w:cs="Arial"/>
              </w:rPr>
            </w:pPr>
            <w:r w:rsidRPr="00004A24">
              <w:rPr>
                <w:rFonts w:cs="Arial"/>
              </w:rPr>
              <w:t xml:space="preserve">From </w:t>
            </w:r>
            <w:r w:rsidR="00246B00">
              <w:rPr>
                <w:rFonts w:cs="Arial"/>
              </w:rPr>
              <w:t xml:space="preserve">the SD </w:t>
            </w:r>
            <w:r w:rsidRPr="00004A24">
              <w:rPr>
                <w:rFonts w:cs="Arial"/>
              </w:rPr>
              <w:t xml:space="preserve">Billing Document </w:t>
            </w:r>
          </w:p>
        </w:tc>
        <w:tc>
          <w:tcPr>
            <w:tcW w:w="2268" w:type="dxa"/>
            <w:tcBorders>
              <w:top w:val="nil"/>
              <w:left w:val="nil"/>
              <w:bottom w:val="single" w:sz="4" w:space="0" w:color="auto"/>
              <w:right w:val="single" w:sz="4" w:space="0" w:color="auto"/>
            </w:tcBorders>
          </w:tcPr>
          <w:p w14:paraId="004CE401" w14:textId="77777777" w:rsidR="00916883" w:rsidRPr="00004A24" w:rsidRDefault="00916883" w:rsidP="00A45A60">
            <w:pPr>
              <w:widowControl w:val="0"/>
              <w:rPr>
                <w:rFonts w:cs="Arial"/>
              </w:rPr>
            </w:pPr>
          </w:p>
        </w:tc>
      </w:tr>
      <w:tr w:rsidR="00916883" w:rsidRPr="00A50009" w14:paraId="004CE406" w14:textId="77777777" w:rsidTr="00916883">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tcPr>
          <w:p w14:paraId="004CE403" w14:textId="77777777" w:rsidR="00916883" w:rsidRPr="00004A24" w:rsidRDefault="00916883" w:rsidP="00A45A60">
            <w:pPr>
              <w:widowControl w:val="0"/>
              <w:rPr>
                <w:rFonts w:cs="Arial"/>
              </w:rPr>
            </w:pPr>
            <w:r w:rsidRPr="00004A24">
              <w:rPr>
                <w:rFonts w:cs="Arial"/>
              </w:rPr>
              <w:t xml:space="preserve">Sales Revenue       </w:t>
            </w:r>
          </w:p>
        </w:tc>
        <w:tc>
          <w:tcPr>
            <w:tcW w:w="3992" w:type="dxa"/>
            <w:tcBorders>
              <w:top w:val="nil"/>
              <w:left w:val="nil"/>
              <w:bottom w:val="single" w:sz="4" w:space="0" w:color="auto"/>
              <w:right w:val="single" w:sz="4" w:space="0" w:color="auto"/>
            </w:tcBorders>
            <w:shd w:val="clear" w:color="auto" w:fill="auto"/>
            <w:noWrap/>
            <w:vAlign w:val="bottom"/>
          </w:tcPr>
          <w:p w14:paraId="004CE404" w14:textId="77777777" w:rsidR="00916883" w:rsidRPr="00004A24" w:rsidRDefault="00916883" w:rsidP="00A45A60">
            <w:pPr>
              <w:widowControl w:val="0"/>
              <w:rPr>
                <w:rFonts w:cs="Arial"/>
              </w:rPr>
            </w:pPr>
            <w:r w:rsidRPr="00004A24">
              <w:rPr>
                <w:rFonts w:cs="Arial"/>
              </w:rPr>
              <w:t xml:space="preserve">From </w:t>
            </w:r>
            <w:r w:rsidR="00246B00">
              <w:rPr>
                <w:rFonts w:cs="Arial"/>
              </w:rPr>
              <w:t xml:space="preserve">the SD </w:t>
            </w:r>
            <w:r w:rsidRPr="00004A24">
              <w:rPr>
                <w:rFonts w:cs="Arial"/>
              </w:rPr>
              <w:t xml:space="preserve">Billing Document </w:t>
            </w:r>
          </w:p>
        </w:tc>
        <w:tc>
          <w:tcPr>
            <w:tcW w:w="2268" w:type="dxa"/>
            <w:tcBorders>
              <w:top w:val="nil"/>
              <w:left w:val="nil"/>
              <w:bottom w:val="single" w:sz="4" w:space="0" w:color="auto"/>
              <w:right w:val="single" w:sz="4" w:space="0" w:color="auto"/>
            </w:tcBorders>
          </w:tcPr>
          <w:p w14:paraId="004CE405" w14:textId="77777777" w:rsidR="00916883" w:rsidRPr="00004A24" w:rsidRDefault="00916883" w:rsidP="00A45A60">
            <w:pPr>
              <w:widowControl w:val="0"/>
              <w:rPr>
                <w:rFonts w:cs="Arial"/>
              </w:rPr>
            </w:pPr>
          </w:p>
        </w:tc>
      </w:tr>
      <w:tr w:rsidR="00916883" w:rsidRPr="00A50009" w14:paraId="004CE40A" w14:textId="77777777" w:rsidTr="00916883">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tcPr>
          <w:p w14:paraId="004CE407" w14:textId="77777777" w:rsidR="00916883" w:rsidRPr="00004A24" w:rsidRDefault="005A6156" w:rsidP="00A45A60">
            <w:pPr>
              <w:widowControl w:val="0"/>
              <w:rPr>
                <w:rFonts w:cs="Arial"/>
              </w:rPr>
            </w:pPr>
            <w:r>
              <w:rPr>
                <w:rFonts w:cs="Arial"/>
              </w:rPr>
              <w:t>COGS</w:t>
            </w:r>
            <w:r w:rsidR="000F06FD">
              <w:rPr>
                <w:rFonts w:cs="Arial"/>
              </w:rPr>
              <w:t xml:space="preserve"> Standard Cost</w:t>
            </w:r>
          </w:p>
        </w:tc>
        <w:tc>
          <w:tcPr>
            <w:tcW w:w="3992" w:type="dxa"/>
            <w:tcBorders>
              <w:top w:val="nil"/>
              <w:left w:val="nil"/>
              <w:bottom w:val="single" w:sz="4" w:space="0" w:color="auto"/>
              <w:right w:val="single" w:sz="4" w:space="0" w:color="auto"/>
            </w:tcBorders>
            <w:shd w:val="clear" w:color="auto" w:fill="auto"/>
            <w:noWrap/>
            <w:vAlign w:val="bottom"/>
          </w:tcPr>
          <w:p w14:paraId="004CE408" w14:textId="77777777" w:rsidR="00916883" w:rsidRPr="00004A24" w:rsidRDefault="00D42BF3" w:rsidP="00A45A60">
            <w:pPr>
              <w:widowControl w:val="0"/>
              <w:rPr>
                <w:rFonts w:cs="Arial"/>
              </w:rPr>
            </w:pPr>
            <w:r w:rsidRPr="00004A24">
              <w:rPr>
                <w:rFonts w:cs="Arial"/>
              </w:rPr>
              <w:t xml:space="preserve">From </w:t>
            </w:r>
            <w:r>
              <w:rPr>
                <w:rFonts w:cs="Arial"/>
              </w:rPr>
              <w:t xml:space="preserve">the SD </w:t>
            </w:r>
            <w:r w:rsidRPr="00004A24">
              <w:rPr>
                <w:rFonts w:cs="Arial"/>
              </w:rPr>
              <w:t>Billing Document</w:t>
            </w:r>
          </w:p>
        </w:tc>
        <w:tc>
          <w:tcPr>
            <w:tcW w:w="2268" w:type="dxa"/>
            <w:tcBorders>
              <w:top w:val="nil"/>
              <w:left w:val="nil"/>
              <w:bottom w:val="single" w:sz="4" w:space="0" w:color="auto"/>
              <w:right w:val="single" w:sz="4" w:space="0" w:color="auto"/>
            </w:tcBorders>
          </w:tcPr>
          <w:p w14:paraId="004CE409" w14:textId="77777777" w:rsidR="00916883" w:rsidRPr="00004A24" w:rsidRDefault="00916883" w:rsidP="00A45A60">
            <w:pPr>
              <w:widowControl w:val="0"/>
              <w:rPr>
                <w:rFonts w:cs="Arial"/>
              </w:rPr>
            </w:pPr>
          </w:p>
        </w:tc>
      </w:tr>
      <w:tr w:rsidR="00DE520D" w:rsidRPr="00A50009" w14:paraId="004CE40E" w14:textId="77777777" w:rsidTr="00BC4A05">
        <w:trPr>
          <w:trHeight w:val="300"/>
        </w:trPr>
        <w:tc>
          <w:tcPr>
            <w:tcW w:w="3140" w:type="dxa"/>
            <w:tcBorders>
              <w:top w:val="nil"/>
              <w:left w:val="single" w:sz="4" w:space="0" w:color="auto"/>
              <w:bottom w:val="single" w:sz="4" w:space="0" w:color="auto"/>
              <w:right w:val="single" w:sz="4" w:space="0" w:color="auto"/>
            </w:tcBorders>
            <w:shd w:val="clear" w:color="auto" w:fill="auto"/>
            <w:noWrap/>
          </w:tcPr>
          <w:p w14:paraId="004CE40B" w14:textId="77777777" w:rsidR="00DE520D" w:rsidRPr="00004A24" w:rsidRDefault="00DE520D" w:rsidP="00A45A60">
            <w:pPr>
              <w:widowControl w:val="0"/>
              <w:rPr>
                <w:rFonts w:cs="Arial"/>
              </w:rPr>
            </w:pPr>
            <w:r w:rsidRPr="0086241A">
              <w:t>Add Back</w:t>
            </w:r>
          </w:p>
        </w:tc>
        <w:tc>
          <w:tcPr>
            <w:tcW w:w="3992" w:type="dxa"/>
            <w:tcBorders>
              <w:top w:val="nil"/>
              <w:left w:val="nil"/>
              <w:bottom w:val="single" w:sz="4" w:space="0" w:color="auto"/>
              <w:right w:val="single" w:sz="4" w:space="0" w:color="auto"/>
            </w:tcBorders>
            <w:shd w:val="clear" w:color="auto" w:fill="auto"/>
            <w:noWrap/>
          </w:tcPr>
          <w:p w14:paraId="004CE40C" w14:textId="77777777" w:rsidR="00DE520D" w:rsidRPr="00004A24" w:rsidRDefault="00DE520D" w:rsidP="00A45A60">
            <w:pPr>
              <w:widowControl w:val="0"/>
              <w:rPr>
                <w:rFonts w:cs="Arial"/>
              </w:rPr>
            </w:pPr>
            <w:r w:rsidRPr="002D7A60">
              <w:rPr>
                <w:rFonts w:cs="Arial"/>
              </w:rPr>
              <w:t>From the SD Billing Document</w:t>
            </w:r>
          </w:p>
        </w:tc>
        <w:tc>
          <w:tcPr>
            <w:tcW w:w="2268" w:type="dxa"/>
            <w:tcBorders>
              <w:top w:val="nil"/>
              <w:left w:val="nil"/>
              <w:bottom w:val="single" w:sz="4" w:space="0" w:color="auto"/>
              <w:right w:val="single" w:sz="4" w:space="0" w:color="auto"/>
            </w:tcBorders>
          </w:tcPr>
          <w:p w14:paraId="004CE40D" w14:textId="77777777" w:rsidR="00DE520D" w:rsidRPr="00004A24" w:rsidRDefault="00DE520D" w:rsidP="00A45A60">
            <w:pPr>
              <w:widowControl w:val="0"/>
              <w:rPr>
                <w:rFonts w:cs="Arial"/>
              </w:rPr>
            </w:pPr>
          </w:p>
        </w:tc>
      </w:tr>
      <w:tr w:rsidR="00DE520D" w:rsidRPr="00A50009" w14:paraId="004CE412" w14:textId="77777777" w:rsidTr="00BC4A05">
        <w:trPr>
          <w:trHeight w:val="300"/>
        </w:trPr>
        <w:tc>
          <w:tcPr>
            <w:tcW w:w="3140" w:type="dxa"/>
            <w:tcBorders>
              <w:top w:val="nil"/>
              <w:left w:val="single" w:sz="4" w:space="0" w:color="auto"/>
              <w:bottom w:val="single" w:sz="4" w:space="0" w:color="auto"/>
              <w:right w:val="single" w:sz="4" w:space="0" w:color="auto"/>
            </w:tcBorders>
            <w:shd w:val="clear" w:color="auto" w:fill="auto"/>
            <w:noWrap/>
          </w:tcPr>
          <w:p w14:paraId="004CE40F" w14:textId="77777777" w:rsidR="00DE520D" w:rsidRPr="00004A24" w:rsidRDefault="00DE520D" w:rsidP="00A45A60">
            <w:pPr>
              <w:widowControl w:val="0"/>
              <w:rPr>
                <w:rFonts w:cs="Arial"/>
              </w:rPr>
            </w:pPr>
            <w:r w:rsidRPr="0086241A">
              <w:t>Internal Adjustment</w:t>
            </w:r>
          </w:p>
        </w:tc>
        <w:tc>
          <w:tcPr>
            <w:tcW w:w="3992" w:type="dxa"/>
            <w:tcBorders>
              <w:top w:val="nil"/>
              <w:left w:val="nil"/>
              <w:bottom w:val="single" w:sz="4" w:space="0" w:color="auto"/>
              <w:right w:val="single" w:sz="4" w:space="0" w:color="auto"/>
            </w:tcBorders>
            <w:shd w:val="clear" w:color="auto" w:fill="auto"/>
            <w:noWrap/>
          </w:tcPr>
          <w:p w14:paraId="004CE410" w14:textId="77777777" w:rsidR="00DE520D" w:rsidRPr="00004A24" w:rsidRDefault="00DE520D" w:rsidP="00A45A60">
            <w:pPr>
              <w:widowControl w:val="0"/>
              <w:rPr>
                <w:rFonts w:cs="Arial"/>
              </w:rPr>
            </w:pPr>
            <w:r w:rsidRPr="002D7A60">
              <w:rPr>
                <w:rFonts w:cs="Arial"/>
              </w:rPr>
              <w:t>From the SD Billing Document</w:t>
            </w:r>
          </w:p>
        </w:tc>
        <w:tc>
          <w:tcPr>
            <w:tcW w:w="2268" w:type="dxa"/>
            <w:tcBorders>
              <w:top w:val="nil"/>
              <w:left w:val="nil"/>
              <w:bottom w:val="single" w:sz="4" w:space="0" w:color="auto"/>
              <w:right w:val="single" w:sz="4" w:space="0" w:color="auto"/>
            </w:tcBorders>
          </w:tcPr>
          <w:p w14:paraId="004CE411" w14:textId="77777777" w:rsidR="00DE520D" w:rsidRPr="00004A24" w:rsidRDefault="00DE520D" w:rsidP="00A45A60">
            <w:pPr>
              <w:widowControl w:val="0"/>
              <w:rPr>
                <w:rFonts w:cs="Arial"/>
              </w:rPr>
            </w:pPr>
          </w:p>
        </w:tc>
      </w:tr>
      <w:tr w:rsidR="00DE520D" w:rsidRPr="00A50009" w14:paraId="004CE416" w14:textId="77777777" w:rsidTr="00BC4A05">
        <w:trPr>
          <w:trHeight w:val="300"/>
        </w:trPr>
        <w:tc>
          <w:tcPr>
            <w:tcW w:w="3140" w:type="dxa"/>
            <w:tcBorders>
              <w:top w:val="nil"/>
              <w:left w:val="single" w:sz="4" w:space="0" w:color="auto"/>
              <w:bottom w:val="single" w:sz="4" w:space="0" w:color="auto"/>
              <w:right w:val="single" w:sz="4" w:space="0" w:color="auto"/>
            </w:tcBorders>
            <w:shd w:val="clear" w:color="auto" w:fill="auto"/>
            <w:noWrap/>
          </w:tcPr>
          <w:p w14:paraId="004CE413" w14:textId="77777777" w:rsidR="00DE520D" w:rsidRPr="00004A24" w:rsidRDefault="00DE520D" w:rsidP="00A45A60">
            <w:pPr>
              <w:widowControl w:val="0"/>
              <w:rPr>
                <w:rFonts w:cs="Arial"/>
              </w:rPr>
            </w:pPr>
            <w:r w:rsidRPr="0086241A">
              <w:t>Adjustment to purchase receipt cost of the product</w:t>
            </w:r>
          </w:p>
        </w:tc>
        <w:tc>
          <w:tcPr>
            <w:tcW w:w="3992" w:type="dxa"/>
            <w:tcBorders>
              <w:top w:val="nil"/>
              <w:left w:val="nil"/>
              <w:bottom w:val="single" w:sz="4" w:space="0" w:color="auto"/>
              <w:right w:val="single" w:sz="4" w:space="0" w:color="auto"/>
            </w:tcBorders>
            <w:shd w:val="clear" w:color="auto" w:fill="auto"/>
            <w:noWrap/>
          </w:tcPr>
          <w:p w14:paraId="004CE414" w14:textId="77777777" w:rsidR="00DE520D" w:rsidRPr="00004A24" w:rsidRDefault="00DE520D" w:rsidP="00A45A60">
            <w:pPr>
              <w:widowControl w:val="0"/>
              <w:rPr>
                <w:rFonts w:cs="Arial"/>
              </w:rPr>
            </w:pPr>
            <w:r w:rsidRPr="002D7A60">
              <w:rPr>
                <w:rFonts w:cs="Arial"/>
              </w:rPr>
              <w:t>From the SD Billing Document</w:t>
            </w:r>
          </w:p>
        </w:tc>
        <w:tc>
          <w:tcPr>
            <w:tcW w:w="2268" w:type="dxa"/>
            <w:tcBorders>
              <w:top w:val="nil"/>
              <w:left w:val="nil"/>
              <w:bottom w:val="single" w:sz="4" w:space="0" w:color="auto"/>
              <w:right w:val="single" w:sz="4" w:space="0" w:color="auto"/>
            </w:tcBorders>
          </w:tcPr>
          <w:p w14:paraId="004CE415" w14:textId="77777777" w:rsidR="00DE520D" w:rsidRPr="00004A24" w:rsidRDefault="00DE520D" w:rsidP="00A45A60">
            <w:pPr>
              <w:widowControl w:val="0"/>
              <w:rPr>
                <w:rFonts w:cs="Arial"/>
              </w:rPr>
            </w:pPr>
          </w:p>
        </w:tc>
      </w:tr>
      <w:tr w:rsidR="00DE520D" w:rsidRPr="00A50009" w14:paraId="004CE41A" w14:textId="77777777" w:rsidTr="00BC4A05">
        <w:trPr>
          <w:trHeight w:val="300"/>
        </w:trPr>
        <w:tc>
          <w:tcPr>
            <w:tcW w:w="3140" w:type="dxa"/>
            <w:tcBorders>
              <w:top w:val="nil"/>
              <w:left w:val="single" w:sz="4" w:space="0" w:color="auto"/>
              <w:bottom w:val="single" w:sz="4" w:space="0" w:color="auto"/>
              <w:right w:val="single" w:sz="4" w:space="0" w:color="auto"/>
            </w:tcBorders>
            <w:shd w:val="clear" w:color="auto" w:fill="auto"/>
            <w:noWrap/>
          </w:tcPr>
          <w:p w14:paraId="004CE417" w14:textId="77777777" w:rsidR="00DE520D" w:rsidRPr="00004A24" w:rsidRDefault="00DE520D" w:rsidP="00A45A60">
            <w:pPr>
              <w:widowControl w:val="0"/>
              <w:rPr>
                <w:rFonts w:cs="Arial"/>
              </w:rPr>
            </w:pPr>
            <w:r w:rsidRPr="0086241A">
              <w:rPr>
                <w:rFonts w:cs="Tms Rmn"/>
                <w:color w:val="000000"/>
                <w:lang w:val="en-GB"/>
              </w:rPr>
              <w:t>Chargeback / Vendor Bid</w:t>
            </w:r>
          </w:p>
        </w:tc>
        <w:tc>
          <w:tcPr>
            <w:tcW w:w="3992" w:type="dxa"/>
            <w:tcBorders>
              <w:top w:val="nil"/>
              <w:left w:val="nil"/>
              <w:bottom w:val="single" w:sz="4" w:space="0" w:color="auto"/>
              <w:right w:val="single" w:sz="4" w:space="0" w:color="auto"/>
            </w:tcBorders>
            <w:shd w:val="clear" w:color="auto" w:fill="auto"/>
            <w:noWrap/>
          </w:tcPr>
          <w:p w14:paraId="004CE418" w14:textId="77777777" w:rsidR="00DE520D" w:rsidRPr="00004A24" w:rsidRDefault="00DE520D" w:rsidP="00A45A60">
            <w:pPr>
              <w:widowControl w:val="0"/>
              <w:rPr>
                <w:rFonts w:cs="Arial"/>
              </w:rPr>
            </w:pPr>
            <w:r w:rsidRPr="002D7A60">
              <w:rPr>
                <w:rFonts w:cs="Arial"/>
              </w:rPr>
              <w:t>From the SD Billing Document</w:t>
            </w:r>
          </w:p>
        </w:tc>
        <w:tc>
          <w:tcPr>
            <w:tcW w:w="2268" w:type="dxa"/>
            <w:tcBorders>
              <w:top w:val="nil"/>
              <w:left w:val="nil"/>
              <w:bottom w:val="single" w:sz="4" w:space="0" w:color="auto"/>
              <w:right w:val="single" w:sz="4" w:space="0" w:color="auto"/>
            </w:tcBorders>
          </w:tcPr>
          <w:p w14:paraId="004CE419" w14:textId="77777777" w:rsidR="00DE520D" w:rsidRPr="00004A24" w:rsidRDefault="00DE520D" w:rsidP="00A45A60">
            <w:pPr>
              <w:widowControl w:val="0"/>
              <w:rPr>
                <w:rFonts w:cs="Arial"/>
              </w:rPr>
            </w:pPr>
          </w:p>
        </w:tc>
      </w:tr>
      <w:tr w:rsidR="00DE520D" w:rsidRPr="00A50009" w14:paraId="004CE41E" w14:textId="77777777" w:rsidTr="00BC4A05">
        <w:trPr>
          <w:trHeight w:val="300"/>
        </w:trPr>
        <w:tc>
          <w:tcPr>
            <w:tcW w:w="3140" w:type="dxa"/>
            <w:tcBorders>
              <w:top w:val="nil"/>
              <w:left w:val="single" w:sz="4" w:space="0" w:color="auto"/>
              <w:bottom w:val="single" w:sz="4" w:space="0" w:color="auto"/>
              <w:right w:val="single" w:sz="4" w:space="0" w:color="auto"/>
            </w:tcBorders>
            <w:shd w:val="clear" w:color="auto" w:fill="auto"/>
            <w:noWrap/>
          </w:tcPr>
          <w:p w14:paraId="004CE41B" w14:textId="77777777" w:rsidR="00DE520D" w:rsidRPr="00004A24" w:rsidRDefault="00DE520D" w:rsidP="00A45A60">
            <w:pPr>
              <w:widowControl w:val="0"/>
              <w:rPr>
                <w:rFonts w:cs="Arial"/>
              </w:rPr>
            </w:pPr>
            <w:r>
              <w:t>Customer Rebates</w:t>
            </w:r>
          </w:p>
        </w:tc>
        <w:tc>
          <w:tcPr>
            <w:tcW w:w="3992" w:type="dxa"/>
            <w:tcBorders>
              <w:top w:val="nil"/>
              <w:left w:val="nil"/>
              <w:bottom w:val="single" w:sz="4" w:space="0" w:color="auto"/>
              <w:right w:val="single" w:sz="4" w:space="0" w:color="auto"/>
            </w:tcBorders>
            <w:shd w:val="clear" w:color="auto" w:fill="auto"/>
            <w:noWrap/>
          </w:tcPr>
          <w:p w14:paraId="004CE41C" w14:textId="77777777" w:rsidR="00DE520D" w:rsidRPr="00004A24" w:rsidRDefault="00DE520D" w:rsidP="00A45A60">
            <w:pPr>
              <w:widowControl w:val="0"/>
              <w:rPr>
                <w:rFonts w:cs="Arial"/>
              </w:rPr>
            </w:pPr>
            <w:r w:rsidRPr="00F82F5E">
              <w:rPr>
                <w:rFonts w:cs="Arial"/>
              </w:rPr>
              <w:t>From the SD Billing Document</w:t>
            </w:r>
          </w:p>
        </w:tc>
        <w:tc>
          <w:tcPr>
            <w:tcW w:w="2268" w:type="dxa"/>
            <w:tcBorders>
              <w:top w:val="nil"/>
              <w:left w:val="nil"/>
              <w:bottom w:val="single" w:sz="4" w:space="0" w:color="auto"/>
              <w:right w:val="single" w:sz="4" w:space="0" w:color="auto"/>
            </w:tcBorders>
          </w:tcPr>
          <w:p w14:paraId="004CE41D" w14:textId="77777777" w:rsidR="00DE520D" w:rsidRPr="00004A24" w:rsidRDefault="00DE520D" w:rsidP="00A45A60">
            <w:pPr>
              <w:widowControl w:val="0"/>
              <w:rPr>
                <w:rFonts w:cs="Arial"/>
              </w:rPr>
            </w:pPr>
          </w:p>
        </w:tc>
      </w:tr>
      <w:tr w:rsidR="00DE520D" w:rsidRPr="00A50009" w14:paraId="004CE422" w14:textId="77777777" w:rsidTr="00B12A8A">
        <w:trPr>
          <w:trHeight w:val="300"/>
        </w:trPr>
        <w:tc>
          <w:tcPr>
            <w:tcW w:w="3140" w:type="dxa"/>
            <w:tcBorders>
              <w:top w:val="nil"/>
              <w:left w:val="single" w:sz="4" w:space="0" w:color="auto"/>
              <w:bottom w:val="single" w:sz="4" w:space="0" w:color="auto"/>
              <w:right w:val="single" w:sz="4" w:space="0" w:color="auto"/>
            </w:tcBorders>
            <w:shd w:val="clear" w:color="auto" w:fill="auto"/>
            <w:noWrap/>
          </w:tcPr>
          <w:p w14:paraId="004CE41F" w14:textId="77777777" w:rsidR="00DE520D" w:rsidRPr="00004A24" w:rsidRDefault="00DE520D" w:rsidP="00A45A60">
            <w:pPr>
              <w:widowControl w:val="0"/>
              <w:rPr>
                <w:rFonts w:cs="Arial"/>
              </w:rPr>
            </w:pPr>
            <w:r w:rsidRPr="00BF7711">
              <w:rPr>
                <w:rFonts w:cs="Tms Rmn"/>
                <w:color w:val="000000"/>
                <w:lang w:val="en-GB"/>
              </w:rPr>
              <w:t>Special Price Increase (SPI)</w:t>
            </w:r>
          </w:p>
        </w:tc>
        <w:tc>
          <w:tcPr>
            <w:tcW w:w="3992" w:type="dxa"/>
            <w:tcBorders>
              <w:top w:val="nil"/>
              <w:left w:val="nil"/>
              <w:bottom w:val="single" w:sz="4" w:space="0" w:color="auto"/>
              <w:right w:val="single" w:sz="4" w:space="0" w:color="auto"/>
            </w:tcBorders>
            <w:shd w:val="clear" w:color="auto" w:fill="auto"/>
            <w:noWrap/>
          </w:tcPr>
          <w:p w14:paraId="004CE420" w14:textId="77777777" w:rsidR="00DE520D" w:rsidRPr="00004A24" w:rsidRDefault="00DE520D" w:rsidP="00A45A60">
            <w:pPr>
              <w:widowControl w:val="0"/>
              <w:rPr>
                <w:rFonts w:cs="Arial"/>
              </w:rPr>
            </w:pPr>
            <w:r w:rsidRPr="00F82F5E">
              <w:rPr>
                <w:rFonts w:cs="Arial"/>
              </w:rPr>
              <w:t>From the SD Billing Document</w:t>
            </w:r>
          </w:p>
        </w:tc>
        <w:tc>
          <w:tcPr>
            <w:tcW w:w="2268" w:type="dxa"/>
            <w:tcBorders>
              <w:top w:val="nil"/>
              <w:left w:val="nil"/>
              <w:bottom w:val="single" w:sz="4" w:space="0" w:color="auto"/>
              <w:right w:val="single" w:sz="4" w:space="0" w:color="auto"/>
            </w:tcBorders>
          </w:tcPr>
          <w:p w14:paraId="004CE421" w14:textId="77777777" w:rsidR="00DE520D" w:rsidRPr="00004A24" w:rsidRDefault="00DE520D" w:rsidP="00A45A60">
            <w:pPr>
              <w:widowControl w:val="0"/>
              <w:rPr>
                <w:rFonts w:cs="Arial"/>
              </w:rPr>
            </w:pPr>
          </w:p>
        </w:tc>
      </w:tr>
      <w:tr w:rsidR="00DE520D" w:rsidRPr="00A50009" w14:paraId="004CE426" w14:textId="77777777" w:rsidTr="00B12A8A">
        <w:trPr>
          <w:trHeight w:val="300"/>
        </w:trPr>
        <w:tc>
          <w:tcPr>
            <w:tcW w:w="3140" w:type="dxa"/>
            <w:tcBorders>
              <w:top w:val="single" w:sz="4" w:space="0" w:color="auto"/>
              <w:left w:val="single" w:sz="4" w:space="0" w:color="auto"/>
              <w:bottom w:val="single" w:sz="4" w:space="0" w:color="auto"/>
              <w:right w:val="single" w:sz="4" w:space="0" w:color="auto"/>
            </w:tcBorders>
            <w:shd w:val="clear" w:color="auto" w:fill="auto"/>
            <w:noWrap/>
          </w:tcPr>
          <w:p w14:paraId="004CE423" w14:textId="77777777" w:rsidR="00DE520D" w:rsidRPr="00004A24" w:rsidRDefault="00DE520D" w:rsidP="00A45A60">
            <w:pPr>
              <w:widowControl w:val="0"/>
              <w:rPr>
                <w:rFonts w:cs="Arial"/>
              </w:rPr>
            </w:pPr>
            <w:r>
              <w:rPr>
                <w:rFonts w:cs="Tms Rmn"/>
                <w:color w:val="000000"/>
                <w:lang w:val="en-GB"/>
              </w:rPr>
              <w:t>PROFs</w:t>
            </w:r>
          </w:p>
        </w:tc>
        <w:tc>
          <w:tcPr>
            <w:tcW w:w="3992" w:type="dxa"/>
            <w:tcBorders>
              <w:top w:val="single" w:sz="4" w:space="0" w:color="auto"/>
              <w:left w:val="nil"/>
              <w:bottom w:val="single" w:sz="4" w:space="0" w:color="auto"/>
              <w:right w:val="single" w:sz="4" w:space="0" w:color="auto"/>
            </w:tcBorders>
            <w:shd w:val="clear" w:color="auto" w:fill="auto"/>
            <w:noWrap/>
          </w:tcPr>
          <w:p w14:paraId="004CE424" w14:textId="77777777" w:rsidR="00DE520D" w:rsidRPr="00004A24" w:rsidRDefault="00DE520D" w:rsidP="00A45A60">
            <w:pPr>
              <w:widowControl w:val="0"/>
              <w:rPr>
                <w:rFonts w:cs="Arial"/>
              </w:rPr>
            </w:pPr>
            <w:r w:rsidRPr="00F82F5E">
              <w:rPr>
                <w:rFonts w:cs="Arial"/>
              </w:rPr>
              <w:t>From the SD Billing Document</w:t>
            </w:r>
          </w:p>
        </w:tc>
        <w:tc>
          <w:tcPr>
            <w:tcW w:w="2268" w:type="dxa"/>
            <w:tcBorders>
              <w:top w:val="single" w:sz="4" w:space="0" w:color="auto"/>
              <w:left w:val="nil"/>
              <w:bottom w:val="single" w:sz="4" w:space="0" w:color="auto"/>
              <w:right w:val="single" w:sz="4" w:space="0" w:color="auto"/>
            </w:tcBorders>
          </w:tcPr>
          <w:p w14:paraId="004CE425" w14:textId="77777777" w:rsidR="00DE520D" w:rsidRPr="00004A24" w:rsidRDefault="00DE520D" w:rsidP="00A45A60">
            <w:pPr>
              <w:widowControl w:val="0"/>
              <w:rPr>
                <w:rFonts w:cs="Arial"/>
              </w:rPr>
            </w:pPr>
          </w:p>
        </w:tc>
      </w:tr>
      <w:tr w:rsidR="000F06FD" w:rsidRPr="00A50009" w14:paraId="004CE42A" w14:textId="77777777" w:rsidTr="00B12A8A">
        <w:trPr>
          <w:trHeight w:val="300"/>
        </w:trPr>
        <w:tc>
          <w:tcPr>
            <w:tcW w:w="3140" w:type="dxa"/>
            <w:tcBorders>
              <w:top w:val="single" w:sz="4" w:space="0" w:color="auto"/>
              <w:left w:val="single" w:sz="4" w:space="0" w:color="auto"/>
              <w:bottom w:val="single" w:sz="4" w:space="0" w:color="auto"/>
              <w:right w:val="single" w:sz="4" w:space="0" w:color="auto"/>
            </w:tcBorders>
            <w:shd w:val="clear" w:color="auto" w:fill="auto"/>
            <w:noWrap/>
          </w:tcPr>
          <w:p w14:paraId="004CE427" w14:textId="77777777" w:rsidR="000F06FD" w:rsidRDefault="000F06FD" w:rsidP="00A45A60">
            <w:pPr>
              <w:widowControl w:val="0"/>
              <w:rPr>
                <w:rFonts w:cs="Tms Rmn"/>
                <w:color w:val="000000"/>
                <w:lang w:val="en-GB"/>
              </w:rPr>
            </w:pPr>
            <w:r>
              <w:rPr>
                <w:rFonts w:cs="Tms Rmn"/>
                <w:color w:val="000000"/>
                <w:lang w:val="en-GB"/>
              </w:rPr>
              <w:t>Vendor Rebates</w:t>
            </w:r>
          </w:p>
        </w:tc>
        <w:tc>
          <w:tcPr>
            <w:tcW w:w="3992" w:type="dxa"/>
            <w:tcBorders>
              <w:top w:val="single" w:sz="4" w:space="0" w:color="auto"/>
              <w:left w:val="nil"/>
              <w:bottom w:val="single" w:sz="4" w:space="0" w:color="auto"/>
              <w:right w:val="single" w:sz="4" w:space="0" w:color="auto"/>
            </w:tcBorders>
            <w:shd w:val="clear" w:color="auto" w:fill="auto"/>
            <w:noWrap/>
          </w:tcPr>
          <w:p w14:paraId="004CE428" w14:textId="77777777" w:rsidR="000F06FD" w:rsidRPr="00F82F5E" w:rsidRDefault="000F06FD" w:rsidP="00A45A60">
            <w:pPr>
              <w:widowControl w:val="0"/>
              <w:rPr>
                <w:rFonts w:cs="Arial"/>
              </w:rPr>
            </w:pPr>
            <w:r>
              <w:rPr>
                <w:rFonts w:cs="Arial"/>
              </w:rPr>
              <w:t>From the SD Billing Document</w:t>
            </w:r>
          </w:p>
        </w:tc>
        <w:tc>
          <w:tcPr>
            <w:tcW w:w="2268" w:type="dxa"/>
            <w:tcBorders>
              <w:top w:val="single" w:sz="4" w:space="0" w:color="auto"/>
              <w:left w:val="nil"/>
              <w:bottom w:val="single" w:sz="4" w:space="0" w:color="auto"/>
              <w:right w:val="single" w:sz="4" w:space="0" w:color="auto"/>
            </w:tcBorders>
          </w:tcPr>
          <w:p w14:paraId="004CE429" w14:textId="77777777" w:rsidR="000F06FD" w:rsidRPr="00004A24" w:rsidRDefault="000F06FD" w:rsidP="00A45A60">
            <w:pPr>
              <w:widowControl w:val="0"/>
              <w:rPr>
                <w:rFonts w:cs="Arial"/>
              </w:rPr>
            </w:pPr>
          </w:p>
        </w:tc>
      </w:tr>
      <w:tr w:rsidR="000F06FD" w:rsidRPr="00A50009" w14:paraId="004CE42E" w14:textId="77777777" w:rsidTr="00B12A8A">
        <w:trPr>
          <w:trHeight w:val="300"/>
        </w:trPr>
        <w:tc>
          <w:tcPr>
            <w:tcW w:w="3140" w:type="dxa"/>
            <w:tcBorders>
              <w:top w:val="single" w:sz="4" w:space="0" w:color="auto"/>
              <w:left w:val="single" w:sz="4" w:space="0" w:color="auto"/>
              <w:bottom w:val="single" w:sz="4" w:space="0" w:color="auto"/>
              <w:right w:val="single" w:sz="4" w:space="0" w:color="auto"/>
            </w:tcBorders>
            <w:shd w:val="clear" w:color="auto" w:fill="auto"/>
            <w:noWrap/>
          </w:tcPr>
          <w:p w14:paraId="004CE42B" w14:textId="77777777" w:rsidR="000F06FD" w:rsidRDefault="000F06FD" w:rsidP="00A45A60">
            <w:pPr>
              <w:widowControl w:val="0"/>
              <w:rPr>
                <w:rFonts w:cs="Tms Rmn"/>
                <w:color w:val="000000"/>
                <w:lang w:val="en-GB"/>
              </w:rPr>
            </w:pPr>
            <w:r>
              <w:rPr>
                <w:rFonts w:cs="Tms Rmn"/>
                <w:color w:val="000000"/>
                <w:lang w:val="en-GB"/>
              </w:rPr>
              <w:t>Carriage</w:t>
            </w:r>
          </w:p>
        </w:tc>
        <w:tc>
          <w:tcPr>
            <w:tcW w:w="3992" w:type="dxa"/>
            <w:tcBorders>
              <w:top w:val="single" w:sz="4" w:space="0" w:color="auto"/>
              <w:left w:val="nil"/>
              <w:bottom w:val="single" w:sz="4" w:space="0" w:color="auto"/>
              <w:right w:val="single" w:sz="4" w:space="0" w:color="auto"/>
            </w:tcBorders>
            <w:shd w:val="clear" w:color="auto" w:fill="auto"/>
            <w:noWrap/>
          </w:tcPr>
          <w:p w14:paraId="004CE42C" w14:textId="77777777" w:rsidR="000F06FD" w:rsidRPr="00F82F5E" w:rsidRDefault="000F06FD" w:rsidP="00A45A60">
            <w:pPr>
              <w:widowControl w:val="0"/>
              <w:rPr>
                <w:rFonts w:cs="Arial"/>
              </w:rPr>
            </w:pPr>
            <w:r>
              <w:rPr>
                <w:rFonts w:cs="Arial"/>
              </w:rPr>
              <w:t>From the SD Billing Document</w:t>
            </w:r>
          </w:p>
        </w:tc>
        <w:tc>
          <w:tcPr>
            <w:tcW w:w="2268" w:type="dxa"/>
            <w:tcBorders>
              <w:top w:val="single" w:sz="4" w:space="0" w:color="auto"/>
              <w:left w:val="nil"/>
              <w:bottom w:val="single" w:sz="4" w:space="0" w:color="auto"/>
              <w:right w:val="single" w:sz="4" w:space="0" w:color="auto"/>
            </w:tcBorders>
          </w:tcPr>
          <w:p w14:paraId="004CE42D" w14:textId="77777777" w:rsidR="000F06FD" w:rsidRDefault="000F06FD" w:rsidP="00A45A60">
            <w:pPr>
              <w:widowControl w:val="0"/>
              <w:rPr>
                <w:rFonts w:cs="Arial"/>
              </w:rPr>
            </w:pPr>
          </w:p>
        </w:tc>
      </w:tr>
    </w:tbl>
    <w:p w14:paraId="004CE42F" w14:textId="77777777" w:rsidR="00916883" w:rsidRDefault="00916883" w:rsidP="00A45A60">
      <w:pPr>
        <w:widowControl w:val="0"/>
        <w:jc w:val="left"/>
        <w:rPr>
          <w:rFonts w:cs="Arial"/>
          <w:lang w:val="en-GB"/>
        </w:rPr>
      </w:pPr>
    </w:p>
    <w:p w14:paraId="004CE430" w14:textId="77777777" w:rsidR="00D10DE9" w:rsidRDefault="00D10DE9" w:rsidP="00A45A60">
      <w:pPr>
        <w:widowControl w:val="0"/>
        <w:jc w:val="left"/>
        <w:rPr>
          <w:rFonts w:cs="Arial"/>
          <w:lang w:val="en-GB"/>
        </w:rPr>
      </w:pPr>
      <w:r>
        <w:rPr>
          <w:rFonts w:cs="Arial"/>
          <w:lang w:val="en-GB"/>
        </w:rPr>
        <w:t>Note that the above list of value fields will be finalised during Realisation. The expectation is that there will be a value field per SD condition to ensure that the appropriate level of granularity is available in COPA for reporting.</w:t>
      </w:r>
    </w:p>
    <w:p w14:paraId="004CE431" w14:textId="77777777" w:rsidR="00BB126C" w:rsidRDefault="00BB126C" w:rsidP="00A45A60">
      <w:pPr>
        <w:widowControl w:val="0"/>
        <w:jc w:val="left"/>
        <w:rPr>
          <w:rFonts w:cs="Arial"/>
        </w:rPr>
      </w:pPr>
      <w:r>
        <w:rPr>
          <w:rFonts w:cs="Arial"/>
        </w:rPr>
        <w:br w:type="page"/>
      </w:r>
      <w:r w:rsidR="00D10DE9">
        <w:rPr>
          <w:rFonts w:cs="Arial"/>
        </w:rPr>
        <w:lastRenderedPageBreak/>
        <w:tab/>
      </w:r>
      <w:r w:rsidR="00D10DE9">
        <w:rPr>
          <w:rFonts w:cs="Arial"/>
        </w:rPr>
        <w:tab/>
      </w:r>
      <w:r w:rsidR="00D10DE9">
        <w:rPr>
          <w:rFonts w:cs="Arial"/>
        </w:rPr>
        <w:tab/>
      </w:r>
      <w:r w:rsidR="00D10DE9">
        <w:rPr>
          <w:rFonts w:cs="Arial"/>
        </w:rPr>
        <w:tab/>
      </w:r>
    </w:p>
    <w:p w14:paraId="004CE432" w14:textId="77777777" w:rsidR="00916883" w:rsidRDefault="00BB126C" w:rsidP="00A45A60">
      <w:pPr>
        <w:widowControl w:val="0"/>
        <w:tabs>
          <w:tab w:val="num" w:pos="1080"/>
        </w:tabs>
        <w:spacing w:before="60" w:afterLines="60" w:after="144"/>
        <w:rPr>
          <w:rFonts w:cs="Arial"/>
        </w:rPr>
      </w:pPr>
      <w:r>
        <w:rPr>
          <w:rFonts w:cs="Arial"/>
        </w:rPr>
        <w:t>The f</w:t>
      </w:r>
      <w:r w:rsidR="00916883">
        <w:rPr>
          <w:rFonts w:cs="Arial"/>
        </w:rPr>
        <w:t>ollowing c</w:t>
      </w:r>
      <w:r w:rsidR="00C169E4">
        <w:rPr>
          <w:rFonts w:cs="Arial"/>
        </w:rPr>
        <w:t xml:space="preserve">haracteristics will be used </w:t>
      </w:r>
      <w:r>
        <w:rPr>
          <w:rFonts w:cs="Arial"/>
        </w:rPr>
        <w:t>with</w:t>
      </w:r>
      <w:r w:rsidR="00C169E4">
        <w:rPr>
          <w:rFonts w:cs="Arial"/>
        </w:rPr>
        <w:t xml:space="preserve">in </w:t>
      </w:r>
      <w:r>
        <w:rPr>
          <w:rFonts w:cs="Arial"/>
        </w:rPr>
        <w:t xml:space="preserve">the </w:t>
      </w:r>
      <w:r w:rsidR="00C169E4">
        <w:rPr>
          <w:rFonts w:cs="Arial"/>
        </w:rPr>
        <w:t>e</w:t>
      </w:r>
      <w:r w:rsidR="00916883">
        <w:rPr>
          <w:rFonts w:cs="Arial"/>
        </w:rPr>
        <w:t>xertis</w:t>
      </w:r>
      <w:r>
        <w:rPr>
          <w:rFonts w:cs="Arial"/>
        </w:rPr>
        <w:t xml:space="preserve"> organisation</w:t>
      </w:r>
      <w:r w:rsidR="00916883">
        <w:rPr>
          <w:rFonts w:cs="Arial"/>
        </w:rPr>
        <w:t xml:space="preserve">. </w:t>
      </w:r>
      <w:r w:rsidR="00761721">
        <w:rPr>
          <w:rFonts w:cs="Arial"/>
        </w:rPr>
        <w:t xml:space="preserve">It should be noted that there is a maximum allowable 50 characteristics. </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4"/>
        <w:gridCol w:w="4332"/>
        <w:gridCol w:w="2149"/>
      </w:tblGrid>
      <w:tr w:rsidR="007E263B" w:rsidRPr="00837A46" w14:paraId="004CE436" w14:textId="77777777" w:rsidTr="1B3D623D">
        <w:trPr>
          <w:tblHeader/>
        </w:trPr>
        <w:tc>
          <w:tcPr>
            <w:tcW w:w="2904" w:type="dxa"/>
            <w:shd w:val="clear" w:color="auto" w:fill="595959" w:themeFill="text1" w:themeFillTint="A6"/>
          </w:tcPr>
          <w:p w14:paraId="004CE433" w14:textId="77777777" w:rsidR="007E263B" w:rsidRPr="00BB126C" w:rsidRDefault="007E263B" w:rsidP="00A45A60">
            <w:pPr>
              <w:widowControl w:val="0"/>
              <w:spacing w:before="60" w:after="120"/>
              <w:rPr>
                <w:rFonts w:cs="Arial"/>
                <w:b/>
                <w:color w:val="FFFFFF"/>
              </w:rPr>
            </w:pPr>
            <w:r w:rsidRPr="00BB126C">
              <w:rPr>
                <w:rFonts w:cs="Arial"/>
                <w:b/>
                <w:color w:val="FFFFFF"/>
              </w:rPr>
              <w:t>Characteristic</w:t>
            </w:r>
          </w:p>
        </w:tc>
        <w:tc>
          <w:tcPr>
            <w:tcW w:w="4332" w:type="dxa"/>
            <w:shd w:val="clear" w:color="auto" w:fill="595959" w:themeFill="text1" w:themeFillTint="A6"/>
          </w:tcPr>
          <w:p w14:paraId="004CE434" w14:textId="77777777" w:rsidR="007E263B" w:rsidRPr="00BB126C" w:rsidRDefault="007E263B" w:rsidP="00A45A60">
            <w:pPr>
              <w:widowControl w:val="0"/>
              <w:spacing w:before="60" w:after="120"/>
              <w:rPr>
                <w:rFonts w:cs="Arial"/>
                <w:b/>
                <w:color w:val="FFFFFF"/>
              </w:rPr>
            </w:pPr>
            <w:r>
              <w:rPr>
                <w:rFonts w:cs="Arial"/>
                <w:b/>
                <w:color w:val="FFFFFF"/>
              </w:rPr>
              <w:t>Decsription</w:t>
            </w:r>
            <w:r w:rsidRPr="00BB126C">
              <w:rPr>
                <w:rFonts w:cs="Arial"/>
                <w:b/>
                <w:color w:val="FFFFFF"/>
              </w:rPr>
              <w:t xml:space="preserve"> </w:t>
            </w:r>
          </w:p>
        </w:tc>
        <w:tc>
          <w:tcPr>
            <w:tcW w:w="2149" w:type="dxa"/>
            <w:shd w:val="clear" w:color="auto" w:fill="595959" w:themeFill="text1" w:themeFillTint="A6"/>
          </w:tcPr>
          <w:p w14:paraId="004CE435" w14:textId="77777777" w:rsidR="007E263B" w:rsidRPr="00BB126C" w:rsidRDefault="007E263B" w:rsidP="00A45A60">
            <w:pPr>
              <w:widowControl w:val="0"/>
              <w:spacing w:before="60" w:after="120"/>
              <w:rPr>
                <w:rFonts w:cs="Arial"/>
                <w:b/>
                <w:color w:val="FFFFFF"/>
              </w:rPr>
            </w:pPr>
            <w:r w:rsidRPr="00BB126C">
              <w:rPr>
                <w:rFonts w:cs="Arial"/>
                <w:b/>
                <w:color w:val="FFFFFF"/>
              </w:rPr>
              <w:t>Comments</w:t>
            </w:r>
          </w:p>
        </w:tc>
      </w:tr>
      <w:tr w:rsidR="007E263B" w:rsidRPr="00A3762A" w14:paraId="004CE43A" w14:textId="77777777" w:rsidTr="1B3D623D">
        <w:tc>
          <w:tcPr>
            <w:tcW w:w="2904" w:type="dxa"/>
          </w:tcPr>
          <w:p w14:paraId="004CE437" w14:textId="77777777" w:rsidR="007E263B" w:rsidRPr="00A3762A" w:rsidRDefault="007E263B" w:rsidP="00A45A60">
            <w:pPr>
              <w:widowControl w:val="0"/>
              <w:tabs>
                <w:tab w:val="num" w:pos="1080"/>
              </w:tabs>
              <w:spacing w:before="60" w:afterLines="60" w:after="144"/>
              <w:rPr>
                <w:rFonts w:cs="Arial"/>
              </w:rPr>
            </w:pPr>
            <w:r>
              <w:rPr>
                <w:rFonts w:cs="Arial"/>
              </w:rPr>
              <w:t>Company Code</w:t>
            </w:r>
            <w:r w:rsidRPr="00A3762A">
              <w:rPr>
                <w:rFonts w:cs="Arial"/>
              </w:rPr>
              <w:t xml:space="preserve">        </w:t>
            </w:r>
          </w:p>
        </w:tc>
        <w:tc>
          <w:tcPr>
            <w:tcW w:w="4332" w:type="dxa"/>
          </w:tcPr>
          <w:p w14:paraId="004CE438" w14:textId="77777777" w:rsidR="007E263B" w:rsidRPr="00A3762A" w:rsidRDefault="007E263B" w:rsidP="00A45A60">
            <w:pPr>
              <w:widowControl w:val="0"/>
              <w:tabs>
                <w:tab w:val="num" w:pos="1080"/>
              </w:tabs>
              <w:spacing w:before="60" w:afterLines="60" w:after="144"/>
              <w:rPr>
                <w:rFonts w:cs="Arial"/>
              </w:rPr>
            </w:pPr>
            <w:r>
              <w:rPr>
                <w:rFonts w:cs="Arial"/>
              </w:rPr>
              <w:t>Exertis UK</w:t>
            </w:r>
          </w:p>
        </w:tc>
        <w:tc>
          <w:tcPr>
            <w:tcW w:w="2149" w:type="dxa"/>
          </w:tcPr>
          <w:p w14:paraId="004CE439" w14:textId="77777777" w:rsidR="007E263B" w:rsidRPr="00A3762A" w:rsidRDefault="007E263B" w:rsidP="00A45A60">
            <w:pPr>
              <w:widowControl w:val="0"/>
              <w:tabs>
                <w:tab w:val="num" w:pos="1080"/>
              </w:tabs>
              <w:spacing w:before="60" w:afterLines="60" w:after="144"/>
              <w:rPr>
                <w:rFonts w:cs="Arial"/>
              </w:rPr>
            </w:pPr>
          </w:p>
        </w:tc>
      </w:tr>
      <w:tr w:rsidR="007E263B" w:rsidRPr="00A3762A" w14:paraId="004CE43E" w14:textId="77777777" w:rsidTr="1B3D623D">
        <w:tc>
          <w:tcPr>
            <w:tcW w:w="2904" w:type="dxa"/>
          </w:tcPr>
          <w:p w14:paraId="004CE43B" w14:textId="77777777" w:rsidR="007E263B" w:rsidRPr="00A3762A" w:rsidRDefault="007E263B" w:rsidP="00A45A60">
            <w:pPr>
              <w:widowControl w:val="0"/>
              <w:tabs>
                <w:tab w:val="num" w:pos="1080"/>
              </w:tabs>
              <w:spacing w:before="60" w:afterLines="60" w:after="144"/>
              <w:rPr>
                <w:rFonts w:cs="Arial"/>
              </w:rPr>
            </w:pPr>
            <w:r w:rsidRPr="00A3762A">
              <w:rPr>
                <w:rFonts w:cs="Arial"/>
              </w:rPr>
              <w:t xml:space="preserve">Sales org.      </w:t>
            </w:r>
          </w:p>
        </w:tc>
        <w:tc>
          <w:tcPr>
            <w:tcW w:w="4332" w:type="dxa"/>
          </w:tcPr>
          <w:p w14:paraId="004CE43C" w14:textId="77777777" w:rsidR="007E263B" w:rsidRPr="00A3762A" w:rsidRDefault="007E263B" w:rsidP="00A45A60">
            <w:pPr>
              <w:widowControl w:val="0"/>
              <w:tabs>
                <w:tab w:val="num" w:pos="1080"/>
              </w:tabs>
              <w:spacing w:before="60" w:afterLines="60" w:after="144"/>
              <w:rPr>
                <w:rFonts w:cs="Arial"/>
              </w:rPr>
            </w:pPr>
            <w:r>
              <w:rPr>
                <w:rFonts w:cs="Arial"/>
              </w:rPr>
              <w:t>Exertis UK</w:t>
            </w:r>
          </w:p>
        </w:tc>
        <w:tc>
          <w:tcPr>
            <w:tcW w:w="2149" w:type="dxa"/>
          </w:tcPr>
          <w:p w14:paraId="004CE43D" w14:textId="77777777" w:rsidR="007E263B" w:rsidRPr="00A3762A" w:rsidRDefault="007E263B" w:rsidP="00A45A60">
            <w:pPr>
              <w:widowControl w:val="0"/>
              <w:tabs>
                <w:tab w:val="num" w:pos="1080"/>
              </w:tabs>
              <w:spacing w:before="60" w:afterLines="60" w:after="144"/>
              <w:rPr>
                <w:rFonts w:cs="Arial"/>
              </w:rPr>
            </w:pPr>
          </w:p>
        </w:tc>
      </w:tr>
      <w:tr w:rsidR="007E263B" w:rsidRPr="00A3762A" w14:paraId="004CE442" w14:textId="77777777" w:rsidTr="1B3D623D">
        <w:tc>
          <w:tcPr>
            <w:tcW w:w="2904" w:type="dxa"/>
          </w:tcPr>
          <w:p w14:paraId="004CE43F" w14:textId="77777777" w:rsidR="007E263B" w:rsidRPr="00A3762A" w:rsidRDefault="007E263B" w:rsidP="00A45A60">
            <w:pPr>
              <w:widowControl w:val="0"/>
              <w:tabs>
                <w:tab w:val="num" w:pos="1080"/>
              </w:tabs>
              <w:spacing w:before="60" w:afterLines="60" w:after="144"/>
              <w:rPr>
                <w:rFonts w:cs="Arial"/>
              </w:rPr>
            </w:pPr>
            <w:r w:rsidRPr="00A3762A">
              <w:rPr>
                <w:rFonts w:cs="Arial"/>
              </w:rPr>
              <w:t xml:space="preserve">Distr. channel      </w:t>
            </w:r>
          </w:p>
        </w:tc>
        <w:tc>
          <w:tcPr>
            <w:tcW w:w="4332" w:type="dxa"/>
          </w:tcPr>
          <w:p w14:paraId="004CE440" w14:textId="77777777" w:rsidR="007E263B" w:rsidRPr="00A3762A" w:rsidRDefault="007E263B" w:rsidP="00A45A60">
            <w:pPr>
              <w:widowControl w:val="0"/>
              <w:tabs>
                <w:tab w:val="num" w:pos="1080"/>
              </w:tabs>
              <w:spacing w:before="60" w:afterLines="60" w:after="144"/>
              <w:rPr>
                <w:rFonts w:cs="Arial"/>
              </w:rPr>
            </w:pPr>
            <w:r>
              <w:rPr>
                <w:rFonts w:cs="Arial"/>
              </w:rPr>
              <w:t>Exertis</w:t>
            </w:r>
          </w:p>
        </w:tc>
        <w:tc>
          <w:tcPr>
            <w:tcW w:w="2149" w:type="dxa"/>
          </w:tcPr>
          <w:p w14:paraId="004CE441" w14:textId="77777777" w:rsidR="007E263B" w:rsidRPr="00A3762A" w:rsidRDefault="007E263B" w:rsidP="00A45A60">
            <w:pPr>
              <w:widowControl w:val="0"/>
              <w:tabs>
                <w:tab w:val="num" w:pos="1080"/>
              </w:tabs>
              <w:spacing w:before="60" w:afterLines="60" w:after="144"/>
              <w:rPr>
                <w:rFonts w:cs="Arial"/>
              </w:rPr>
            </w:pPr>
          </w:p>
        </w:tc>
      </w:tr>
      <w:tr w:rsidR="007E263B" w:rsidRPr="00A3762A" w14:paraId="004CE446" w14:textId="77777777" w:rsidTr="1B3D623D">
        <w:tc>
          <w:tcPr>
            <w:tcW w:w="2904" w:type="dxa"/>
          </w:tcPr>
          <w:p w14:paraId="004CE443" w14:textId="77777777" w:rsidR="007E263B" w:rsidRPr="00A3762A" w:rsidRDefault="007E263B" w:rsidP="00A45A60">
            <w:pPr>
              <w:widowControl w:val="0"/>
              <w:tabs>
                <w:tab w:val="num" w:pos="1080"/>
              </w:tabs>
              <w:spacing w:before="60" w:afterLines="60" w:after="144"/>
              <w:rPr>
                <w:rFonts w:cs="Arial"/>
              </w:rPr>
            </w:pPr>
            <w:r w:rsidRPr="00A3762A">
              <w:rPr>
                <w:rFonts w:cs="Arial"/>
              </w:rPr>
              <w:t xml:space="preserve">Division         </w:t>
            </w:r>
          </w:p>
        </w:tc>
        <w:tc>
          <w:tcPr>
            <w:tcW w:w="4332" w:type="dxa"/>
          </w:tcPr>
          <w:p w14:paraId="004CE444" w14:textId="77777777" w:rsidR="007E263B" w:rsidRPr="00A3762A" w:rsidRDefault="007E263B" w:rsidP="00A45A60">
            <w:pPr>
              <w:widowControl w:val="0"/>
              <w:tabs>
                <w:tab w:val="num" w:pos="1080"/>
              </w:tabs>
              <w:spacing w:before="60" w:afterLines="60" w:after="144"/>
              <w:rPr>
                <w:rFonts w:cs="Arial"/>
              </w:rPr>
            </w:pPr>
            <w:r>
              <w:rPr>
                <w:rFonts w:cs="Arial"/>
              </w:rPr>
              <w:t>Sales or Service</w:t>
            </w:r>
          </w:p>
        </w:tc>
        <w:tc>
          <w:tcPr>
            <w:tcW w:w="2149" w:type="dxa"/>
          </w:tcPr>
          <w:p w14:paraId="004CE445" w14:textId="77777777" w:rsidR="007E263B" w:rsidRPr="00A3762A" w:rsidRDefault="007E263B" w:rsidP="00A45A60">
            <w:pPr>
              <w:widowControl w:val="0"/>
              <w:tabs>
                <w:tab w:val="num" w:pos="1080"/>
              </w:tabs>
              <w:spacing w:before="60" w:afterLines="60" w:after="144"/>
              <w:rPr>
                <w:rFonts w:cs="Arial"/>
              </w:rPr>
            </w:pPr>
          </w:p>
        </w:tc>
      </w:tr>
      <w:tr w:rsidR="007E263B" w:rsidRPr="00A3762A" w14:paraId="004CE44A" w14:textId="77777777" w:rsidTr="1B3D623D">
        <w:tc>
          <w:tcPr>
            <w:tcW w:w="2904" w:type="dxa"/>
          </w:tcPr>
          <w:p w14:paraId="004CE447" w14:textId="77777777" w:rsidR="007E263B" w:rsidRPr="00A3762A" w:rsidRDefault="007E263B" w:rsidP="00A45A60">
            <w:pPr>
              <w:widowControl w:val="0"/>
              <w:tabs>
                <w:tab w:val="num" w:pos="1080"/>
              </w:tabs>
              <w:spacing w:before="60" w:afterLines="60" w:after="144"/>
              <w:rPr>
                <w:rFonts w:cs="Arial"/>
              </w:rPr>
            </w:pPr>
            <w:r w:rsidRPr="00A3762A">
              <w:rPr>
                <w:rFonts w:cs="Arial"/>
              </w:rPr>
              <w:t xml:space="preserve">Deliver.plant       </w:t>
            </w:r>
          </w:p>
        </w:tc>
        <w:tc>
          <w:tcPr>
            <w:tcW w:w="4332" w:type="dxa"/>
          </w:tcPr>
          <w:p w14:paraId="004CE448" w14:textId="77777777" w:rsidR="007E263B" w:rsidRPr="00A3762A" w:rsidRDefault="007E263B" w:rsidP="00A45A60">
            <w:pPr>
              <w:widowControl w:val="0"/>
              <w:tabs>
                <w:tab w:val="num" w:pos="1080"/>
              </w:tabs>
              <w:spacing w:before="60" w:afterLines="60" w:after="144"/>
              <w:rPr>
                <w:rFonts w:cs="Arial"/>
              </w:rPr>
            </w:pPr>
            <w:r>
              <w:rPr>
                <w:rFonts w:cs="Arial"/>
              </w:rPr>
              <w:t>Altham, Raunds, UK Service, UK non-stock</w:t>
            </w:r>
          </w:p>
        </w:tc>
        <w:tc>
          <w:tcPr>
            <w:tcW w:w="2149" w:type="dxa"/>
          </w:tcPr>
          <w:p w14:paraId="004CE449" w14:textId="77777777" w:rsidR="007E263B" w:rsidRPr="00A3762A" w:rsidRDefault="007E263B" w:rsidP="00A45A60">
            <w:pPr>
              <w:widowControl w:val="0"/>
              <w:tabs>
                <w:tab w:val="num" w:pos="1080"/>
              </w:tabs>
              <w:spacing w:before="60" w:afterLines="60" w:after="144"/>
              <w:rPr>
                <w:rFonts w:cs="Arial"/>
              </w:rPr>
            </w:pPr>
          </w:p>
        </w:tc>
      </w:tr>
      <w:tr w:rsidR="007E263B" w:rsidRPr="00A3762A" w14:paraId="004CE44E" w14:textId="77777777" w:rsidTr="1B3D623D">
        <w:tc>
          <w:tcPr>
            <w:tcW w:w="2904" w:type="dxa"/>
          </w:tcPr>
          <w:p w14:paraId="004CE44B" w14:textId="77777777" w:rsidR="007E263B" w:rsidRPr="00A3762A" w:rsidRDefault="007E263B" w:rsidP="00A45A60">
            <w:pPr>
              <w:widowControl w:val="0"/>
              <w:tabs>
                <w:tab w:val="num" w:pos="1080"/>
              </w:tabs>
              <w:spacing w:before="60" w:afterLines="60" w:after="144"/>
              <w:rPr>
                <w:rFonts w:cs="Arial"/>
              </w:rPr>
            </w:pPr>
            <w:r>
              <w:rPr>
                <w:rFonts w:cs="Arial"/>
              </w:rPr>
              <w:t>Sales Order Type</w:t>
            </w:r>
          </w:p>
        </w:tc>
        <w:tc>
          <w:tcPr>
            <w:tcW w:w="4332" w:type="dxa"/>
          </w:tcPr>
          <w:p w14:paraId="004CE44C" w14:textId="77777777" w:rsidR="007E263B" w:rsidRPr="00A3762A" w:rsidRDefault="007E263B" w:rsidP="00A45A60">
            <w:pPr>
              <w:widowControl w:val="0"/>
              <w:tabs>
                <w:tab w:val="num" w:pos="1080"/>
              </w:tabs>
              <w:spacing w:before="60" w:afterLines="60" w:after="144"/>
              <w:rPr>
                <w:rFonts w:cs="Arial"/>
              </w:rPr>
            </w:pPr>
          </w:p>
        </w:tc>
        <w:tc>
          <w:tcPr>
            <w:tcW w:w="2149" w:type="dxa"/>
          </w:tcPr>
          <w:p w14:paraId="004CE44D" w14:textId="77777777" w:rsidR="007E263B" w:rsidRPr="00A3762A" w:rsidRDefault="007E263B" w:rsidP="00A45A60">
            <w:pPr>
              <w:widowControl w:val="0"/>
              <w:tabs>
                <w:tab w:val="num" w:pos="1080"/>
              </w:tabs>
              <w:spacing w:before="60" w:afterLines="60" w:after="144"/>
              <w:rPr>
                <w:rFonts w:cs="Arial"/>
              </w:rPr>
            </w:pPr>
          </w:p>
        </w:tc>
      </w:tr>
      <w:tr w:rsidR="007E263B" w:rsidRPr="00A3762A" w14:paraId="004CE452" w14:textId="77777777" w:rsidTr="1B3D623D">
        <w:tc>
          <w:tcPr>
            <w:tcW w:w="2904" w:type="dxa"/>
          </w:tcPr>
          <w:p w14:paraId="004CE44F" w14:textId="77777777" w:rsidR="007E263B" w:rsidRPr="00A3762A" w:rsidRDefault="007E263B" w:rsidP="00A45A60">
            <w:pPr>
              <w:widowControl w:val="0"/>
              <w:tabs>
                <w:tab w:val="num" w:pos="1080"/>
              </w:tabs>
              <w:spacing w:before="60" w:afterLines="60" w:after="144"/>
              <w:rPr>
                <w:rFonts w:cs="Arial"/>
              </w:rPr>
            </w:pPr>
            <w:r>
              <w:rPr>
                <w:rFonts w:cs="Arial"/>
              </w:rPr>
              <w:t>Billing Type</w:t>
            </w:r>
          </w:p>
        </w:tc>
        <w:tc>
          <w:tcPr>
            <w:tcW w:w="4332" w:type="dxa"/>
          </w:tcPr>
          <w:p w14:paraId="004CE450" w14:textId="77777777" w:rsidR="007E263B" w:rsidRPr="00A3762A" w:rsidRDefault="007E263B" w:rsidP="00A45A60">
            <w:pPr>
              <w:widowControl w:val="0"/>
              <w:tabs>
                <w:tab w:val="num" w:pos="1080"/>
              </w:tabs>
              <w:spacing w:before="60" w:afterLines="60" w:after="144"/>
              <w:rPr>
                <w:rFonts w:cs="Arial"/>
              </w:rPr>
            </w:pPr>
          </w:p>
        </w:tc>
        <w:tc>
          <w:tcPr>
            <w:tcW w:w="2149" w:type="dxa"/>
          </w:tcPr>
          <w:p w14:paraId="004CE451" w14:textId="77777777" w:rsidR="007E263B" w:rsidRPr="00A3762A" w:rsidRDefault="007E263B" w:rsidP="00A45A60">
            <w:pPr>
              <w:widowControl w:val="0"/>
              <w:tabs>
                <w:tab w:val="num" w:pos="1080"/>
              </w:tabs>
              <w:spacing w:before="60" w:afterLines="60" w:after="144"/>
              <w:rPr>
                <w:rFonts w:cs="Arial"/>
              </w:rPr>
            </w:pPr>
          </w:p>
        </w:tc>
      </w:tr>
      <w:tr w:rsidR="007E263B" w:rsidRPr="00A3762A" w14:paraId="004CE456" w14:textId="77777777" w:rsidTr="1B3D623D">
        <w:tc>
          <w:tcPr>
            <w:tcW w:w="2904" w:type="dxa"/>
          </w:tcPr>
          <w:p w14:paraId="004CE453" w14:textId="77777777" w:rsidR="007E263B" w:rsidRPr="00A3762A" w:rsidRDefault="007E263B" w:rsidP="00A45A60">
            <w:pPr>
              <w:widowControl w:val="0"/>
              <w:tabs>
                <w:tab w:val="num" w:pos="1080"/>
              </w:tabs>
              <w:spacing w:before="60" w:afterLines="60" w:after="144"/>
              <w:rPr>
                <w:rFonts w:cs="Arial"/>
              </w:rPr>
            </w:pPr>
            <w:r>
              <w:rPr>
                <w:rFonts w:cs="Arial"/>
              </w:rPr>
              <w:t>Order Reason</w:t>
            </w:r>
          </w:p>
        </w:tc>
        <w:tc>
          <w:tcPr>
            <w:tcW w:w="4332" w:type="dxa"/>
          </w:tcPr>
          <w:p w14:paraId="004CE454" w14:textId="77777777" w:rsidR="007E263B" w:rsidRPr="00A3762A" w:rsidRDefault="007E263B" w:rsidP="00A45A60">
            <w:pPr>
              <w:widowControl w:val="0"/>
              <w:tabs>
                <w:tab w:val="num" w:pos="1080"/>
              </w:tabs>
              <w:spacing w:before="60" w:afterLines="60" w:after="144"/>
              <w:rPr>
                <w:rFonts w:cs="Arial"/>
              </w:rPr>
            </w:pPr>
          </w:p>
        </w:tc>
        <w:tc>
          <w:tcPr>
            <w:tcW w:w="2149" w:type="dxa"/>
          </w:tcPr>
          <w:p w14:paraId="004CE455" w14:textId="77777777" w:rsidR="007E263B" w:rsidRPr="00A3762A" w:rsidRDefault="007E263B" w:rsidP="00A45A60">
            <w:pPr>
              <w:widowControl w:val="0"/>
              <w:tabs>
                <w:tab w:val="num" w:pos="1080"/>
              </w:tabs>
              <w:spacing w:before="60" w:afterLines="60" w:after="144"/>
              <w:rPr>
                <w:rFonts w:cs="Arial"/>
              </w:rPr>
            </w:pPr>
          </w:p>
        </w:tc>
      </w:tr>
      <w:tr w:rsidR="007E263B" w:rsidRPr="00A3762A" w14:paraId="004CE45A" w14:textId="77777777" w:rsidTr="1B3D623D">
        <w:tc>
          <w:tcPr>
            <w:tcW w:w="2904" w:type="dxa"/>
          </w:tcPr>
          <w:p w14:paraId="004CE457" w14:textId="77777777" w:rsidR="007E263B" w:rsidRPr="00A3762A" w:rsidRDefault="007E263B" w:rsidP="00A45A60">
            <w:pPr>
              <w:widowControl w:val="0"/>
              <w:tabs>
                <w:tab w:val="num" w:pos="1080"/>
              </w:tabs>
              <w:spacing w:before="60" w:afterLines="60" w:after="144"/>
              <w:rPr>
                <w:rFonts w:cs="Arial"/>
              </w:rPr>
            </w:pPr>
            <w:r>
              <w:rPr>
                <w:rFonts w:cs="Arial"/>
              </w:rPr>
              <w:t>Carrier</w:t>
            </w:r>
          </w:p>
        </w:tc>
        <w:tc>
          <w:tcPr>
            <w:tcW w:w="4332" w:type="dxa"/>
          </w:tcPr>
          <w:p w14:paraId="004CE458" w14:textId="77777777" w:rsidR="007E263B" w:rsidRPr="00A3762A" w:rsidRDefault="007E263B" w:rsidP="00A45A60">
            <w:pPr>
              <w:widowControl w:val="0"/>
              <w:tabs>
                <w:tab w:val="num" w:pos="1080"/>
              </w:tabs>
              <w:spacing w:before="60" w:afterLines="60" w:after="144"/>
              <w:rPr>
                <w:rFonts w:cs="Arial"/>
              </w:rPr>
            </w:pPr>
          </w:p>
        </w:tc>
        <w:tc>
          <w:tcPr>
            <w:tcW w:w="2149" w:type="dxa"/>
          </w:tcPr>
          <w:p w14:paraId="004CE459" w14:textId="77777777" w:rsidR="007E263B" w:rsidRPr="00A3762A" w:rsidRDefault="007E263B" w:rsidP="00A45A60">
            <w:pPr>
              <w:widowControl w:val="0"/>
              <w:tabs>
                <w:tab w:val="num" w:pos="1080"/>
              </w:tabs>
              <w:spacing w:before="60" w:afterLines="60" w:after="144"/>
              <w:rPr>
                <w:rFonts w:cs="Arial"/>
              </w:rPr>
            </w:pPr>
          </w:p>
        </w:tc>
      </w:tr>
      <w:tr w:rsidR="007E263B" w:rsidRPr="00A3762A" w14:paraId="004CE45E" w14:textId="77777777" w:rsidTr="1B3D623D">
        <w:tc>
          <w:tcPr>
            <w:tcW w:w="2904" w:type="dxa"/>
          </w:tcPr>
          <w:p w14:paraId="004CE45B" w14:textId="77777777" w:rsidR="007E263B" w:rsidRPr="00A3762A" w:rsidRDefault="007E263B" w:rsidP="00A45A60">
            <w:pPr>
              <w:widowControl w:val="0"/>
              <w:tabs>
                <w:tab w:val="num" w:pos="1080"/>
              </w:tabs>
              <w:spacing w:before="60" w:afterLines="60" w:after="144"/>
              <w:rPr>
                <w:rFonts w:cs="Arial"/>
              </w:rPr>
            </w:pPr>
            <w:r>
              <w:rPr>
                <w:rFonts w:cs="Arial"/>
              </w:rPr>
              <w:t>Shipping Conditions</w:t>
            </w:r>
          </w:p>
        </w:tc>
        <w:tc>
          <w:tcPr>
            <w:tcW w:w="4332" w:type="dxa"/>
          </w:tcPr>
          <w:p w14:paraId="004CE45C" w14:textId="77777777" w:rsidR="007E263B" w:rsidRPr="00A3762A" w:rsidRDefault="007E263B" w:rsidP="00A45A60">
            <w:pPr>
              <w:widowControl w:val="0"/>
              <w:tabs>
                <w:tab w:val="num" w:pos="1080"/>
              </w:tabs>
              <w:spacing w:before="60" w:afterLines="60" w:after="144"/>
              <w:rPr>
                <w:rFonts w:cs="Arial"/>
              </w:rPr>
            </w:pPr>
          </w:p>
        </w:tc>
        <w:tc>
          <w:tcPr>
            <w:tcW w:w="2149" w:type="dxa"/>
          </w:tcPr>
          <w:p w14:paraId="004CE45D" w14:textId="77777777" w:rsidR="007E263B" w:rsidRPr="00A3762A" w:rsidRDefault="007E263B" w:rsidP="00A45A60">
            <w:pPr>
              <w:widowControl w:val="0"/>
              <w:tabs>
                <w:tab w:val="num" w:pos="1080"/>
              </w:tabs>
              <w:spacing w:before="60" w:afterLines="60" w:after="144"/>
              <w:rPr>
                <w:rFonts w:cs="Arial"/>
              </w:rPr>
            </w:pPr>
          </w:p>
        </w:tc>
      </w:tr>
      <w:tr w:rsidR="007E263B" w:rsidRPr="00A3762A" w14:paraId="004CE462" w14:textId="77777777" w:rsidTr="1B3D623D">
        <w:tc>
          <w:tcPr>
            <w:tcW w:w="2904" w:type="dxa"/>
          </w:tcPr>
          <w:p w14:paraId="004CE45F" w14:textId="77777777" w:rsidR="007E263B" w:rsidRPr="00A3762A" w:rsidRDefault="007E263B" w:rsidP="00A45A60">
            <w:pPr>
              <w:widowControl w:val="0"/>
              <w:tabs>
                <w:tab w:val="num" w:pos="1080"/>
              </w:tabs>
              <w:spacing w:before="60" w:afterLines="60" w:after="144"/>
              <w:rPr>
                <w:rFonts w:cs="Arial"/>
              </w:rPr>
            </w:pPr>
            <w:r>
              <w:rPr>
                <w:rFonts w:cs="Arial"/>
              </w:rPr>
              <w:t>Service Code</w:t>
            </w:r>
          </w:p>
        </w:tc>
        <w:tc>
          <w:tcPr>
            <w:tcW w:w="4332" w:type="dxa"/>
          </w:tcPr>
          <w:p w14:paraId="004CE460" w14:textId="77777777" w:rsidR="007E263B" w:rsidRPr="00A3762A" w:rsidRDefault="007E263B" w:rsidP="00A45A60">
            <w:pPr>
              <w:widowControl w:val="0"/>
              <w:tabs>
                <w:tab w:val="num" w:pos="1080"/>
              </w:tabs>
              <w:spacing w:before="60" w:afterLines="60" w:after="144"/>
              <w:rPr>
                <w:rFonts w:cs="Arial"/>
              </w:rPr>
            </w:pPr>
          </w:p>
        </w:tc>
        <w:tc>
          <w:tcPr>
            <w:tcW w:w="2149" w:type="dxa"/>
          </w:tcPr>
          <w:p w14:paraId="004CE461" w14:textId="77777777" w:rsidR="007E263B" w:rsidRPr="00A3762A" w:rsidRDefault="007E263B" w:rsidP="00A45A60">
            <w:pPr>
              <w:widowControl w:val="0"/>
              <w:tabs>
                <w:tab w:val="num" w:pos="1080"/>
              </w:tabs>
              <w:spacing w:before="60" w:afterLines="60" w:after="144"/>
              <w:rPr>
                <w:rFonts w:cs="Arial"/>
              </w:rPr>
            </w:pPr>
            <w:r>
              <w:rPr>
                <w:rFonts w:cs="Arial"/>
              </w:rPr>
              <w:t>User Exit</w:t>
            </w:r>
          </w:p>
        </w:tc>
      </w:tr>
      <w:tr w:rsidR="007E263B" w:rsidRPr="00A3762A" w14:paraId="004CE466" w14:textId="77777777" w:rsidTr="1B3D623D">
        <w:tc>
          <w:tcPr>
            <w:tcW w:w="2904" w:type="dxa"/>
          </w:tcPr>
          <w:p w14:paraId="004CE463" w14:textId="77777777" w:rsidR="007E263B" w:rsidRPr="00A3762A" w:rsidRDefault="007E263B" w:rsidP="00A45A60">
            <w:pPr>
              <w:widowControl w:val="0"/>
              <w:tabs>
                <w:tab w:val="num" w:pos="1080"/>
              </w:tabs>
              <w:spacing w:before="60" w:afterLines="60" w:after="144"/>
              <w:rPr>
                <w:rFonts w:cs="Arial"/>
              </w:rPr>
            </w:pPr>
            <w:r>
              <w:rPr>
                <w:rFonts w:cs="Arial"/>
              </w:rPr>
              <w:t>Sales Office</w:t>
            </w:r>
          </w:p>
        </w:tc>
        <w:tc>
          <w:tcPr>
            <w:tcW w:w="4332" w:type="dxa"/>
          </w:tcPr>
          <w:p w14:paraId="004CE464" w14:textId="77777777" w:rsidR="007E263B" w:rsidRPr="00A3762A" w:rsidRDefault="007E263B" w:rsidP="00A45A60">
            <w:pPr>
              <w:widowControl w:val="0"/>
              <w:tabs>
                <w:tab w:val="num" w:pos="1080"/>
              </w:tabs>
              <w:spacing w:before="60" w:afterLines="60" w:after="144"/>
              <w:rPr>
                <w:rFonts w:cs="Arial"/>
              </w:rPr>
            </w:pPr>
          </w:p>
        </w:tc>
        <w:tc>
          <w:tcPr>
            <w:tcW w:w="2149" w:type="dxa"/>
          </w:tcPr>
          <w:p w14:paraId="004CE465" w14:textId="77777777" w:rsidR="007E263B" w:rsidRPr="00AF2E74" w:rsidRDefault="007E263B" w:rsidP="00A45A60">
            <w:pPr>
              <w:widowControl w:val="0"/>
              <w:tabs>
                <w:tab w:val="num" w:pos="1080"/>
              </w:tabs>
              <w:spacing w:before="60" w:afterLines="60" w:after="144"/>
              <w:rPr>
                <w:rFonts w:cs="Arial"/>
                <w:color w:val="FF0000"/>
              </w:rPr>
            </w:pPr>
          </w:p>
        </w:tc>
      </w:tr>
      <w:tr w:rsidR="007E263B" w:rsidRPr="00A3762A" w14:paraId="004CE46A" w14:textId="77777777" w:rsidTr="1B3D623D">
        <w:tc>
          <w:tcPr>
            <w:tcW w:w="2904" w:type="dxa"/>
          </w:tcPr>
          <w:p w14:paraId="004CE467" w14:textId="77777777" w:rsidR="007E263B" w:rsidRPr="00A3762A" w:rsidRDefault="007E263B" w:rsidP="00A45A60">
            <w:pPr>
              <w:widowControl w:val="0"/>
              <w:tabs>
                <w:tab w:val="num" w:pos="1080"/>
              </w:tabs>
              <w:spacing w:before="60" w:afterLines="60" w:after="144"/>
              <w:rPr>
                <w:rFonts w:cs="Arial"/>
              </w:rPr>
            </w:pPr>
            <w:r>
              <w:rPr>
                <w:rFonts w:cs="Arial"/>
              </w:rPr>
              <w:t>Item Category</w:t>
            </w:r>
          </w:p>
        </w:tc>
        <w:tc>
          <w:tcPr>
            <w:tcW w:w="4332" w:type="dxa"/>
          </w:tcPr>
          <w:p w14:paraId="004CE468" w14:textId="77777777" w:rsidR="007E263B" w:rsidRPr="00A3762A" w:rsidRDefault="007E263B" w:rsidP="00A45A60">
            <w:pPr>
              <w:widowControl w:val="0"/>
              <w:tabs>
                <w:tab w:val="num" w:pos="1080"/>
              </w:tabs>
              <w:spacing w:before="60" w:afterLines="60" w:after="144"/>
              <w:rPr>
                <w:rFonts w:cs="Arial"/>
              </w:rPr>
            </w:pPr>
          </w:p>
        </w:tc>
        <w:tc>
          <w:tcPr>
            <w:tcW w:w="2149" w:type="dxa"/>
          </w:tcPr>
          <w:p w14:paraId="004CE469" w14:textId="77777777" w:rsidR="007E263B" w:rsidRDefault="007E263B" w:rsidP="00A45A60">
            <w:pPr>
              <w:widowControl w:val="0"/>
              <w:tabs>
                <w:tab w:val="num" w:pos="1080"/>
              </w:tabs>
              <w:spacing w:before="60" w:afterLines="60" w:after="144"/>
              <w:rPr>
                <w:rFonts w:cs="Arial"/>
                <w:color w:val="FF0000"/>
              </w:rPr>
            </w:pPr>
          </w:p>
        </w:tc>
      </w:tr>
      <w:tr w:rsidR="007E263B" w:rsidRPr="00A3762A" w14:paraId="004CE46E" w14:textId="77777777" w:rsidTr="1B3D623D">
        <w:tc>
          <w:tcPr>
            <w:tcW w:w="2904" w:type="dxa"/>
          </w:tcPr>
          <w:p w14:paraId="004CE46B" w14:textId="77777777" w:rsidR="007E263B" w:rsidRPr="00A3762A" w:rsidRDefault="007E263B" w:rsidP="00A45A60">
            <w:pPr>
              <w:widowControl w:val="0"/>
              <w:tabs>
                <w:tab w:val="num" w:pos="1080"/>
              </w:tabs>
              <w:spacing w:before="60" w:afterLines="60" w:after="144"/>
              <w:rPr>
                <w:rFonts w:cs="Arial"/>
              </w:rPr>
            </w:pPr>
            <w:r w:rsidRPr="00A3762A">
              <w:rPr>
                <w:rFonts w:cs="Arial"/>
              </w:rPr>
              <w:t xml:space="preserve">Customer    </w:t>
            </w:r>
          </w:p>
        </w:tc>
        <w:tc>
          <w:tcPr>
            <w:tcW w:w="4332" w:type="dxa"/>
          </w:tcPr>
          <w:p w14:paraId="004CE46C" w14:textId="77777777" w:rsidR="007E263B" w:rsidRPr="00A3762A" w:rsidRDefault="007E263B" w:rsidP="00A45A60">
            <w:pPr>
              <w:widowControl w:val="0"/>
              <w:tabs>
                <w:tab w:val="num" w:pos="1080"/>
              </w:tabs>
              <w:spacing w:before="60" w:afterLines="60" w:after="144"/>
              <w:rPr>
                <w:rFonts w:cs="Arial"/>
              </w:rPr>
            </w:pPr>
            <w:r>
              <w:rPr>
                <w:rFonts w:cs="Arial"/>
              </w:rPr>
              <w:t>Customer Number</w:t>
            </w:r>
          </w:p>
        </w:tc>
        <w:tc>
          <w:tcPr>
            <w:tcW w:w="2149" w:type="dxa"/>
          </w:tcPr>
          <w:p w14:paraId="004CE46D" w14:textId="77777777" w:rsidR="007E263B" w:rsidRDefault="007E263B" w:rsidP="00A45A60">
            <w:pPr>
              <w:widowControl w:val="0"/>
              <w:tabs>
                <w:tab w:val="num" w:pos="1080"/>
              </w:tabs>
              <w:spacing w:before="60" w:afterLines="60" w:after="144"/>
              <w:rPr>
                <w:rFonts w:cs="Arial"/>
                <w:color w:val="FF0000"/>
              </w:rPr>
            </w:pPr>
          </w:p>
        </w:tc>
      </w:tr>
      <w:tr w:rsidR="007E263B" w:rsidRPr="00A3762A" w14:paraId="004CE472" w14:textId="77777777" w:rsidTr="1B3D623D">
        <w:tc>
          <w:tcPr>
            <w:tcW w:w="2904" w:type="dxa"/>
          </w:tcPr>
          <w:p w14:paraId="004CE46F" w14:textId="77777777" w:rsidR="007E263B" w:rsidRPr="00A3762A" w:rsidRDefault="007E263B" w:rsidP="00A45A60">
            <w:pPr>
              <w:widowControl w:val="0"/>
              <w:tabs>
                <w:tab w:val="num" w:pos="1080"/>
              </w:tabs>
              <w:spacing w:before="60" w:afterLines="60" w:after="144"/>
              <w:rPr>
                <w:rFonts w:cs="Arial"/>
              </w:rPr>
            </w:pPr>
            <w:r>
              <w:rPr>
                <w:rFonts w:cs="Arial"/>
              </w:rPr>
              <w:t>Sold-to party</w:t>
            </w:r>
          </w:p>
        </w:tc>
        <w:tc>
          <w:tcPr>
            <w:tcW w:w="4332" w:type="dxa"/>
          </w:tcPr>
          <w:p w14:paraId="004CE470" w14:textId="77777777" w:rsidR="007E263B" w:rsidRPr="00A3762A" w:rsidRDefault="007E263B" w:rsidP="00A45A60">
            <w:pPr>
              <w:widowControl w:val="0"/>
              <w:tabs>
                <w:tab w:val="num" w:pos="1080"/>
              </w:tabs>
              <w:spacing w:before="60" w:afterLines="60" w:after="144"/>
              <w:rPr>
                <w:rFonts w:cs="Arial"/>
              </w:rPr>
            </w:pPr>
          </w:p>
        </w:tc>
        <w:tc>
          <w:tcPr>
            <w:tcW w:w="2149" w:type="dxa"/>
          </w:tcPr>
          <w:p w14:paraId="004CE471" w14:textId="77777777" w:rsidR="007E263B" w:rsidRDefault="007E263B" w:rsidP="00A45A60">
            <w:pPr>
              <w:widowControl w:val="0"/>
              <w:tabs>
                <w:tab w:val="num" w:pos="1080"/>
              </w:tabs>
              <w:spacing w:before="60" w:afterLines="60" w:after="144"/>
              <w:rPr>
                <w:rFonts w:cs="Arial"/>
                <w:color w:val="FF0000"/>
              </w:rPr>
            </w:pPr>
          </w:p>
        </w:tc>
      </w:tr>
      <w:tr w:rsidR="007E263B" w:rsidRPr="00A3762A" w14:paraId="004CE476" w14:textId="77777777" w:rsidTr="1B3D623D">
        <w:tc>
          <w:tcPr>
            <w:tcW w:w="2904" w:type="dxa"/>
          </w:tcPr>
          <w:p w14:paraId="004CE473" w14:textId="77777777" w:rsidR="007E263B" w:rsidRPr="00A3762A" w:rsidRDefault="007E263B" w:rsidP="00A45A60">
            <w:pPr>
              <w:widowControl w:val="0"/>
              <w:tabs>
                <w:tab w:val="num" w:pos="1080"/>
              </w:tabs>
              <w:spacing w:before="60" w:afterLines="60" w:after="144"/>
              <w:rPr>
                <w:rFonts w:cs="Arial"/>
              </w:rPr>
            </w:pPr>
            <w:r w:rsidRPr="00A3762A">
              <w:rPr>
                <w:rFonts w:cs="Arial"/>
              </w:rPr>
              <w:t xml:space="preserve">Ship-to party    </w:t>
            </w:r>
          </w:p>
        </w:tc>
        <w:tc>
          <w:tcPr>
            <w:tcW w:w="4332" w:type="dxa"/>
          </w:tcPr>
          <w:p w14:paraId="004CE474" w14:textId="77777777" w:rsidR="007E263B" w:rsidRPr="00A3762A" w:rsidRDefault="007E263B" w:rsidP="00A45A60">
            <w:pPr>
              <w:widowControl w:val="0"/>
              <w:tabs>
                <w:tab w:val="num" w:pos="1080"/>
              </w:tabs>
              <w:spacing w:before="60" w:afterLines="60" w:after="144"/>
              <w:rPr>
                <w:rFonts w:cs="Arial"/>
              </w:rPr>
            </w:pPr>
          </w:p>
        </w:tc>
        <w:tc>
          <w:tcPr>
            <w:tcW w:w="2149" w:type="dxa"/>
          </w:tcPr>
          <w:p w14:paraId="004CE475" w14:textId="77777777" w:rsidR="007E263B" w:rsidRDefault="007E263B" w:rsidP="00A45A60">
            <w:pPr>
              <w:widowControl w:val="0"/>
              <w:tabs>
                <w:tab w:val="num" w:pos="1080"/>
              </w:tabs>
              <w:spacing w:before="60" w:afterLines="60" w:after="144"/>
              <w:rPr>
                <w:rFonts w:cs="Arial"/>
                <w:color w:val="FF0000"/>
              </w:rPr>
            </w:pPr>
          </w:p>
        </w:tc>
      </w:tr>
      <w:tr w:rsidR="007E263B" w:rsidRPr="00A3762A" w14:paraId="004CE47A" w14:textId="77777777" w:rsidTr="1B3D623D">
        <w:tc>
          <w:tcPr>
            <w:tcW w:w="2904" w:type="dxa"/>
          </w:tcPr>
          <w:p w14:paraId="004CE477" w14:textId="77777777" w:rsidR="007E263B" w:rsidRPr="00A3762A" w:rsidRDefault="007E263B" w:rsidP="00A45A60">
            <w:pPr>
              <w:widowControl w:val="0"/>
              <w:tabs>
                <w:tab w:val="num" w:pos="1080"/>
              </w:tabs>
              <w:spacing w:before="60" w:afterLines="60" w:after="144"/>
              <w:rPr>
                <w:rFonts w:cs="Arial"/>
              </w:rPr>
            </w:pPr>
            <w:r>
              <w:rPr>
                <w:rFonts w:cs="Arial"/>
              </w:rPr>
              <w:t>Bill-to party</w:t>
            </w:r>
          </w:p>
        </w:tc>
        <w:tc>
          <w:tcPr>
            <w:tcW w:w="4332" w:type="dxa"/>
          </w:tcPr>
          <w:p w14:paraId="004CE478" w14:textId="77777777" w:rsidR="007E263B" w:rsidRPr="00A3762A" w:rsidRDefault="007E263B" w:rsidP="00A45A60">
            <w:pPr>
              <w:widowControl w:val="0"/>
              <w:tabs>
                <w:tab w:val="num" w:pos="1080"/>
              </w:tabs>
              <w:spacing w:before="60" w:afterLines="60" w:after="144"/>
              <w:rPr>
                <w:rFonts w:cs="Arial"/>
              </w:rPr>
            </w:pPr>
          </w:p>
        </w:tc>
        <w:tc>
          <w:tcPr>
            <w:tcW w:w="2149" w:type="dxa"/>
          </w:tcPr>
          <w:p w14:paraId="004CE479" w14:textId="77777777" w:rsidR="007E263B" w:rsidRDefault="007E263B" w:rsidP="00A45A60">
            <w:pPr>
              <w:widowControl w:val="0"/>
              <w:rPr>
                <w:rFonts w:cs="Arial"/>
                <w:color w:val="FF0000"/>
              </w:rPr>
            </w:pPr>
          </w:p>
        </w:tc>
      </w:tr>
      <w:tr w:rsidR="007E263B" w:rsidRPr="00A3762A" w14:paraId="004CE47E" w14:textId="77777777" w:rsidTr="1B3D623D">
        <w:tc>
          <w:tcPr>
            <w:tcW w:w="2904" w:type="dxa"/>
          </w:tcPr>
          <w:p w14:paraId="004CE47B" w14:textId="77777777" w:rsidR="007E263B" w:rsidRPr="00A3762A" w:rsidRDefault="007E263B" w:rsidP="00A45A60">
            <w:pPr>
              <w:widowControl w:val="0"/>
              <w:tabs>
                <w:tab w:val="num" w:pos="1080"/>
              </w:tabs>
              <w:spacing w:before="60" w:afterLines="60" w:after="144"/>
              <w:rPr>
                <w:rFonts w:cs="Arial"/>
              </w:rPr>
            </w:pPr>
            <w:r>
              <w:rPr>
                <w:rFonts w:cs="Arial"/>
              </w:rPr>
              <w:t>Payer</w:t>
            </w:r>
          </w:p>
        </w:tc>
        <w:tc>
          <w:tcPr>
            <w:tcW w:w="4332" w:type="dxa"/>
          </w:tcPr>
          <w:p w14:paraId="004CE47C" w14:textId="77777777" w:rsidR="007E263B" w:rsidRPr="00A3762A" w:rsidRDefault="007E263B" w:rsidP="00A45A60">
            <w:pPr>
              <w:widowControl w:val="0"/>
              <w:tabs>
                <w:tab w:val="num" w:pos="1080"/>
              </w:tabs>
              <w:spacing w:before="60" w:afterLines="60" w:after="144"/>
              <w:rPr>
                <w:rFonts w:cs="Arial"/>
              </w:rPr>
            </w:pPr>
          </w:p>
        </w:tc>
        <w:tc>
          <w:tcPr>
            <w:tcW w:w="2149" w:type="dxa"/>
          </w:tcPr>
          <w:p w14:paraId="004CE47D" w14:textId="77777777" w:rsidR="007E263B" w:rsidRDefault="007E263B" w:rsidP="00A45A60">
            <w:pPr>
              <w:widowControl w:val="0"/>
              <w:rPr>
                <w:rFonts w:cs="Arial"/>
                <w:color w:val="FF0000"/>
              </w:rPr>
            </w:pPr>
          </w:p>
        </w:tc>
      </w:tr>
      <w:tr w:rsidR="007E263B" w:rsidRPr="00A3762A" w14:paraId="004CE482" w14:textId="77777777" w:rsidTr="1B3D623D">
        <w:tc>
          <w:tcPr>
            <w:tcW w:w="2904" w:type="dxa"/>
          </w:tcPr>
          <w:p w14:paraId="004CE47F" w14:textId="77777777" w:rsidR="007E263B" w:rsidRPr="00A3762A" w:rsidRDefault="007E263B" w:rsidP="00A45A60">
            <w:pPr>
              <w:widowControl w:val="0"/>
              <w:tabs>
                <w:tab w:val="num" w:pos="1080"/>
              </w:tabs>
              <w:spacing w:before="60" w:afterLines="60" w:after="144"/>
              <w:rPr>
                <w:rFonts w:cs="Arial"/>
              </w:rPr>
            </w:pPr>
            <w:r>
              <w:rPr>
                <w:rFonts w:cs="Arial"/>
              </w:rPr>
              <w:t>Profit Centre</w:t>
            </w:r>
          </w:p>
        </w:tc>
        <w:tc>
          <w:tcPr>
            <w:tcW w:w="4332" w:type="dxa"/>
          </w:tcPr>
          <w:p w14:paraId="004CE480" w14:textId="77777777" w:rsidR="007E263B" w:rsidRPr="00A3762A" w:rsidRDefault="007E263B" w:rsidP="00A45A60">
            <w:pPr>
              <w:widowControl w:val="0"/>
              <w:tabs>
                <w:tab w:val="num" w:pos="1080"/>
              </w:tabs>
              <w:spacing w:before="60" w:afterLines="60" w:after="144"/>
              <w:rPr>
                <w:rFonts w:cs="Arial"/>
              </w:rPr>
            </w:pPr>
            <w:r>
              <w:rPr>
                <w:rFonts w:cs="Arial"/>
              </w:rPr>
              <w:t>Sales Team</w:t>
            </w:r>
          </w:p>
        </w:tc>
        <w:tc>
          <w:tcPr>
            <w:tcW w:w="2149" w:type="dxa"/>
          </w:tcPr>
          <w:p w14:paraId="004CE481" w14:textId="77777777" w:rsidR="007E263B" w:rsidRDefault="007E263B" w:rsidP="00A45A60">
            <w:pPr>
              <w:widowControl w:val="0"/>
              <w:rPr>
                <w:rFonts w:cs="Arial"/>
                <w:color w:val="FF0000"/>
              </w:rPr>
            </w:pPr>
          </w:p>
        </w:tc>
      </w:tr>
      <w:tr w:rsidR="007E263B" w:rsidRPr="00A3762A" w14:paraId="004CE486" w14:textId="77777777" w:rsidTr="1B3D623D">
        <w:tc>
          <w:tcPr>
            <w:tcW w:w="2904" w:type="dxa"/>
          </w:tcPr>
          <w:p w14:paraId="004CE483" w14:textId="77777777" w:rsidR="007E263B" w:rsidRPr="00A3762A" w:rsidRDefault="007E263B" w:rsidP="00A45A60">
            <w:pPr>
              <w:widowControl w:val="0"/>
              <w:tabs>
                <w:tab w:val="num" w:pos="1080"/>
              </w:tabs>
              <w:spacing w:before="60" w:afterLines="60" w:after="144"/>
              <w:rPr>
                <w:rFonts w:cs="Arial"/>
              </w:rPr>
            </w:pPr>
            <w:r w:rsidRPr="00A3762A">
              <w:rPr>
                <w:rFonts w:cs="Arial"/>
              </w:rPr>
              <w:t xml:space="preserve">CustomerHier01      </w:t>
            </w:r>
          </w:p>
        </w:tc>
        <w:tc>
          <w:tcPr>
            <w:tcW w:w="4332" w:type="dxa"/>
          </w:tcPr>
          <w:p w14:paraId="004CE484" w14:textId="77777777" w:rsidR="007E263B" w:rsidRPr="00A3762A" w:rsidRDefault="007E263B" w:rsidP="00A45A60">
            <w:pPr>
              <w:widowControl w:val="0"/>
              <w:tabs>
                <w:tab w:val="num" w:pos="1080"/>
              </w:tabs>
              <w:spacing w:before="60" w:afterLines="60" w:after="144"/>
              <w:rPr>
                <w:rFonts w:cs="Arial"/>
              </w:rPr>
            </w:pPr>
          </w:p>
        </w:tc>
        <w:tc>
          <w:tcPr>
            <w:tcW w:w="2149" w:type="dxa"/>
          </w:tcPr>
          <w:p w14:paraId="004CE485" w14:textId="77777777" w:rsidR="007E263B" w:rsidRDefault="007E263B" w:rsidP="00A45A60">
            <w:pPr>
              <w:widowControl w:val="0"/>
            </w:pPr>
            <w:r w:rsidRPr="004A6BCE">
              <w:rPr>
                <w:rFonts w:cs="Arial"/>
              </w:rPr>
              <w:t>Represents parent account for larger customers.</w:t>
            </w:r>
          </w:p>
        </w:tc>
      </w:tr>
      <w:tr w:rsidR="007E263B" w:rsidRPr="00A3762A" w14:paraId="004CE48A" w14:textId="77777777" w:rsidTr="1B3D623D">
        <w:tc>
          <w:tcPr>
            <w:tcW w:w="2904" w:type="dxa"/>
          </w:tcPr>
          <w:p w14:paraId="004CE487" w14:textId="77777777" w:rsidR="007E263B" w:rsidRPr="00A3762A" w:rsidRDefault="007E263B" w:rsidP="00A45A60">
            <w:pPr>
              <w:widowControl w:val="0"/>
              <w:tabs>
                <w:tab w:val="num" w:pos="1080"/>
              </w:tabs>
              <w:spacing w:before="60" w:afterLines="60" w:after="144"/>
              <w:rPr>
                <w:rFonts w:cs="Arial"/>
              </w:rPr>
            </w:pPr>
            <w:r>
              <w:rPr>
                <w:rFonts w:cs="Arial"/>
              </w:rPr>
              <w:t>Customer Group</w:t>
            </w:r>
          </w:p>
        </w:tc>
        <w:tc>
          <w:tcPr>
            <w:tcW w:w="4332" w:type="dxa"/>
          </w:tcPr>
          <w:p w14:paraId="004CE488" w14:textId="77777777" w:rsidR="007E263B" w:rsidRPr="00A3762A" w:rsidRDefault="007E263B" w:rsidP="00A45A60">
            <w:pPr>
              <w:widowControl w:val="0"/>
              <w:tabs>
                <w:tab w:val="num" w:pos="1080"/>
              </w:tabs>
              <w:spacing w:before="60" w:afterLines="60" w:after="144"/>
              <w:rPr>
                <w:rFonts w:cs="Arial"/>
              </w:rPr>
            </w:pPr>
          </w:p>
        </w:tc>
        <w:tc>
          <w:tcPr>
            <w:tcW w:w="2149" w:type="dxa"/>
          </w:tcPr>
          <w:p w14:paraId="004CE489" w14:textId="77777777" w:rsidR="007E263B" w:rsidRPr="00CB09CC" w:rsidRDefault="007E263B" w:rsidP="00A45A60">
            <w:pPr>
              <w:widowControl w:val="0"/>
              <w:rPr>
                <w:rFonts w:cs="Arial"/>
                <w:color w:val="FF0000"/>
              </w:rPr>
            </w:pPr>
          </w:p>
        </w:tc>
      </w:tr>
      <w:tr w:rsidR="007E263B" w:rsidRPr="00A3762A" w14:paraId="004CE48E" w14:textId="77777777" w:rsidTr="1B3D623D">
        <w:tc>
          <w:tcPr>
            <w:tcW w:w="2904" w:type="dxa"/>
          </w:tcPr>
          <w:p w14:paraId="004CE48B" w14:textId="77777777" w:rsidR="007E263B" w:rsidRDefault="007E263B" w:rsidP="00A45A60">
            <w:pPr>
              <w:widowControl w:val="0"/>
              <w:tabs>
                <w:tab w:val="num" w:pos="1080"/>
              </w:tabs>
              <w:spacing w:before="60" w:afterLines="60" w:after="144"/>
              <w:rPr>
                <w:rFonts w:cs="Arial"/>
              </w:rPr>
            </w:pPr>
            <w:r>
              <w:rPr>
                <w:rFonts w:cs="Arial"/>
              </w:rPr>
              <w:t>Industry</w:t>
            </w:r>
          </w:p>
        </w:tc>
        <w:tc>
          <w:tcPr>
            <w:tcW w:w="4332" w:type="dxa"/>
          </w:tcPr>
          <w:p w14:paraId="004CE48C" w14:textId="77777777" w:rsidR="007E263B" w:rsidRPr="00A3762A" w:rsidRDefault="007E263B" w:rsidP="00A45A60">
            <w:pPr>
              <w:widowControl w:val="0"/>
              <w:tabs>
                <w:tab w:val="num" w:pos="1080"/>
              </w:tabs>
              <w:spacing w:before="60" w:afterLines="60" w:after="144"/>
              <w:rPr>
                <w:rFonts w:cs="Arial"/>
              </w:rPr>
            </w:pPr>
          </w:p>
        </w:tc>
        <w:tc>
          <w:tcPr>
            <w:tcW w:w="2149" w:type="dxa"/>
          </w:tcPr>
          <w:p w14:paraId="004CE48D" w14:textId="77777777" w:rsidR="007E263B" w:rsidRDefault="007E263B" w:rsidP="00A45A60">
            <w:pPr>
              <w:widowControl w:val="0"/>
              <w:tabs>
                <w:tab w:val="num" w:pos="1080"/>
              </w:tabs>
              <w:spacing w:before="60" w:afterLines="60" w:after="144"/>
              <w:rPr>
                <w:rFonts w:cs="Arial"/>
              </w:rPr>
            </w:pPr>
          </w:p>
        </w:tc>
      </w:tr>
      <w:tr w:rsidR="007E263B" w:rsidRPr="00A3762A" w14:paraId="004CE492" w14:textId="77777777" w:rsidTr="1B3D623D">
        <w:tc>
          <w:tcPr>
            <w:tcW w:w="2904" w:type="dxa"/>
          </w:tcPr>
          <w:p w14:paraId="004CE48F" w14:textId="77777777" w:rsidR="007E263B" w:rsidRDefault="007E263B" w:rsidP="00A45A60">
            <w:pPr>
              <w:widowControl w:val="0"/>
              <w:tabs>
                <w:tab w:val="num" w:pos="1080"/>
              </w:tabs>
              <w:spacing w:before="60" w:afterLines="60" w:after="144"/>
              <w:rPr>
                <w:rFonts w:cs="Arial"/>
              </w:rPr>
            </w:pPr>
            <w:r>
              <w:rPr>
                <w:rFonts w:cs="Arial"/>
              </w:rPr>
              <w:t>Country of ship-to</w:t>
            </w:r>
          </w:p>
        </w:tc>
        <w:tc>
          <w:tcPr>
            <w:tcW w:w="4332" w:type="dxa"/>
          </w:tcPr>
          <w:p w14:paraId="004CE490" w14:textId="77777777" w:rsidR="007E263B" w:rsidRPr="00A3762A" w:rsidRDefault="007E263B" w:rsidP="00A45A60">
            <w:pPr>
              <w:widowControl w:val="0"/>
              <w:tabs>
                <w:tab w:val="num" w:pos="1080"/>
              </w:tabs>
              <w:spacing w:before="60" w:afterLines="60" w:after="144"/>
              <w:rPr>
                <w:rFonts w:cs="Arial"/>
              </w:rPr>
            </w:pPr>
          </w:p>
        </w:tc>
        <w:tc>
          <w:tcPr>
            <w:tcW w:w="2149" w:type="dxa"/>
          </w:tcPr>
          <w:p w14:paraId="004CE491" w14:textId="77777777" w:rsidR="007E263B" w:rsidRDefault="007E263B" w:rsidP="00A45A60">
            <w:pPr>
              <w:widowControl w:val="0"/>
              <w:tabs>
                <w:tab w:val="num" w:pos="1080"/>
              </w:tabs>
              <w:spacing w:before="60" w:afterLines="60" w:after="144"/>
              <w:rPr>
                <w:rFonts w:cs="Arial"/>
              </w:rPr>
            </w:pPr>
          </w:p>
        </w:tc>
      </w:tr>
      <w:tr w:rsidR="007E263B" w:rsidRPr="00A3762A" w14:paraId="004CE496" w14:textId="77777777" w:rsidTr="1B3D623D">
        <w:tc>
          <w:tcPr>
            <w:tcW w:w="2904" w:type="dxa"/>
          </w:tcPr>
          <w:p w14:paraId="004CE493" w14:textId="77777777" w:rsidR="007E263B" w:rsidRDefault="007E263B" w:rsidP="00A45A60">
            <w:pPr>
              <w:widowControl w:val="0"/>
              <w:tabs>
                <w:tab w:val="num" w:pos="1080"/>
              </w:tabs>
              <w:spacing w:before="60" w:afterLines="60" w:after="144"/>
              <w:rPr>
                <w:rFonts w:cs="Arial"/>
              </w:rPr>
            </w:pPr>
            <w:r>
              <w:rPr>
                <w:rFonts w:cs="Arial"/>
              </w:rPr>
              <w:lastRenderedPageBreak/>
              <w:t>Country of bill-to</w:t>
            </w:r>
          </w:p>
        </w:tc>
        <w:tc>
          <w:tcPr>
            <w:tcW w:w="4332" w:type="dxa"/>
          </w:tcPr>
          <w:p w14:paraId="004CE494" w14:textId="77777777" w:rsidR="007E263B" w:rsidRPr="00A3762A" w:rsidRDefault="007E263B" w:rsidP="00A45A60">
            <w:pPr>
              <w:widowControl w:val="0"/>
              <w:tabs>
                <w:tab w:val="num" w:pos="1080"/>
              </w:tabs>
              <w:spacing w:before="60" w:afterLines="60" w:after="144"/>
              <w:rPr>
                <w:rFonts w:cs="Arial"/>
              </w:rPr>
            </w:pPr>
          </w:p>
        </w:tc>
        <w:tc>
          <w:tcPr>
            <w:tcW w:w="2149" w:type="dxa"/>
          </w:tcPr>
          <w:p w14:paraId="004CE495" w14:textId="77777777" w:rsidR="007E263B" w:rsidRDefault="007E263B" w:rsidP="00A45A60">
            <w:pPr>
              <w:widowControl w:val="0"/>
              <w:tabs>
                <w:tab w:val="num" w:pos="1080"/>
              </w:tabs>
              <w:spacing w:before="60" w:afterLines="60" w:after="144"/>
              <w:rPr>
                <w:rFonts w:cs="Arial"/>
              </w:rPr>
            </w:pPr>
          </w:p>
        </w:tc>
      </w:tr>
      <w:tr w:rsidR="007E263B" w:rsidRPr="00A3762A" w14:paraId="004CE49A" w14:textId="77777777" w:rsidTr="1B3D623D">
        <w:tc>
          <w:tcPr>
            <w:tcW w:w="2904" w:type="dxa"/>
          </w:tcPr>
          <w:p w14:paraId="004CE497" w14:textId="77777777" w:rsidR="007E263B" w:rsidRDefault="007E263B" w:rsidP="00A45A60">
            <w:pPr>
              <w:widowControl w:val="0"/>
              <w:tabs>
                <w:tab w:val="num" w:pos="1080"/>
              </w:tabs>
              <w:spacing w:before="60" w:afterLines="60" w:after="144"/>
              <w:rPr>
                <w:rFonts w:cs="Arial"/>
              </w:rPr>
            </w:pPr>
            <w:r>
              <w:rPr>
                <w:rFonts w:cs="Arial"/>
              </w:rPr>
              <w:t>Product</w:t>
            </w:r>
          </w:p>
        </w:tc>
        <w:tc>
          <w:tcPr>
            <w:tcW w:w="4332" w:type="dxa"/>
          </w:tcPr>
          <w:p w14:paraId="004CE498" w14:textId="77777777" w:rsidR="007E263B" w:rsidRPr="00A3762A" w:rsidRDefault="007E263B" w:rsidP="00A45A60">
            <w:pPr>
              <w:widowControl w:val="0"/>
              <w:tabs>
                <w:tab w:val="num" w:pos="1080"/>
              </w:tabs>
              <w:spacing w:before="60" w:afterLines="60" w:after="144"/>
              <w:rPr>
                <w:rFonts w:cs="Arial"/>
              </w:rPr>
            </w:pPr>
            <w:r>
              <w:rPr>
                <w:rFonts w:cs="Arial"/>
              </w:rPr>
              <w:t>Material Number</w:t>
            </w:r>
          </w:p>
        </w:tc>
        <w:tc>
          <w:tcPr>
            <w:tcW w:w="2149" w:type="dxa"/>
          </w:tcPr>
          <w:p w14:paraId="004CE499" w14:textId="77777777" w:rsidR="007E263B" w:rsidRDefault="007E263B" w:rsidP="00A45A60">
            <w:pPr>
              <w:widowControl w:val="0"/>
              <w:tabs>
                <w:tab w:val="num" w:pos="1080"/>
              </w:tabs>
              <w:spacing w:before="60" w:afterLines="60" w:after="144"/>
              <w:rPr>
                <w:rFonts w:cs="Arial"/>
              </w:rPr>
            </w:pPr>
          </w:p>
        </w:tc>
      </w:tr>
      <w:tr w:rsidR="007E263B" w:rsidRPr="00A3762A" w14:paraId="004CE49E" w14:textId="77777777" w:rsidTr="1B3D623D">
        <w:tc>
          <w:tcPr>
            <w:tcW w:w="2904" w:type="dxa"/>
          </w:tcPr>
          <w:p w14:paraId="004CE49B" w14:textId="77777777" w:rsidR="007E263B" w:rsidRPr="00A3762A" w:rsidRDefault="007E263B" w:rsidP="00A45A60">
            <w:pPr>
              <w:widowControl w:val="0"/>
              <w:tabs>
                <w:tab w:val="num" w:pos="1080"/>
              </w:tabs>
              <w:spacing w:before="60" w:afterLines="60" w:after="144"/>
              <w:rPr>
                <w:rFonts w:cs="Arial"/>
              </w:rPr>
            </w:pPr>
            <w:r>
              <w:rPr>
                <w:rFonts w:cs="Arial"/>
              </w:rPr>
              <w:t>Product Hierarchy (Basic Data View – full)</w:t>
            </w:r>
          </w:p>
        </w:tc>
        <w:tc>
          <w:tcPr>
            <w:tcW w:w="4332" w:type="dxa"/>
          </w:tcPr>
          <w:p w14:paraId="004CE49C" w14:textId="77777777" w:rsidR="007E263B" w:rsidRDefault="007E263B" w:rsidP="00A45A60">
            <w:pPr>
              <w:widowControl w:val="0"/>
              <w:tabs>
                <w:tab w:val="num" w:pos="1080"/>
              </w:tabs>
              <w:spacing w:before="60" w:afterLines="60" w:after="144"/>
              <w:rPr>
                <w:rFonts w:cs="Arial"/>
              </w:rPr>
            </w:pPr>
          </w:p>
        </w:tc>
        <w:tc>
          <w:tcPr>
            <w:tcW w:w="2149" w:type="dxa"/>
          </w:tcPr>
          <w:p w14:paraId="004CE49D" w14:textId="77777777" w:rsidR="007E263B" w:rsidRDefault="007E263B" w:rsidP="00A45A60">
            <w:pPr>
              <w:widowControl w:val="0"/>
              <w:tabs>
                <w:tab w:val="num" w:pos="1080"/>
              </w:tabs>
              <w:spacing w:before="60" w:afterLines="60" w:after="144"/>
              <w:rPr>
                <w:rFonts w:cs="Arial"/>
              </w:rPr>
            </w:pPr>
            <w:r>
              <w:rPr>
                <w:rFonts w:cs="Arial"/>
              </w:rPr>
              <w:t>Full 18 characters</w:t>
            </w:r>
          </w:p>
        </w:tc>
      </w:tr>
      <w:tr w:rsidR="007E263B" w:rsidRPr="00A3762A" w14:paraId="004CE4A2" w14:textId="77777777" w:rsidTr="1B3D623D">
        <w:tc>
          <w:tcPr>
            <w:tcW w:w="2904" w:type="dxa"/>
          </w:tcPr>
          <w:p w14:paraId="004CE49F" w14:textId="77777777" w:rsidR="007E263B" w:rsidRDefault="007E263B" w:rsidP="00A45A60">
            <w:pPr>
              <w:widowControl w:val="0"/>
              <w:tabs>
                <w:tab w:val="num" w:pos="1080"/>
              </w:tabs>
              <w:spacing w:before="60" w:afterLines="60" w:after="144"/>
              <w:rPr>
                <w:rFonts w:cs="Arial"/>
              </w:rPr>
            </w:pPr>
            <w:r>
              <w:rPr>
                <w:rFonts w:cs="Arial"/>
              </w:rPr>
              <w:t>Vendor Hierarchy (Sales Data View – full)</w:t>
            </w:r>
          </w:p>
        </w:tc>
        <w:tc>
          <w:tcPr>
            <w:tcW w:w="4332" w:type="dxa"/>
          </w:tcPr>
          <w:p w14:paraId="004CE4A0" w14:textId="77777777" w:rsidR="007E263B" w:rsidRPr="005241BA" w:rsidRDefault="007E263B" w:rsidP="00A45A60">
            <w:pPr>
              <w:widowControl w:val="0"/>
              <w:tabs>
                <w:tab w:val="num" w:pos="1080"/>
              </w:tabs>
              <w:spacing w:before="60" w:afterLines="60" w:after="144"/>
              <w:rPr>
                <w:rFonts w:cs="Arial"/>
              </w:rPr>
            </w:pPr>
          </w:p>
        </w:tc>
        <w:tc>
          <w:tcPr>
            <w:tcW w:w="2149" w:type="dxa"/>
          </w:tcPr>
          <w:p w14:paraId="004CE4A1" w14:textId="77777777" w:rsidR="007E263B" w:rsidRPr="00A3762A" w:rsidRDefault="007E263B" w:rsidP="00A45A60">
            <w:pPr>
              <w:widowControl w:val="0"/>
              <w:tabs>
                <w:tab w:val="num" w:pos="1080"/>
              </w:tabs>
              <w:spacing w:before="60" w:afterLines="60" w:after="144"/>
              <w:rPr>
                <w:rFonts w:cs="Arial"/>
              </w:rPr>
            </w:pPr>
            <w:r>
              <w:rPr>
                <w:rFonts w:cs="Arial"/>
              </w:rPr>
              <w:t>Full 18 characters</w:t>
            </w:r>
          </w:p>
        </w:tc>
      </w:tr>
      <w:tr w:rsidR="007E263B" w:rsidRPr="00A3762A" w14:paraId="004CE4A7" w14:textId="77777777" w:rsidTr="1B3D623D">
        <w:tc>
          <w:tcPr>
            <w:tcW w:w="2904" w:type="dxa"/>
          </w:tcPr>
          <w:p w14:paraId="004CE4A3" w14:textId="77777777" w:rsidR="007E263B" w:rsidRPr="005241BA" w:rsidRDefault="007E263B" w:rsidP="00A45A60">
            <w:pPr>
              <w:widowControl w:val="0"/>
              <w:tabs>
                <w:tab w:val="num" w:pos="1080"/>
              </w:tabs>
              <w:spacing w:before="60" w:afterLines="60" w:after="144"/>
              <w:rPr>
                <w:rFonts w:cs="Arial"/>
              </w:rPr>
            </w:pPr>
            <w:r>
              <w:rPr>
                <w:rFonts w:cs="Arial"/>
              </w:rPr>
              <w:t>Class</w:t>
            </w:r>
          </w:p>
        </w:tc>
        <w:tc>
          <w:tcPr>
            <w:tcW w:w="4332" w:type="dxa"/>
          </w:tcPr>
          <w:p w14:paraId="004CE4A4" w14:textId="77777777" w:rsidR="007E263B" w:rsidRPr="005241BA" w:rsidRDefault="007E263B" w:rsidP="00A45A60">
            <w:pPr>
              <w:widowControl w:val="0"/>
              <w:tabs>
                <w:tab w:val="num" w:pos="1080"/>
              </w:tabs>
              <w:spacing w:before="60" w:afterLines="60" w:after="144"/>
              <w:rPr>
                <w:rFonts w:cs="Arial"/>
              </w:rPr>
            </w:pPr>
            <w:r>
              <w:rPr>
                <w:rFonts w:cs="Arial"/>
              </w:rPr>
              <w:t xml:space="preserve">Class of type 001 from the material (needs to be the ‘first class‘). </w:t>
            </w:r>
            <w:r w:rsidRPr="006D02CF">
              <w:rPr>
                <w:rFonts w:cs="Arial"/>
                <w:b/>
              </w:rPr>
              <w:t>Notebook</w:t>
            </w:r>
          </w:p>
        </w:tc>
        <w:tc>
          <w:tcPr>
            <w:tcW w:w="2149" w:type="dxa"/>
          </w:tcPr>
          <w:p w14:paraId="004CE4A5" w14:textId="77777777" w:rsidR="007E263B" w:rsidRDefault="007E263B" w:rsidP="00A45A60">
            <w:pPr>
              <w:widowControl w:val="0"/>
              <w:tabs>
                <w:tab w:val="num" w:pos="1080"/>
              </w:tabs>
              <w:spacing w:before="60" w:afterLines="60" w:after="144"/>
              <w:rPr>
                <w:rFonts w:cs="Arial"/>
              </w:rPr>
            </w:pPr>
            <w:r>
              <w:rPr>
                <w:rFonts w:cs="Arial"/>
              </w:rPr>
              <w:t>High Level Product Class.</w:t>
            </w:r>
          </w:p>
          <w:p w14:paraId="004CE4A6" w14:textId="77777777" w:rsidR="007E263B" w:rsidRPr="00A3762A" w:rsidRDefault="007E263B" w:rsidP="00A45A60">
            <w:pPr>
              <w:widowControl w:val="0"/>
              <w:tabs>
                <w:tab w:val="num" w:pos="1080"/>
              </w:tabs>
              <w:spacing w:before="60" w:afterLines="60" w:after="144"/>
              <w:rPr>
                <w:rFonts w:cs="Arial"/>
              </w:rPr>
            </w:pPr>
            <w:r>
              <w:rPr>
                <w:rFonts w:cs="Arial"/>
              </w:rPr>
              <w:t>User Exit</w:t>
            </w:r>
          </w:p>
        </w:tc>
      </w:tr>
      <w:tr w:rsidR="007E263B" w:rsidRPr="00A3762A" w:rsidDel="00FA03BC" w14:paraId="004CE4AB" w14:textId="77777777" w:rsidTr="1B3D623D">
        <w:trPr>
          <w:del w:id="395" w:author="Chris Varma" w:date="2015-08-24T17:58:00Z"/>
        </w:trPr>
        <w:tc>
          <w:tcPr>
            <w:tcW w:w="2904" w:type="dxa"/>
            <w:vAlign w:val="bottom"/>
          </w:tcPr>
          <w:p w14:paraId="004CE4A8" w14:textId="77777777" w:rsidR="007E263B" w:rsidRPr="005241BA" w:rsidDel="00FA03BC" w:rsidRDefault="007E263B" w:rsidP="00A45A60">
            <w:pPr>
              <w:widowControl w:val="0"/>
              <w:tabs>
                <w:tab w:val="num" w:pos="1080"/>
              </w:tabs>
              <w:spacing w:before="60" w:afterLines="60" w:after="144"/>
              <w:rPr>
                <w:del w:id="396" w:author="Chris Varma" w:date="2015-08-24T17:58:00Z"/>
                <w:rFonts w:cs="Arial"/>
              </w:rPr>
            </w:pPr>
          </w:p>
        </w:tc>
        <w:tc>
          <w:tcPr>
            <w:tcW w:w="4332" w:type="dxa"/>
            <w:vAlign w:val="bottom"/>
          </w:tcPr>
          <w:p w14:paraId="004CE4A9" w14:textId="77777777" w:rsidR="007E263B" w:rsidRPr="005241BA" w:rsidDel="00FA03BC" w:rsidRDefault="007E263B" w:rsidP="00A45A60">
            <w:pPr>
              <w:widowControl w:val="0"/>
              <w:tabs>
                <w:tab w:val="num" w:pos="1080"/>
              </w:tabs>
              <w:spacing w:before="60" w:afterLines="60" w:after="144"/>
              <w:rPr>
                <w:del w:id="397" w:author="Chris Varma" w:date="2015-08-24T17:58:00Z"/>
                <w:rFonts w:cs="Arial"/>
              </w:rPr>
            </w:pPr>
          </w:p>
        </w:tc>
        <w:tc>
          <w:tcPr>
            <w:tcW w:w="2149" w:type="dxa"/>
          </w:tcPr>
          <w:p w14:paraId="004CE4AA" w14:textId="77777777" w:rsidR="007E263B" w:rsidRPr="00A3762A" w:rsidDel="00FA03BC" w:rsidRDefault="007E263B" w:rsidP="00A45A60">
            <w:pPr>
              <w:widowControl w:val="0"/>
              <w:tabs>
                <w:tab w:val="num" w:pos="1080"/>
              </w:tabs>
              <w:spacing w:before="60" w:afterLines="60" w:after="144"/>
              <w:rPr>
                <w:del w:id="398" w:author="Chris Varma" w:date="2015-08-24T17:58:00Z"/>
                <w:rFonts w:cs="Arial"/>
              </w:rPr>
            </w:pPr>
          </w:p>
        </w:tc>
      </w:tr>
      <w:tr w:rsidR="007E263B" w:rsidRPr="00A3762A" w:rsidDel="00FA03BC" w14:paraId="004CE4AF" w14:textId="77777777" w:rsidTr="1B3D623D">
        <w:trPr>
          <w:del w:id="399" w:author="Chris Varma" w:date="2015-08-24T17:58:00Z"/>
        </w:trPr>
        <w:tc>
          <w:tcPr>
            <w:tcW w:w="2904" w:type="dxa"/>
            <w:vAlign w:val="bottom"/>
          </w:tcPr>
          <w:p w14:paraId="004CE4AC" w14:textId="77777777" w:rsidR="007E263B" w:rsidRPr="005241BA" w:rsidDel="00FA03BC" w:rsidRDefault="007E263B" w:rsidP="00A45A60">
            <w:pPr>
              <w:widowControl w:val="0"/>
              <w:tabs>
                <w:tab w:val="num" w:pos="1080"/>
              </w:tabs>
              <w:spacing w:before="60" w:afterLines="60" w:after="144"/>
              <w:rPr>
                <w:del w:id="400" w:author="Chris Varma" w:date="2015-08-24T17:58:00Z"/>
                <w:rFonts w:cs="Arial"/>
              </w:rPr>
            </w:pPr>
          </w:p>
        </w:tc>
        <w:tc>
          <w:tcPr>
            <w:tcW w:w="4332" w:type="dxa"/>
            <w:vAlign w:val="bottom"/>
          </w:tcPr>
          <w:p w14:paraId="004CE4AD" w14:textId="77777777" w:rsidR="007E263B" w:rsidRPr="005241BA" w:rsidDel="00FA03BC" w:rsidRDefault="007E263B" w:rsidP="00A45A60">
            <w:pPr>
              <w:widowControl w:val="0"/>
              <w:tabs>
                <w:tab w:val="num" w:pos="1080"/>
              </w:tabs>
              <w:spacing w:before="60" w:afterLines="60" w:after="144"/>
              <w:rPr>
                <w:del w:id="401" w:author="Chris Varma" w:date="2015-08-24T17:58:00Z"/>
                <w:rFonts w:cs="Arial"/>
              </w:rPr>
            </w:pPr>
          </w:p>
        </w:tc>
        <w:tc>
          <w:tcPr>
            <w:tcW w:w="2149" w:type="dxa"/>
          </w:tcPr>
          <w:p w14:paraId="004CE4AE" w14:textId="77777777" w:rsidR="007E263B" w:rsidRPr="00A3762A" w:rsidDel="00FA03BC" w:rsidRDefault="007E263B" w:rsidP="00A45A60">
            <w:pPr>
              <w:widowControl w:val="0"/>
              <w:tabs>
                <w:tab w:val="num" w:pos="1080"/>
              </w:tabs>
              <w:spacing w:before="60" w:afterLines="60" w:after="144"/>
              <w:rPr>
                <w:del w:id="402" w:author="Chris Varma" w:date="2015-08-24T17:58:00Z"/>
                <w:rFonts w:cs="Arial"/>
              </w:rPr>
            </w:pPr>
          </w:p>
        </w:tc>
      </w:tr>
      <w:tr w:rsidR="007E263B" w:rsidRPr="00A3762A" w:rsidDel="00FA03BC" w14:paraId="004CE4B3" w14:textId="77777777" w:rsidTr="1B3D623D">
        <w:trPr>
          <w:del w:id="403" w:author="Chris Varma" w:date="2015-08-24T17:58:00Z"/>
        </w:trPr>
        <w:tc>
          <w:tcPr>
            <w:tcW w:w="2904" w:type="dxa"/>
            <w:vAlign w:val="bottom"/>
          </w:tcPr>
          <w:p w14:paraId="004CE4B0" w14:textId="77777777" w:rsidR="007E263B" w:rsidRPr="005241BA" w:rsidDel="00FA03BC" w:rsidRDefault="007E263B" w:rsidP="00A45A60">
            <w:pPr>
              <w:widowControl w:val="0"/>
              <w:tabs>
                <w:tab w:val="num" w:pos="1080"/>
              </w:tabs>
              <w:spacing w:before="60" w:afterLines="60" w:after="144"/>
              <w:rPr>
                <w:del w:id="404" w:author="Chris Varma" w:date="2015-08-24T17:58:00Z"/>
                <w:rFonts w:cs="Arial"/>
              </w:rPr>
            </w:pPr>
          </w:p>
        </w:tc>
        <w:tc>
          <w:tcPr>
            <w:tcW w:w="4332" w:type="dxa"/>
            <w:vAlign w:val="bottom"/>
          </w:tcPr>
          <w:p w14:paraId="004CE4B1" w14:textId="77777777" w:rsidR="007E263B" w:rsidRPr="005241BA" w:rsidDel="00FA03BC" w:rsidRDefault="007E263B" w:rsidP="00A45A60">
            <w:pPr>
              <w:widowControl w:val="0"/>
              <w:tabs>
                <w:tab w:val="num" w:pos="1080"/>
              </w:tabs>
              <w:spacing w:before="60" w:afterLines="60" w:after="144"/>
              <w:rPr>
                <w:del w:id="405" w:author="Chris Varma" w:date="2015-08-24T17:58:00Z"/>
                <w:rFonts w:cs="Arial"/>
              </w:rPr>
            </w:pPr>
          </w:p>
        </w:tc>
        <w:tc>
          <w:tcPr>
            <w:tcW w:w="2149" w:type="dxa"/>
          </w:tcPr>
          <w:p w14:paraId="004CE4B2" w14:textId="77777777" w:rsidR="007E263B" w:rsidRPr="00A3762A" w:rsidDel="00FA03BC" w:rsidRDefault="007E263B" w:rsidP="00A45A60">
            <w:pPr>
              <w:widowControl w:val="0"/>
              <w:tabs>
                <w:tab w:val="num" w:pos="1080"/>
              </w:tabs>
              <w:spacing w:before="60" w:afterLines="60" w:after="144"/>
              <w:rPr>
                <w:del w:id="406" w:author="Chris Varma" w:date="2015-08-24T17:58:00Z"/>
                <w:rFonts w:cs="Arial"/>
              </w:rPr>
            </w:pPr>
          </w:p>
        </w:tc>
      </w:tr>
      <w:tr w:rsidR="007E263B" w:rsidRPr="00A3762A" w:rsidDel="00FA03BC" w14:paraId="004CE4B7" w14:textId="77777777" w:rsidTr="1B3D623D">
        <w:trPr>
          <w:del w:id="407" w:author="Chris Varma" w:date="2015-08-24T17:58:00Z"/>
        </w:trPr>
        <w:tc>
          <w:tcPr>
            <w:tcW w:w="2904" w:type="dxa"/>
            <w:vAlign w:val="bottom"/>
          </w:tcPr>
          <w:p w14:paraId="004CE4B4" w14:textId="77777777" w:rsidR="007E263B" w:rsidRPr="005241BA" w:rsidDel="00FA03BC" w:rsidRDefault="007E263B" w:rsidP="00A45A60">
            <w:pPr>
              <w:widowControl w:val="0"/>
              <w:tabs>
                <w:tab w:val="num" w:pos="1080"/>
              </w:tabs>
              <w:spacing w:before="60" w:afterLines="60" w:after="144"/>
              <w:rPr>
                <w:del w:id="408" w:author="Chris Varma" w:date="2015-08-24T17:58:00Z"/>
                <w:rFonts w:cs="Arial"/>
              </w:rPr>
            </w:pPr>
          </w:p>
        </w:tc>
        <w:tc>
          <w:tcPr>
            <w:tcW w:w="4332" w:type="dxa"/>
            <w:vAlign w:val="bottom"/>
          </w:tcPr>
          <w:p w14:paraId="004CE4B5" w14:textId="77777777" w:rsidR="007E263B" w:rsidRPr="005241BA" w:rsidDel="00FA03BC" w:rsidRDefault="007E263B" w:rsidP="00A45A60">
            <w:pPr>
              <w:widowControl w:val="0"/>
              <w:tabs>
                <w:tab w:val="num" w:pos="1080"/>
              </w:tabs>
              <w:spacing w:before="60" w:afterLines="60" w:after="144"/>
              <w:rPr>
                <w:del w:id="409" w:author="Chris Varma" w:date="2015-08-24T17:58:00Z"/>
                <w:rFonts w:cs="Arial"/>
              </w:rPr>
            </w:pPr>
          </w:p>
        </w:tc>
        <w:tc>
          <w:tcPr>
            <w:tcW w:w="2149" w:type="dxa"/>
          </w:tcPr>
          <w:p w14:paraId="004CE4B6" w14:textId="77777777" w:rsidR="007E263B" w:rsidRPr="00A3762A" w:rsidDel="00FA03BC" w:rsidRDefault="007E263B" w:rsidP="00A45A60">
            <w:pPr>
              <w:widowControl w:val="0"/>
              <w:tabs>
                <w:tab w:val="num" w:pos="1080"/>
              </w:tabs>
              <w:spacing w:before="60" w:afterLines="60" w:after="144"/>
              <w:rPr>
                <w:del w:id="410" w:author="Chris Varma" w:date="2015-08-24T17:58:00Z"/>
                <w:rFonts w:cs="Arial"/>
              </w:rPr>
            </w:pPr>
          </w:p>
        </w:tc>
      </w:tr>
      <w:tr w:rsidR="007E263B" w:rsidRPr="00A3762A" w:rsidDel="00FA03BC" w14:paraId="004CE4BB" w14:textId="77777777" w:rsidTr="1B3D623D">
        <w:trPr>
          <w:del w:id="411" w:author="Chris Varma" w:date="2015-08-24T17:58:00Z"/>
        </w:trPr>
        <w:tc>
          <w:tcPr>
            <w:tcW w:w="2904" w:type="dxa"/>
            <w:vAlign w:val="bottom"/>
          </w:tcPr>
          <w:p w14:paraId="004CE4B8" w14:textId="77777777" w:rsidR="007E263B" w:rsidRPr="005241BA" w:rsidDel="00FA03BC" w:rsidRDefault="007E263B" w:rsidP="00A45A60">
            <w:pPr>
              <w:widowControl w:val="0"/>
              <w:tabs>
                <w:tab w:val="num" w:pos="1080"/>
              </w:tabs>
              <w:spacing w:before="60" w:afterLines="60" w:after="144"/>
              <w:rPr>
                <w:del w:id="412" w:author="Chris Varma" w:date="2015-08-24T17:58:00Z"/>
                <w:rFonts w:cs="Arial"/>
              </w:rPr>
            </w:pPr>
          </w:p>
        </w:tc>
        <w:tc>
          <w:tcPr>
            <w:tcW w:w="4332" w:type="dxa"/>
            <w:vAlign w:val="bottom"/>
          </w:tcPr>
          <w:p w14:paraId="004CE4B9" w14:textId="77777777" w:rsidR="007E263B" w:rsidRPr="005241BA" w:rsidDel="00FA03BC" w:rsidRDefault="007E263B" w:rsidP="00A45A60">
            <w:pPr>
              <w:widowControl w:val="0"/>
              <w:tabs>
                <w:tab w:val="num" w:pos="1080"/>
              </w:tabs>
              <w:spacing w:before="60" w:afterLines="60" w:after="144"/>
              <w:rPr>
                <w:del w:id="413" w:author="Chris Varma" w:date="2015-08-24T17:58:00Z"/>
                <w:rFonts w:cs="Arial"/>
              </w:rPr>
            </w:pPr>
          </w:p>
        </w:tc>
        <w:tc>
          <w:tcPr>
            <w:tcW w:w="2149" w:type="dxa"/>
          </w:tcPr>
          <w:p w14:paraId="004CE4BA" w14:textId="77777777" w:rsidR="007E263B" w:rsidRPr="00A3762A" w:rsidDel="00FA03BC" w:rsidRDefault="007E263B" w:rsidP="00A45A60">
            <w:pPr>
              <w:widowControl w:val="0"/>
              <w:tabs>
                <w:tab w:val="num" w:pos="1080"/>
              </w:tabs>
              <w:spacing w:before="60" w:afterLines="60" w:after="144"/>
              <w:rPr>
                <w:del w:id="414" w:author="Chris Varma" w:date="2015-08-24T17:58:00Z"/>
                <w:rFonts w:cs="Arial"/>
              </w:rPr>
            </w:pPr>
          </w:p>
        </w:tc>
      </w:tr>
      <w:tr w:rsidR="007E263B" w:rsidRPr="00A3762A" w:rsidDel="00FA03BC" w14:paraId="004CE4BF" w14:textId="77777777" w:rsidTr="1B3D623D">
        <w:trPr>
          <w:del w:id="415" w:author="Chris Varma" w:date="2015-08-24T17:58:00Z"/>
        </w:trPr>
        <w:tc>
          <w:tcPr>
            <w:tcW w:w="2904" w:type="dxa"/>
            <w:vAlign w:val="bottom"/>
          </w:tcPr>
          <w:p w14:paraId="004CE4BC" w14:textId="77777777" w:rsidR="007E263B" w:rsidRPr="005241BA" w:rsidDel="00FA03BC" w:rsidRDefault="007E263B" w:rsidP="00A45A60">
            <w:pPr>
              <w:widowControl w:val="0"/>
              <w:tabs>
                <w:tab w:val="num" w:pos="1080"/>
              </w:tabs>
              <w:spacing w:before="60" w:afterLines="60" w:after="144"/>
              <w:rPr>
                <w:del w:id="416" w:author="Chris Varma" w:date="2015-08-24T17:58:00Z"/>
                <w:rFonts w:cs="Arial"/>
              </w:rPr>
            </w:pPr>
          </w:p>
        </w:tc>
        <w:tc>
          <w:tcPr>
            <w:tcW w:w="4332" w:type="dxa"/>
            <w:vAlign w:val="bottom"/>
          </w:tcPr>
          <w:p w14:paraId="004CE4BD" w14:textId="77777777" w:rsidR="007E263B" w:rsidRPr="005241BA" w:rsidDel="00FA03BC" w:rsidRDefault="007E263B" w:rsidP="00A45A60">
            <w:pPr>
              <w:widowControl w:val="0"/>
              <w:tabs>
                <w:tab w:val="num" w:pos="1080"/>
              </w:tabs>
              <w:spacing w:before="60" w:afterLines="60" w:after="144"/>
              <w:rPr>
                <w:del w:id="417" w:author="Chris Varma" w:date="2015-08-24T17:58:00Z"/>
                <w:rFonts w:cs="Arial"/>
              </w:rPr>
            </w:pPr>
          </w:p>
        </w:tc>
        <w:tc>
          <w:tcPr>
            <w:tcW w:w="2149" w:type="dxa"/>
          </w:tcPr>
          <w:p w14:paraId="004CE4BE" w14:textId="77777777" w:rsidR="007E263B" w:rsidRPr="00A3762A" w:rsidDel="00FA03BC" w:rsidRDefault="007E263B" w:rsidP="00A45A60">
            <w:pPr>
              <w:widowControl w:val="0"/>
              <w:tabs>
                <w:tab w:val="num" w:pos="1080"/>
              </w:tabs>
              <w:spacing w:before="60" w:afterLines="60" w:after="144"/>
              <w:rPr>
                <w:del w:id="418" w:author="Chris Varma" w:date="2015-08-24T17:58:00Z"/>
                <w:rFonts w:cs="Arial"/>
              </w:rPr>
            </w:pPr>
          </w:p>
        </w:tc>
      </w:tr>
      <w:tr w:rsidR="007E263B" w:rsidRPr="00A3762A" w:rsidDel="00FA03BC" w14:paraId="004CE4C3" w14:textId="77777777" w:rsidTr="1B3D623D">
        <w:trPr>
          <w:del w:id="419" w:author="Chris Varma" w:date="2015-08-24T17:58:00Z"/>
        </w:trPr>
        <w:tc>
          <w:tcPr>
            <w:tcW w:w="2904" w:type="dxa"/>
            <w:vAlign w:val="bottom"/>
          </w:tcPr>
          <w:p w14:paraId="004CE4C0" w14:textId="77777777" w:rsidR="007E263B" w:rsidRPr="005241BA" w:rsidDel="00FA03BC" w:rsidRDefault="007E263B" w:rsidP="00A45A60">
            <w:pPr>
              <w:widowControl w:val="0"/>
              <w:tabs>
                <w:tab w:val="num" w:pos="1080"/>
              </w:tabs>
              <w:spacing w:before="60" w:afterLines="60" w:after="144"/>
              <w:rPr>
                <w:del w:id="420" w:author="Chris Varma" w:date="2015-08-24T17:58:00Z"/>
                <w:rFonts w:cs="Arial"/>
              </w:rPr>
            </w:pPr>
          </w:p>
        </w:tc>
        <w:tc>
          <w:tcPr>
            <w:tcW w:w="4332" w:type="dxa"/>
            <w:vAlign w:val="bottom"/>
          </w:tcPr>
          <w:p w14:paraId="004CE4C1" w14:textId="77777777" w:rsidR="007E263B" w:rsidRPr="005241BA" w:rsidDel="00FA03BC" w:rsidRDefault="007E263B" w:rsidP="00A45A60">
            <w:pPr>
              <w:widowControl w:val="0"/>
              <w:tabs>
                <w:tab w:val="num" w:pos="1080"/>
              </w:tabs>
              <w:spacing w:before="60" w:afterLines="60" w:after="144"/>
              <w:rPr>
                <w:del w:id="421" w:author="Chris Varma" w:date="2015-08-24T17:58:00Z"/>
                <w:rFonts w:cs="Arial"/>
              </w:rPr>
            </w:pPr>
          </w:p>
        </w:tc>
        <w:tc>
          <w:tcPr>
            <w:tcW w:w="2149" w:type="dxa"/>
          </w:tcPr>
          <w:p w14:paraId="004CE4C2" w14:textId="77777777" w:rsidR="007E263B" w:rsidRPr="00A3762A" w:rsidDel="00FA03BC" w:rsidRDefault="007E263B" w:rsidP="00A45A60">
            <w:pPr>
              <w:widowControl w:val="0"/>
              <w:tabs>
                <w:tab w:val="num" w:pos="1080"/>
              </w:tabs>
              <w:spacing w:before="60" w:afterLines="60" w:after="144"/>
              <w:rPr>
                <w:del w:id="422" w:author="Chris Varma" w:date="2015-08-24T17:58:00Z"/>
                <w:rFonts w:cs="Arial"/>
              </w:rPr>
            </w:pPr>
          </w:p>
        </w:tc>
      </w:tr>
      <w:tr w:rsidR="007E263B" w:rsidRPr="00A3762A" w:rsidDel="00FA03BC" w14:paraId="004CE4C7" w14:textId="77777777" w:rsidTr="1B3D623D">
        <w:trPr>
          <w:del w:id="423" w:author="Chris Varma" w:date="2015-08-24T17:58:00Z"/>
        </w:trPr>
        <w:tc>
          <w:tcPr>
            <w:tcW w:w="2904" w:type="dxa"/>
            <w:vAlign w:val="bottom"/>
          </w:tcPr>
          <w:p w14:paraId="004CE4C4" w14:textId="77777777" w:rsidR="007E263B" w:rsidRPr="005241BA" w:rsidDel="00FA03BC" w:rsidRDefault="007E263B" w:rsidP="00A45A60">
            <w:pPr>
              <w:widowControl w:val="0"/>
              <w:tabs>
                <w:tab w:val="num" w:pos="1080"/>
              </w:tabs>
              <w:spacing w:before="60" w:afterLines="60" w:after="144"/>
              <w:rPr>
                <w:del w:id="424" w:author="Chris Varma" w:date="2015-08-24T17:58:00Z"/>
                <w:rFonts w:cs="Arial"/>
              </w:rPr>
            </w:pPr>
          </w:p>
        </w:tc>
        <w:tc>
          <w:tcPr>
            <w:tcW w:w="4332" w:type="dxa"/>
            <w:vAlign w:val="bottom"/>
          </w:tcPr>
          <w:p w14:paraId="004CE4C5" w14:textId="77777777" w:rsidR="007E263B" w:rsidRPr="005241BA" w:rsidDel="00FA03BC" w:rsidRDefault="007E263B" w:rsidP="00A45A60">
            <w:pPr>
              <w:widowControl w:val="0"/>
              <w:tabs>
                <w:tab w:val="num" w:pos="1080"/>
              </w:tabs>
              <w:spacing w:before="60" w:afterLines="60" w:after="144"/>
              <w:rPr>
                <w:del w:id="425" w:author="Chris Varma" w:date="2015-08-24T17:58:00Z"/>
                <w:rFonts w:cs="Arial"/>
              </w:rPr>
            </w:pPr>
          </w:p>
        </w:tc>
        <w:tc>
          <w:tcPr>
            <w:tcW w:w="2149" w:type="dxa"/>
          </w:tcPr>
          <w:p w14:paraId="004CE4C6" w14:textId="77777777" w:rsidR="007E263B" w:rsidRPr="00A3762A" w:rsidDel="00FA03BC" w:rsidRDefault="007E263B" w:rsidP="00A45A60">
            <w:pPr>
              <w:widowControl w:val="0"/>
              <w:tabs>
                <w:tab w:val="num" w:pos="1080"/>
              </w:tabs>
              <w:spacing w:before="60" w:afterLines="60" w:after="144"/>
              <w:rPr>
                <w:del w:id="426" w:author="Chris Varma" w:date="2015-08-24T17:58:00Z"/>
                <w:rFonts w:cs="Arial"/>
              </w:rPr>
            </w:pPr>
          </w:p>
        </w:tc>
      </w:tr>
      <w:tr w:rsidR="007E263B" w:rsidRPr="00A3762A" w:rsidDel="00FA03BC" w14:paraId="004CE4CB" w14:textId="77777777" w:rsidTr="1B3D623D">
        <w:trPr>
          <w:del w:id="427" w:author="Chris Varma" w:date="2015-08-24T17:58:00Z"/>
        </w:trPr>
        <w:tc>
          <w:tcPr>
            <w:tcW w:w="2904" w:type="dxa"/>
            <w:vAlign w:val="bottom"/>
          </w:tcPr>
          <w:p w14:paraId="004CE4C8" w14:textId="77777777" w:rsidR="007E263B" w:rsidRPr="00A3762A" w:rsidDel="00FA03BC" w:rsidRDefault="007E263B" w:rsidP="00A45A60">
            <w:pPr>
              <w:widowControl w:val="0"/>
              <w:tabs>
                <w:tab w:val="num" w:pos="1080"/>
              </w:tabs>
              <w:spacing w:before="60" w:afterLines="60" w:after="144"/>
              <w:rPr>
                <w:del w:id="428" w:author="Chris Varma" w:date="2015-08-24T17:58:00Z"/>
                <w:rFonts w:cs="Arial"/>
              </w:rPr>
            </w:pPr>
          </w:p>
        </w:tc>
        <w:tc>
          <w:tcPr>
            <w:tcW w:w="4332" w:type="dxa"/>
            <w:vAlign w:val="bottom"/>
          </w:tcPr>
          <w:p w14:paraId="004CE4C9" w14:textId="77777777" w:rsidR="007E263B" w:rsidRPr="00A3762A" w:rsidDel="00FA03BC" w:rsidRDefault="007E263B" w:rsidP="00A45A60">
            <w:pPr>
              <w:widowControl w:val="0"/>
              <w:tabs>
                <w:tab w:val="num" w:pos="1080"/>
              </w:tabs>
              <w:spacing w:before="60" w:afterLines="60" w:after="144"/>
              <w:rPr>
                <w:del w:id="429" w:author="Chris Varma" w:date="2015-08-24T17:58:00Z"/>
                <w:rFonts w:cs="Arial"/>
              </w:rPr>
            </w:pPr>
          </w:p>
        </w:tc>
        <w:tc>
          <w:tcPr>
            <w:tcW w:w="2149" w:type="dxa"/>
          </w:tcPr>
          <w:p w14:paraId="004CE4CA" w14:textId="77777777" w:rsidR="007E263B" w:rsidRPr="00A3762A" w:rsidDel="00FA03BC" w:rsidRDefault="007E263B" w:rsidP="00A45A60">
            <w:pPr>
              <w:widowControl w:val="0"/>
              <w:tabs>
                <w:tab w:val="num" w:pos="1080"/>
              </w:tabs>
              <w:spacing w:before="60" w:afterLines="60" w:after="144"/>
              <w:rPr>
                <w:del w:id="430" w:author="Chris Varma" w:date="2015-08-24T17:58:00Z"/>
                <w:rFonts w:cs="Arial"/>
              </w:rPr>
            </w:pPr>
          </w:p>
        </w:tc>
      </w:tr>
      <w:tr w:rsidR="007E263B" w:rsidRPr="00A3762A" w:rsidDel="00FA03BC" w14:paraId="004CE4CF" w14:textId="77777777" w:rsidTr="1B3D623D">
        <w:trPr>
          <w:del w:id="431" w:author="Chris Varma" w:date="2015-08-24T17:58:00Z"/>
        </w:trPr>
        <w:tc>
          <w:tcPr>
            <w:tcW w:w="2904" w:type="dxa"/>
            <w:vAlign w:val="bottom"/>
          </w:tcPr>
          <w:p w14:paraId="004CE4CC" w14:textId="77777777" w:rsidR="007E263B" w:rsidRPr="00A3762A" w:rsidDel="00FA03BC" w:rsidRDefault="007E263B" w:rsidP="00A45A60">
            <w:pPr>
              <w:widowControl w:val="0"/>
              <w:tabs>
                <w:tab w:val="num" w:pos="1080"/>
              </w:tabs>
              <w:spacing w:before="60" w:afterLines="60" w:after="144"/>
              <w:rPr>
                <w:del w:id="432" w:author="Chris Varma" w:date="2015-08-24T17:58:00Z"/>
                <w:rFonts w:cs="Arial"/>
              </w:rPr>
            </w:pPr>
          </w:p>
        </w:tc>
        <w:tc>
          <w:tcPr>
            <w:tcW w:w="4332" w:type="dxa"/>
            <w:vAlign w:val="bottom"/>
          </w:tcPr>
          <w:p w14:paraId="004CE4CD" w14:textId="77777777" w:rsidR="007E263B" w:rsidRPr="00A3762A" w:rsidDel="00FA03BC" w:rsidRDefault="007E263B" w:rsidP="00A45A60">
            <w:pPr>
              <w:widowControl w:val="0"/>
              <w:tabs>
                <w:tab w:val="num" w:pos="1080"/>
              </w:tabs>
              <w:spacing w:before="60" w:afterLines="60" w:after="144"/>
              <w:rPr>
                <w:del w:id="433" w:author="Chris Varma" w:date="2015-08-24T17:58:00Z"/>
                <w:rFonts w:cs="Arial"/>
              </w:rPr>
            </w:pPr>
          </w:p>
        </w:tc>
        <w:tc>
          <w:tcPr>
            <w:tcW w:w="2149" w:type="dxa"/>
          </w:tcPr>
          <w:p w14:paraId="004CE4CE" w14:textId="77777777" w:rsidR="007E263B" w:rsidRPr="00A3762A" w:rsidDel="00FA03BC" w:rsidRDefault="007E263B" w:rsidP="00A45A60">
            <w:pPr>
              <w:widowControl w:val="0"/>
              <w:tabs>
                <w:tab w:val="num" w:pos="1080"/>
              </w:tabs>
              <w:spacing w:before="60" w:afterLines="60" w:after="144"/>
              <w:rPr>
                <w:del w:id="434" w:author="Chris Varma" w:date="2015-08-24T17:58:00Z"/>
                <w:rFonts w:cs="Arial"/>
              </w:rPr>
            </w:pPr>
          </w:p>
        </w:tc>
      </w:tr>
      <w:tr w:rsidR="007E263B" w:rsidRPr="00A3762A" w14:paraId="004CE4D4" w14:textId="77777777" w:rsidTr="1B3D623D">
        <w:tc>
          <w:tcPr>
            <w:tcW w:w="2904" w:type="dxa"/>
          </w:tcPr>
          <w:p w14:paraId="004CE4D0" w14:textId="77777777" w:rsidR="007E263B" w:rsidRPr="00A3762A" w:rsidRDefault="007E263B" w:rsidP="00A45A60">
            <w:pPr>
              <w:widowControl w:val="0"/>
              <w:tabs>
                <w:tab w:val="num" w:pos="1080"/>
              </w:tabs>
              <w:spacing w:before="60" w:afterLines="60" w:after="144"/>
              <w:rPr>
                <w:rFonts w:cs="Arial"/>
              </w:rPr>
            </w:pPr>
            <w:r>
              <w:rPr>
                <w:rFonts w:cs="Arial"/>
              </w:rPr>
              <w:t>Supplier</w:t>
            </w:r>
          </w:p>
        </w:tc>
        <w:tc>
          <w:tcPr>
            <w:tcW w:w="4332" w:type="dxa"/>
          </w:tcPr>
          <w:p w14:paraId="004CE4D1" w14:textId="77777777" w:rsidR="007E263B" w:rsidRPr="00A3762A" w:rsidRDefault="007E263B" w:rsidP="00A45A60">
            <w:pPr>
              <w:widowControl w:val="0"/>
              <w:tabs>
                <w:tab w:val="num" w:pos="1080"/>
              </w:tabs>
              <w:spacing w:before="60" w:afterLines="60" w:after="144"/>
              <w:rPr>
                <w:rFonts w:cs="Arial"/>
              </w:rPr>
            </w:pPr>
          </w:p>
        </w:tc>
        <w:tc>
          <w:tcPr>
            <w:tcW w:w="2149" w:type="dxa"/>
          </w:tcPr>
          <w:p w14:paraId="004CE4D2" w14:textId="77777777" w:rsidR="007E263B" w:rsidRDefault="007E263B" w:rsidP="00A45A60">
            <w:pPr>
              <w:widowControl w:val="0"/>
              <w:tabs>
                <w:tab w:val="num" w:pos="1080"/>
              </w:tabs>
              <w:spacing w:before="60" w:afterLines="60" w:after="144"/>
              <w:rPr>
                <w:rFonts w:cs="Arial"/>
              </w:rPr>
            </w:pPr>
            <w:r w:rsidRPr="00AD6C21">
              <w:rPr>
                <w:rFonts w:cs="Arial"/>
              </w:rPr>
              <w:t>Using count back in the FIFO table to get PO number and therefore vendor.</w:t>
            </w:r>
          </w:p>
          <w:p w14:paraId="004CE4D3" w14:textId="77777777" w:rsidR="007E263B" w:rsidRPr="00A3762A" w:rsidRDefault="007E263B" w:rsidP="00A45A60">
            <w:pPr>
              <w:widowControl w:val="0"/>
              <w:tabs>
                <w:tab w:val="num" w:pos="1080"/>
              </w:tabs>
              <w:spacing w:before="60" w:afterLines="60" w:after="144"/>
              <w:rPr>
                <w:rFonts w:cs="Arial"/>
              </w:rPr>
            </w:pPr>
            <w:r>
              <w:rPr>
                <w:rFonts w:cs="Arial"/>
              </w:rPr>
              <w:t>User Exit</w:t>
            </w:r>
          </w:p>
        </w:tc>
      </w:tr>
      <w:tr w:rsidR="007E263B" w:rsidRPr="00A3762A" w14:paraId="004CE4D8" w14:textId="77777777" w:rsidTr="1B3D623D">
        <w:tc>
          <w:tcPr>
            <w:tcW w:w="2904" w:type="dxa"/>
          </w:tcPr>
          <w:p w14:paraId="004CE4D5" w14:textId="77777777" w:rsidR="007E263B" w:rsidRPr="00A3762A" w:rsidRDefault="007E263B" w:rsidP="00A45A60">
            <w:pPr>
              <w:widowControl w:val="0"/>
              <w:tabs>
                <w:tab w:val="num" w:pos="1080"/>
              </w:tabs>
              <w:spacing w:before="60" w:afterLines="60" w:after="144"/>
              <w:rPr>
                <w:rFonts w:cs="Arial"/>
              </w:rPr>
            </w:pPr>
            <w:r>
              <w:rPr>
                <w:rFonts w:cs="Arial"/>
              </w:rPr>
              <w:t>Purchasing Group</w:t>
            </w:r>
          </w:p>
        </w:tc>
        <w:tc>
          <w:tcPr>
            <w:tcW w:w="4332" w:type="dxa"/>
          </w:tcPr>
          <w:p w14:paraId="004CE4D6" w14:textId="77777777" w:rsidR="007E263B" w:rsidRPr="00A3762A" w:rsidRDefault="007E263B" w:rsidP="00A45A60">
            <w:pPr>
              <w:widowControl w:val="0"/>
              <w:tabs>
                <w:tab w:val="num" w:pos="1080"/>
              </w:tabs>
              <w:spacing w:before="60" w:afterLines="60" w:after="144"/>
              <w:rPr>
                <w:rFonts w:cs="Arial"/>
              </w:rPr>
            </w:pPr>
          </w:p>
        </w:tc>
        <w:tc>
          <w:tcPr>
            <w:tcW w:w="2149" w:type="dxa"/>
          </w:tcPr>
          <w:p w14:paraId="004CE4D7" w14:textId="77777777" w:rsidR="007E263B" w:rsidRPr="00A3762A" w:rsidRDefault="007E263B" w:rsidP="00A45A60">
            <w:pPr>
              <w:widowControl w:val="0"/>
              <w:tabs>
                <w:tab w:val="num" w:pos="1080"/>
              </w:tabs>
              <w:spacing w:before="60" w:afterLines="60" w:after="144"/>
              <w:rPr>
                <w:rFonts w:cs="Arial"/>
              </w:rPr>
            </w:pPr>
          </w:p>
        </w:tc>
      </w:tr>
    </w:tbl>
    <w:p w14:paraId="004CE4D9" w14:textId="77777777" w:rsidR="004B743A" w:rsidRDefault="004B743A" w:rsidP="00A45A60">
      <w:pPr>
        <w:widowControl w:val="0"/>
        <w:tabs>
          <w:tab w:val="num" w:pos="1080"/>
        </w:tabs>
        <w:spacing w:before="60" w:afterLines="60" w:after="144"/>
        <w:rPr>
          <w:rFonts w:cs="Arial"/>
        </w:rPr>
      </w:pPr>
    </w:p>
    <w:p w14:paraId="004CE4DA" w14:textId="77777777" w:rsidR="004B743A" w:rsidRDefault="0047382B" w:rsidP="00A45A60">
      <w:pPr>
        <w:widowControl w:val="0"/>
        <w:tabs>
          <w:tab w:val="num" w:pos="1080"/>
        </w:tabs>
        <w:spacing w:before="60" w:afterLines="60" w:after="144"/>
        <w:rPr>
          <w:rFonts w:cs="Arial"/>
        </w:rPr>
      </w:pPr>
      <w:r>
        <w:rPr>
          <w:rFonts w:cs="Arial"/>
        </w:rPr>
        <w:t>The following characteristics will not be available in COPA however, BI will derive them for reporting:</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4"/>
        <w:gridCol w:w="4332"/>
        <w:gridCol w:w="2149"/>
      </w:tblGrid>
      <w:tr w:rsidR="00EC7655" w:rsidRPr="00837A46" w14:paraId="004CE4DE" w14:textId="77777777" w:rsidTr="00B12A8A">
        <w:trPr>
          <w:tblHeader/>
        </w:trPr>
        <w:tc>
          <w:tcPr>
            <w:tcW w:w="2904" w:type="dxa"/>
            <w:shd w:val="clear" w:color="auto" w:fill="595959"/>
          </w:tcPr>
          <w:p w14:paraId="004CE4DB" w14:textId="77777777" w:rsidR="00EC7655" w:rsidRPr="00BB126C" w:rsidRDefault="00EC7655" w:rsidP="00A45A60">
            <w:pPr>
              <w:widowControl w:val="0"/>
              <w:spacing w:before="60" w:after="120"/>
              <w:rPr>
                <w:rFonts w:cs="Arial"/>
                <w:b/>
                <w:color w:val="FFFFFF"/>
              </w:rPr>
            </w:pPr>
            <w:r w:rsidRPr="00BB126C">
              <w:rPr>
                <w:rFonts w:cs="Arial"/>
                <w:b/>
                <w:color w:val="FFFFFF"/>
              </w:rPr>
              <w:t>Characteristic</w:t>
            </w:r>
          </w:p>
        </w:tc>
        <w:tc>
          <w:tcPr>
            <w:tcW w:w="4332" w:type="dxa"/>
            <w:shd w:val="clear" w:color="auto" w:fill="595959"/>
          </w:tcPr>
          <w:p w14:paraId="004CE4DC" w14:textId="77777777" w:rsidR="00EC7655" w:rsidRPr="00BB126C" w:rsidRDefault="00EC7655" w:rsidP="00A45A60">
            <w:pPr>
              <w:widowControl w:val="0"/>
              <w:spacing w:before="60" w:after="120"/>
              <w:rPr>
                <w:rFonts w:cs="Arial"/>
                <w:b/>
                <w:color w:val="FFFFFF"/>
              </w:rPr>
            </w:pPr>
            <w:r>
              <w:rPr>
                <w:rFonts w:cs="Arial"/>
                <w:b/>
                <w:color w:val="FFFFFF"/>
              </w:rPr>
              <w:t>Decsription</w:t>
            </w:r>
            <w:r w:rsidRPr="00BB126C">
              <w:rPr>
                <w:rFonts w:cs="Arial"/>
                <w:b/>
                <w:color w:val="FFFFFF"/>
              </w:rPr>
              <w:t xml:space="preserve"> </w:t>
            </w:r>
          </w:p>
        </w:tc>
        <w:tc>
          <w:tcPr>
            <w:tcW w:w="2149" w:type="dxa"/>
            <w:shd w:val="clear" w:color="auto" w:fill="595959"/>
          </w:tcPr>
          <w:p w14:paraId="004CE4DD" w14:textId="77777777" w:rsidR="00EC7655" w:rsidRPr="00BB126C" w:rsidRDefault="00EC7655" w:rsidP="00A45A60">
            <w:pPr>
              <w:widowControl w:val="0"/>
              <w:spacing w:before="60" w:after="120"/>
              <w:rPr>
                <w:rFonts w:cs="Arial"/>
                <w:b/>
                <w:color w:val="FFFFFF"/>
              </w:rPr>
            </w:pPr>
            <w:r w:rsidRPr="00BB126C">
              <w:rPr>
                <w:rFonts w:cs="Arial"/>
                <w:b/>
                <w:color w:val="FFFFFF"/>
              </w:rPr>
              <w:t>Comments</w:t>
            </w:r>
          </w:p>
        </w:tc>
      </w:tr>
      <w:tr w:rsidR="00EC7655" w:rsidRPr="00A3762A" w14:paraId="004CE4E2" w14:textId="77777777" w:rsidTr="00B12A8A">
        <w:tc>
          <w:tcPr>
            <w:tcW w:w="2904" w:type="dxa"/>
          </w:tcPr>
          <w:p w14:paraId="004CE4DF" w14:textId="77777777" w:rsidR="00EC7655" w:rsidRPr="00A3762A" w:rsidRDefault="00EC7655" w:rsidP="00A45A60">
            <w:pPr>
              <w:widowControl w:val="0"/>
              <w:tabs>
                <w:tab w:val="num" w:pos="1080"/>
              </w:tabs>
              <w:spacing w:before="60" w:afterLines="60" w:after="144"/>
              <w:rPr>
                <w:rFonts w:cs="Arial"/>
              </w:rPr>
            </w:pPr>
            <w:r>
              <w:rPr>
                <w:rFonts w:cs="Arial"/>
              </w:rPr>
              <w:t>Sales Rep</w:t>
            </w:r>
          </w:p>
        </w:tc>
        <w:tc>
          <w:tcPr>
            <w:tcW w:w="4332" w:type="dxa"/>
          </w:tcPr>
          <w:p w14:paraId="004CE4E0" w14:textId="77777777" w:rsidR="00EC7655" w:rsidRPr="00A3762A" w:rsidRDefault="00EC7655" w:rsidP="00A45A60">
            <w:pPr>
              <w:widowControl w:val="0"/>
              <w:tabs>
                <w:tab w:val="num" w:pos="1080"/>
              </w:tabs>
              <w:spacing w:before="60" w:afterLines="60" w:after="144"/>
              <w:rPr>
                <w:rFonts w:cs="Arial"/>
              </w:rPr>
            </w:pPr>
          </w:p>
        </w:tc>
        <w:tc>
          <w:tcPr>
            <w:tcW w:w="2149" w:type="dxa"/>
          </w:tcPr>
          <w:p w14:paraId="004CE4E1" w14:textId="77777777" w:rsidR="00EC7655" w:rsidRPr="00B12A8A" w:rsidRDefault="00EC7655" w:rsidP="00A45A60">
            <w:pPr>
              <w:widowControl w:val="0"/>
              <w:tabs>
                <w:tab w:val="num" w:pos="1080"/>
              </w:tabs>
              <w:spacing w:before="60" w:afterLines="60" w:after="144"/>
              <w:rPr>
                <w:rFonts w:cs="Arial"/>
              </w:rPr>
            </w:pPr>
            <w:r w:rsidRPr="00B12A8A">
              <w:rPr>
                <w:rFonts w:cs="Arial"/>
              </w:rPr>
              <w:t>BW to extract from billing line item</w:t>
            </w:r>
          </w:p>
        </w:tc>
      </w:tr>
      <w:tr w:rsidR="00EC7655" w:rsidRPr="00A3762A" w14:paraId="004CE4E6" w14:textId="77777777" w:rsidTr="00B12A8A">
        <w:tc>
          <w:tcPr>
            <w:tcW w:w="2904" w:type="dxa"/>
          </w:tcPr>
          <w:p w14:paraId="004CE4E3" w14:textId="77777777" w:rsidR="00EC7655" w:rsidRPr="00A3762A" w:rsidRDefault="00EC7655" w:rsidP="00A45A60">
            <w:pPr>
              <w:widowControl w:val="0"/>
              <w:tabs>
                <w:tab w:val="num" w:pos="1080"/>
              </w:tabs>
              <w:spacing w:before="60" w:afterLines="60" w:after="144"/>
              <w:rPr>
                <w:rFonts w:cs="Arial"/>
              </w:rPr>
            </w:pPr>
            <w:r>
              <w:rPr>
                <w:rFonts w:cs="Arial"/>
              </w:rPr>
              <w:t>TBC</w:t>
            </w:r>
          </w:p>
        </w:tc>
        <w:tc>
          <w:tcPr>
            <w:tcW w:w="4332" w:type="dxa"/>
          </w:tcPr>
          <w:p w14:paraId="004CE4E4" w14:textId="77777777" w:rsidR="00EC7655" w:rsidRPr="00A3762A" w:rsidRDefault="00EC7655" w:rsidP="00A45A60">
            <w:pPr>
              <w:widowControl w:val="0"/>
              <w:tabs>
                <w:tab w:val="num" w:pos="1080"/>
              </w:tabs>
              <w:spacing w:before="60" w:afterLines="60" w:after="144"/>
              <w:rPr>
                <w:rFonts w:cs="Arial"/>
              </w:rPr>
            </w:pPr>
            <w:r>
              <w:rPr>
                <w:rFonts w:cs="Arial"/>
              </w:rPr>
              <w:t>BDM</w:t>
            </w:r>
          </w:p>
        </w:tc>
        <w:tc>
          <w:tcPr>
            <w:tcW w:w="2149" w:type="dxa"/>
          </w:tcPr>
          <w:p w14:paraId="004CE4E5" w14:textId="77777777" w:rsidR="00EC7655" w:rsidRPr="00B12A8A" w:rsidRDefault="00EC7655" w:rsidP="00A45A60">
            <w:pPr>
              <w:widowControl w:val="0"/>
              <w:tabs>
                <w:tab w:val="num" w:pos="1080"/>
              </w:tabs>
              <w:spacing w:before="60" w:afterLines="60" w:after="144"/>
              <w:rPr>
                <w:rFonts w:cs="Arial"/>
              </w:rPr>
            </w:pPr>
            <w:r w:rsidRPr="00B12A8A">
              <w:rPr>
                <w:rFonts w:cs="Arial"/>
              </w:rPr>
              <w:t>BW to extract from billing line item</w:t>
            </w:r>
          </w:p>
        </w:tc>
      </w:tr>
      <w:tr w:rsidR="00EC7655" w:rsidRPr="00A3762A" w14:paraId="004CE4EA" w14:textId="77777777" w:rsidTr="00B12A8A">
        <w:tc>
          <w:tcPr>
            <w:tcW w:w="2904" w:type="dxa"/>
          </w:tcPr>
          <w:p w14:paraId="004CE4E7" w14:textId="77777777" w:rsidR="00EC7655" w:rsidRPr="00A3762A" w:rsidRDefault="00EC7655" w:rsidP="00A45A60">
            <w:pPr>
              <w:widowControl w:val="0"/>
              <w:tabs>
                <w:tab w:val="num" w:pos="1080"/>
              </w:tabs>
              <w:spacing w:before="60" w:afterLines="60" w:after="144"/>
              <w:rPr>
                <w:rFonts w:cs="Arial"/>
              </w:rPr>
            </w:pPr>
            <w:r>
              <w:rPr>
                <w:rFonts w:cs="Arial"/>
              </w:rPr>
              <w:t>TBC</w:t>
            </w:r>
          </w:p>
        </w:tc>
        <w:tc>
          <w:tcPr>
            <w:tcW w:w="4332" w:type="dxa"/>
          </w:tcPr>
          <w:p w14:paraId="004CE4E8" w14:textId="77777777" w:rsidR="00EC7655" w:rsidRPr="00A3762A" w:rsidRDefault="00EC7655" w:rsidP="00A45A60">
            <w:pPr>
              <w:widowControl w:val="0"/>
              <w:tabs>
                <w:tab w:val="num" w:pos="1080"/>
              </w:tabs>
              <w:spacing w:before="60" w:afterLines="60" w:after="144"/>
              <w:rPr>
                <w:rFonts w:cs="Arial"/>
              </w:rPr>
            </w:pPr>
            <w:r>
              <w:rPr>
                <w:rFonts w:cs="Arial"/>
              </w:rPr>
              <w:t>Commercial Owner</w:t>
            </w:r>
          </w:p>
        </w:tc>
        <w:tc>
          <w:tcPr>
            <w:tcW w:w="2149" w:type="dxa"/>
          </w:tcPr>
          <w:p w14:paraId="004CE4E9" w14:textId="77777777" w:rsidR="00EC7655" w:rsidRPr="00B12A8A" w:rsidRDefault="00EC7655" w:rsidP="00A45A60">
            <w:pPr>
              <w:widowControl w:val="0"/>
              <w:tabs>
                <w:tab w:val="num" w:pos="1080"/>
              </w:tabs>
              <w:spacing w:before="60" w:afterLines="60" w:after="144"/>
              <w:rPr>
                <w:rFonts w:cs="Arial"/>
              </w:rPr>
            </w:pPr>
            <w:r w:rsidRPr="00B12A8A">
              <w:rPr>
                <w:rFonts w:cs="Arial"/>
              </w:rPr>
              <w:t>BW to extract from billing line item</w:t>
            </w:r>
          </w:p>
        </w:tc>
      </w:tr>
      <w:tr w:rsidR="00EC7655" w:rsidRPr="00A3762A" w14:paraId="004CE4EE" w14:textId="77777777" w:rsidTr="00B12A8A">
        <w:tc>
          <w:tcPr>
            <w:tcW w:w="2904" w:type="dxa"/>
          </w:tcPr>
          <w:p w14:paraId="004CE4EB" w14:textId="77777777" w:rsidR="00EC7655" w:rsidRDefault="00EC7655" w:rsidP="00A45A60">
            <w:pPr>
              <w:widowControl w:val="0"/>
              <w:tabs>
                <w:tab w:val="num" w:pos="1080"/>
              </w:tabs>
              <w:spacing w:before="60" w:afterLines="60" w:after="144"/>
              <w:rPr>
                <w:rFonts w:cs="Arial"/>
              </w:rPr>
            </w:pPr>
            <w:r>
              <w:rPr>
                <w:rFonts w:cs="Arial"/>
              </w:rPr>
              <w:t>TBC</w:t>
            </w:r>
          </w:p>
        </w:tc>
        <w:tc>
          <w:tcPr>
            <w:tcW w:w="4332" w:type="dxa"/>
          </w:tcPr>
          <w:p w14:paraId="004CE4EC" w14:textId="77777777" w:rsidR="00EC7655" w:rsidRDefault="00EC7655" w:rsidP="00A45A60">
            <w:pPr>
              <w:widowControl w:val="0"/>
              <w:tabs>
                <w:tab w:val="num" w:pos="1080"/>
              </w:tabs>
              <w:spacing w:before="60" w:afterLines="60" w:after="144"/>
              <w:rPr>
                <w:rFonts w:cs="Arial"/>
              </w:rPr>
            </w:pPr>
            <w:r>
              <w:rPr>
                <w:rFonts w:cs="Arial"/>
              </w:rPr>
              <w:t>Customer Web Enabled</w:t>
            </w:r>
          </w:p>
        </w:tc>
        <w:tc>
          <w:tcPr>
            <w:tcW w:w="2149" w:type="dxa"/>
          </w:tcPr>
          <w:p w14:paraId="004CE4ED" w14:textId="77777777" w:rsidR="00EC7655" w:rsidRPr="00B12A8A" w:rsidRDefault="00EC7655" w:rsidP="00A45A60">
            <w:pPr>
              <w:widowControl w:val="0"/>
              <w:rPr>
                <w:rFonts w:cs="Arial"/>
              </w:rPr>
            </w:pPr>
            <w:r w:rsidRPr="00B12A8A">
              <w:rPr>
                <w:rFonts w:cs="Arial"/>
              </w:rPr>
              <w:t>BW to extract from billing line item</w:t>
            </w:r>
          </w:p>
        </w:tc>
      </w:tr>
      <w:tr w:rsidR="00EC7655" w:rsidRPr="00A3762A" w14:paraId="004CE4F2" w14:textId="77777777" w:rsidTr="00B12A8A">
        <w:tc>
          <w:tcPr>
            <w:tcW w:w="2904" w:type="dxa"/>
          </w:tcPr>
          <w:p w14:paraId="004CE4EF" w14:textId="77777777" w:rsidR="00EC7655" w:rsidRPr="00A3762A" w:rsidRDefault="00EC7655" w:rsidP="00A45A60">
            <w:pPr>
              <w:widowControl w:val="0"/>
              <w:tabs>
                <w:tab w:val="num" w:pos="1080"/>
              </w:tabs>
              <w:spacing w:before="60" w:afterLines="60" w:after="144"/>
              <w:rPr>
                <w:rFonts w:cs="Arial"/>
              </w:rPr>
            </w:pPr>
            <w:r w:rsidRPr="00A3762A">
              <w:rPr>
                <w:rFonts w:cs="Arial"/>
              </w:rPr>
              <w:t>Product Hierarchy</w:t>
            </w:r>
            <w:r>
              <w:rPr>
                <w:rFonts w:cs="Arial"/>
              </w:rPr>
              <w:t xml:space="preserve"> (Basic Data View) – Level 1</w:t>
            </w:r>
          </w:p>
        </w:tc>
        <w:tc>
          <w:tcPr>
            <w:tcW w:w="4332" w:type="dxa"/>
          </w:tcPr>
          <w:p w14:paraId="004CE4F0" w14:textId="77777777" w:rsidR="00EC7655" w:rsidRPr="00A3762A" w:rsidRDefault="00EC7655" w:rsidP="00A45A60">
            <w:pPr>
              <w:widowControl w:val="0"/>
              <w:tabs>
                <w:tab w:val="num" w:pos="1080"/>
              </w:tabs>
              <w:spacing w:before="60" w:afterLines="60" w:after="144"/>
              <w:rPr>
                <w:rFonts w:cs="Arial"/>
              </w:rPr>
            </w:pPr>
            <w:r>
              <w:rPr>
                <w:rFonts w:cs="Arial"/>
              </w:rPr>
              <w:t>Exertis</w:t>
            </w:r>
          </w:p>
        </w:tc>
        <w:tc>
          <w:tcPr>
            <w:tcW w:w="2149" w:type="dxa"/>
          </w:tcPr>
          <w:p w14:paraId="004CE4F1" w14:textId="77777777" w:rsidR="00EC7655" w:rsidRDefault="00EC7655" w:rsidP="00A45A60">
            <w:pPr>
              <w:widowControl w:val="0"/>
              <w:tabs>
                <w:tab w:val="num" w:pos="1080"/>
              </w:tabs>
              <w:spacing w:before="60" w:afterLines="60" w:after="144"/>
              <w:rPr>
                <w:rFonts w:cs="Arial"/>
              </w:rPr>
            </w:pPr>
            <w:r>
              <w:rPr>
                <w:rFonts w:cs="Arial"/>
              </w:rPr>
              <w:t>BW to provide attribute</w:t>
            </w:r>
          </w:p>
        </w:tc>
      </w:tr>
      <w:tr w:rsidR="00EC7655" w:rsidRPr="00A3762A" w14:paraId="004CE4F6" w14:textId="77777777" w:rsidTr="00B12A8A">
        <w:tc>
          <w:tcPr>
            <w:tcW w:w="2904" w:type="dxa"/>
          </w:tcPr>
          <w:p w14:paraId="004CE4F3" w14:textId="77777777" w:rsidR="00EC7655" w:rsidRPr="00A3762A" w:rsidRDefault="00EC7655" w:rsidP="00A45A60">
            <w:pPr>
              <w:widowControl w:val="0"/>
              <w:tabs>
                <w:tab w:val="num" w:pos="1080"/>
              </w:tabs>
              <w:spacing w:before="60" w:afterLines="60" w:after="144"/>
              <w:rPr>
                <w:rFonts w:cs="Arial"/>
              </w:rPr>
            </w:pPr>
            <w:r w:rsidRPr="00A3762A">
              <w:rPr>
                <w:rFonts w:cs="Arial"/>
              </w:rPr>
              <w:t>Product Hierarchy</w:t>
            </w:r>
            <w:r>
              <w:rPr>
                <w:rFonts w:cs="Arial"/>
              </w:rPr>
              <w:t xml:space="preserve"> (Basic Data View) – Level 2</w:t>
            </w:r>
          </w:p>
        </w:tc>
        <w:tc>
          <w:tcPr>
            <w:tcW w:w="4332" w:type="dxa"/>
          </w:tcPr>
          <w:p w14:paraId="004CE4F4" w14:textId="77777777" w:rsidR="00EC7655" w:rsidRPr="00A3762A" w:rsidRDefault="00EC7655" w:rsidP="00A45A60">
            <w:pPr>
              <w:widowControl w:val="0"/>
              <w:tabs>
                <w:tab w:val="num" w:pos="1080"/>
              </w:tabs>
              <w:spacing w:before="60" w:afterLines="60" w:after="144"/>
              <w:rPr>
                <w:rFonts w:cs="Arial"/>
              </w:rPr>
            </w:pPr>
            <w:r>
              <w:rPr>
                <w:rFonts w:cs="Arial"/>
              </w:rPr>
              <w:t>Pillar</w:t>
            </w:r>
            <w:r w:rsidRPr="00A3762A">
              <w:rPr>
                <w:rFonts w:cs="Arial"/>
              </w:rPr>
              <w:t xml:space="preserve"> </w:t>
            </w:r>
            <w:r>
              <w:rPr>
                <w:rFonts w:cs="Arial"/>
              </w:rPr>
              <w:t>(IT, Home, Mobile, Supplies)</w:t>
            </w:r>
            <w:r w:rsidRPr="00A3762A">
              <w:rPr>
                <w:rFonts w:cs="Arial"/>
              </w:rPr>
              <w:t xml:space="preserve">       </w:t>
            </w:r>
          </w:p>
        </w:tc>
        <w:tc>
          <w:tcPr>
            <w:tcW w:w="2149" w:type="dxa"/>
          </w:tcPr>
          <w:p w14:paraId="004CE4F5" w14:textId="77777777" w:rsidR="00EC7655" w:rsidRPr="00A3762A" w:rsidRDefault="00EC7655" w:rsidP="00A45A60">
            <w:pPr>
              <w:widowControl w:val="0"/>
              <w:tabs>
                <w:tab w:val="num" w:pos="1080"/>
              </w:tabs>
              <w:spacing w:before="60" w:afterLines="60" w:after="144"/>
              <w:rPr>
                <w:rFonts w:cs="Arial"/>
              </w:rPr>
            </w:pPr>
            <w:r>
              <w:rPr>
                <w:rFonts w:cs="Arial"/>
              </w:rPr>
              <w:t>BW to provide attribute</w:t>
            </w:r>
          </w:p>
        </w:tc>
      </w:tr>
      <w:tr w:rsidR="00EC7655" w:rsidRPr="00A3762A" w14:paraId="004CE4FA" w14:textId="77777777" w:rsidTr="00B12A8A">
        <w:tc>
          <w:tcPr>
            <w:tcW w:w="2904" w:type="dxa"/>
          </w:tcPr>
          <w:p w14:paraId="004CE4F7" w14:textId="77777777" w:rsidR="00EC7655" w:rsidRPr="00A3762A" w:rsidRDefault="00EC7655" w:rsidP="00A45A60">
            <w:pPr>
              <w:widowControl w:val="0"/>
              <w:tabs>
                <w:tab w:val="num" w:pos="1080"/>
              </w:tabs>
              <w:spacing w:before="60" w:afterLines="60" w:after="144"/>
              <w:rPr>
                <w:rFonts w:cs="Arial"/>
              </w:rPr>
            </w:pPr>
            <w:r w:rsidRPr="00A3762A">
              <w:rPr>
                <w:rFonts w:cs="Arial"/>
              </w:rPr>
              <w:t>Product Hierarchy</w:t>
            </w:r>
            <w:r>
              <w:rPr>
                <w:rFonts w:cs="Arial"/>
              </w:rPr>
              <w:t xml:space="preserve"> (Basic Data View) – Level 3</w:t>
            </w:r>
          </w:p>
        </w:tc>
        <w:tc>
          <w:tcPr>
            <w:tcW w:w="4332" w:type="dxa"/>
          </w:tcPr>
          <w:p w14:paraId="004CE4F8" w14:textId="77777777" w:rsidR="00EC7655" w:rsidRPr="00A3762A" w:rsidRDefault="00EC7655" w:rsidP="00A45A60">
            <w:pPr>
              <w:widowControl w:val="0"/>
              <w:tabs>
                <w:tab w:val="num" w:pos="1080"/>
              </w:tabs>
              <w:spacing w:before="60" w:afterLines="60" w:after="144"/>
              <w:rPr>
                <w:rFonts w:cs="Arial"/>
              </w:rPr>
            </w:pPr>
            <w:r>
              <w:rPr>
                <w:rFonts w:cs="Arial"/>
              </w:rPr>
              <w:t>Business Unit</w:t>
            </w:r>
            <w:r w:rsidRPr="00A3762A">
              <w:rPr>
                <w:rFonts w:cs="Arial"/>
              </w:rPr>
              <w:t xml:space="preserve">   </w:t>
            </w:r>
          </w:p>
        </w:tc>
        <w:tc>
          <w:tcPr>
            <w:tcW w:w="2149" w:type="dxa"/>
          </w:tcPr>
          <w:p w14:paraId="004CE4F9" w14:textId="77777777" w:rsidR="00EC7655" w:rsidRPr="00A3762A" w:rsidRDefault="00EC7655" w:rsidP="00A45A60">
            <w:pPr>
              <w:widowControl w:val="0"/>
              <w:tabs>
                <w:tab w:val="num" w:pos="1080"/>
              </w:tabs>
              <w:spacing w:before="60" w:afterLines="60" w:after="144"/>
              <w:rPr>
                <w:rFonts w:cs="Arial"/>
              </w:rPr>
            </w:pPr>
            <w:r>
              <w:rPr>
                <w:rFonts w:cs="Arial"/>
              </w:rPr>
              <w:t>BW to provide attribute</w:t>
            </w:r>
          </w:p>
        </w:tc>
      </w:tr>
      <w:tr w:rsidR="00EC7655" w:rsidRPr="00A3762A" w14:paraId="004CE4FE" w14:textId="77777777" w:rsidTr="00B12A8A">
        <w:tc>
          <w:tcPr>
            <w:tcW w:w="2904" w:type="dxa"/>
          </w:tcPr>
          <w:p w14:paraId="004CE4FB" w14:textId="77777777" w:rsidR="00EC7655" w:rsidRPr="00A3762A" w:rsidRDefault="00EC7655" w:rsidP="00A45A60">
            <w:pPr>
              <w:widowControl w:val="0"/>
              <w:tabs>
                <w:tab w:val="num" w:pos="1080"/>
              </w:tabs>
              <w:spacing w:before="60" w:afterLines="60" w:after="144"/>
              <w:rPr>
                <w:rFonts w:cs="Arial"/>
              </w:rPr>
            </w:pPr>
            <w:r w:rsidRPr="00A3762A">
              <w:rPr>
                <w:rFonts w:cs="Arial"/>
              </w:rPr>
              <w:t>Product Hierarchy</w:t>
            </w:r>
            <w:r>
              <w:rPr>
                <w:rFonts w:cs="Arial"/>
              </w:rPr>
              <w:t xml:space="preserve"> (Basic </w:t>
            </w:r>
            <w:r>
              <w:rPr>
                <w:rFonts w:cs="Arial"/>
              </w:rPr>
              <w:lastRenderedPageBreak/>
              <w:t>Data View) – Level 4</w:t>
            </w:r>
          </w:p>
        </w:tc>
        <w:tc>
          <w:tcPr>
            <w:tcW w:w="4332" w:type="dxa"/>
          </w:tcPr>
          <w:p w14:paraId="004CE4FC" w14:textId="77777777" w:rsidR="00EC7655" w:rsidRPr="00A3762A" w:rsidRDefault="00EC7655" w:rsidP="00A45A60">
            <w:pPr>
              <w:widowControl w:val="0"/>
              <w:tabs>
                <w:tab w:val="num" w:pos="1080"/>
              </w:tabs>
              <w:spacing w:before="60" w:afterLines="60" w:after="144"/>
              <w:rPr>
                <w:rFonts w:cs="Arial"/>
              </w:rPr>
            </w:pPr>
            <w:r>
              <w:rPr>
                <w:rFonts w:cs="Arial"/>
              </w:rPr>
              <w:lastRenderedPageBreak/>
              <w:t>Product Class</w:t>
            </w:r>
          </w:p>
        </w:tc>
        <w:tc>
          <w:tcPr>
            <w:tcW w:w="2149" w:type="dxa"/>
          </w:tcPr>
          <w:p w14:paraId="004CE4FD" w14:textId="77777777" w:rsidR="00EC7655" w:rsidRPr="00A3762A" w:rsidRDefault="00EC7655" w:rsidP="00A45A60">
            <w:pPr>
              <w:widowControl w:val="0"/>
              <w:tabs>
                <w:tab w:val="num" w:pos="1080"/>
              </w:tabs>
              <w:spacing w:before="60" w:afterLines="60" w:after="144"/>
              <w:rPr>
                <w:rFonts w:cs="Arial"/>
              </w:rPr>
            </w:pPr>
            <w:r>
              <w:rPr>
                <w:rFonts w:cs="Arial"/>
              </w:rPr>
              <w:t xml:space="preserve">BW to provide </w:t>
            </w:r>
            <w:r>
              <w:rPr>
                <w:rFonts w:cs="Arial"/>
              </w:rPr>
              <w:lastRenderedPageBreak/>
              <w:t>attribute</w:t>
            </w:r>
          </w:p>
        </w:tc>
      </w:tr>
      <w:tr w:rsidR="00EC7655" w:rsidRPr="00A3762A" w14:paraId="004CE502" w14:textId="77777777" w:rsidTr="00B12A8A">
        <w:tc>
          <w:tcPr>
            <w:tcW w:w="2904" w:type="dxa"/>
          </w:tcPr>
          <w:p w14:paraId="004CE4FF" w14:textId="77777777" w:rsidR="00EC7655" w:rsidRPr="005241BA" w:rsidRDefault="00EC7655" w:rsidP="00A45A60">
            <w:pPr>
              <w:widowControl w:val="0"/>
              <w:tabs>
                <w:tab w:val="num" w:pos="1080"/>
              </w:tabs>
              <w:spacing w:before="60" w:afterLines="60" w:after="144"/>
              <w:rPr>
                <w:rFonts w:cs="Arial"/>
              </w:rPr>
            </w:pPr>
            <w:r w:rsidRPr="005241BA">
              <w:rPr>
                <w:rFonts w:cs="Arial"/>
              </w:rPr>
              <w:lastRenderedPageBreak/>
              <w:t xml:space="preserve">Product Hierarchy </w:t>
            </w:r>
            <w:r>
              <w:rPr>
                <w:rFonts w:cs="Arial"/>
              </w:rPr>
              <w:t xml:space="preserve">(Basic Data View) </w:t>
            </w:r>
            <w:r w:rsidRPr="005241BA">
              <w:rPr>
                <w:rFonts w:cs="Arial"/>
              </w:rPr>
              <w:t>– Level 5</w:t>
            </w:r>
          </w:p>
        </w:tc>
        <w:tc>
          <w:tcPr>
            <w:tcW w:w="4332" w:type="dxa"/>
          </w:tcPr>
          <w:p w14:paraId="004CE500" w14:textId="77777777" w:rsidR="00EC7655" w:rsidRPr="005241BA" w:rsidRDefault="00EC7655" w:rsidP="00A45A60">
            <w:pPr>
              <w:widowControl w:val="0"/>
              <w:tabs>
                <w:tab w:val="num" w:pos="1080"/>
              </w:tabs>
              <w:spacing w:before="60" w:afterLines="60" w:after="144"/>
              <w:rPr>
                <w:rFonts w:cs="Arial"/>
              </w:rPr>
            </w:pPr>
            <w:r w:rsidRPr="005241BA">
              <w:rPr>
                <w:rFonts w:cs="Arial"/>
              </w:rPr>
              <w:t xml:space="preserve">Sub-Division of Product Class      </w:t>
            </w:r>
          </w:p>
        </w:tc>
        <w:tc>
          <w:tcPr>
            <w:tcW w:w="2149" w:type="dxa"/>
          </w:tcPr>
          <w:p w14:paraId="004CE501" w14:textId="77777777" w:rsidR="00EC7655" w:rsidRPr="00A3762A" w:rsidRDefault="00EC7655" w:rsidP="00A45A60">
            <w:pPr>
              <w:widowControl w:val="0"/>
              <w:tabs>
                <w:tab w:val="num" w:pos="1080"/>
              </w:tabs>
              <w:spacing w:before="60" w:afterLines="60" w:after="144"/>
              <w:rPr>
                <w:rFonts w:cs="Arial"/>
              </w:rPr>
            </w:pPr>
            <w:r>
              <w:rPr>
                <w:rFonts w:cs="Arial"/>
              </w:rPr>
              <w:t>BW to provide attribute</w:t>
            </w:r>
          </w:p>
        </w:tc>
      </w:tr>
      <w:tr w:rsidR="00EC7655" w:rsidRPr="00A3762A" w14:paraId="004CE506" w14:textId="77777777" w:rsidTr="00B12A8A">
        <w:tc>
          <w:tcPr>
            <w:tcW w:w="2904" w:type="dxa"/>
          </w:tcPr>
          <w:p w14:paraId="004CE503" w14:textId="77777777" w:rsidR="00EC7655" w:rsidRPr="005241BA" w:rsidRDefault="00EC7655" w:rsidP="00A45A60">
            <w:pPr>
              <w:widowControl w:val="0"/>
              <w:tabs>
                <w:tab w:val="num" w:pos="1080"/>
              </w:tabs>
              <w:spacing w:before="60" w:afterLines="60" w:after="144"/>
              <w:rPr>
                <w:rFonts w:cs="Arial"/>
              </w:rPr>
            </w:pPr>
            <w:r>
              <w:rPr>
                <w:rFonts w:cs="Arial"/>
              </w:rPr>
              <w:t>Vendor Hierachy (Sales Data View) – Level 1</w:t>
            </w:r>
          </w:p>
        </w:tc>
        <w:tc>
          <w:tcPr>
            <w:tcW w:w="4332" w:type="dxa"/>
          </w:tcPr>
          <w:p w14:paraId="004CE504" w14:textId="77777777" w:rsidR="00EC7655" w:rsidRPr="005241BA" w:rsidRDefault="00EC7655" w:rsidP="00A45A60">
            <w:pPr>
              <w:widowControl w:val="0"/>
              <w:tabs>
                <w:tab w:val="num" w:pos="1080"/>
              </w:tabs>
              <w:spacing w:before="60" w:afterLines="60" w:after="144"/>
              <w:rPr>
                <w:rFonts w:cs="Arial"/>
              </w:rPr>
            </w:pPr>
          </w:p>
        </w:tc>
        <w:tc>
          <w:tcPr>
            <w:tcW w:w="2149" w:type="dxa"/>
          </w:tcPr>
          <w:p w14:paraId="004CE505" w14:textId="77777777" w:rsidR="00EC7655" w:rsidRPr="00A3762A" w:rsidRDefault="00EC7655" w:rsidP="00A45A60">
            <w:pPr>
              <w:widowControl w:val="0"/>
              <w:tabs>
                <w:tab w:val="num" w:pos="1080"/>
              </w:tabs>
              <w:spacing w:before="60" w:afterLines="60" w:after="144"/>
              <w:rPr>
                <w:rFonts w:cs="Arial"/>
              </w:rPr>
            </w:pPr>
            <w:r>
              <w:rPr>
                <w:rFonts w:cs="Arial"/>
              </w:rPr>
              <w:t>BW to provide attribute</w:t>
            </w:r>
          </w:p>
        </w:tc>
      </w:tr>
      <w:tr w:rsidR="00EC7655" w:rsidRPr="00A3762A" w14:paraId="004CE50A" w14:textId="77777777" w:rsidTr="00B12A8A">
        <w:tc>
          <w:tcPr>
            <w:tcW w:w="2904" w:type="dxa"/>
          </w:tcPr>
          <w:p w14:paraId="004CE507" w14:textId="77777777" w:rsidR="00EC7655" w:rsidRPr="005241BA" w:rsidRDefault="00EC7655" w:rsidP="00A45A60">
            <w:pPr>
              <w:widowControl w:val="0"/>
              <w:tabs>
                <w:tab w:val="num" w:pos="1080"/>
              </w:tabs>
              <w:spacing w:before="60" w:afterLines="60" w:after="144"/>
              <w:rPr>
                <w:rFonts w:cs="Arial"/>
              </w:rPr>
            </w:pPr>
            <w:r>
              <w:rPr>
                <w:rFonts w:cs="Arial"/>
              </w:rPr>
              <w:t>Vendor Hierachy (Sales Data View) – Level 2</w:t>
            </w:r>
          </w:p>
        </w:tc>
        <w:tc>
          <w:tcPr>
            <w:tcW w:w="4332" w:type="dxa"/>
          </w:tcPr>
          <w:p w14:paraId="004CE508" w14:textId="77777777" w:rsidR="00EC7655" w:rsidRPr="005241BA" w:rsidRDefault="00EC7655" w:rsidP="00A45A60">
            <w:pPr>
              <w:widowControl w:val="0"/>
              <w:tabs>
                <w:tab w:val="num" w:pos="1080"/>
              </w:tabs>
              <w:spacing w:before="60" w:afterLines="60" w:after="144"/>
              <w:rPr>
                <w:rFonts w:cs="Arial"/>
              </w:rPr>
            </w:pPr>
          </w:p>
        </w:tc>
        <w:tc>
          <w:tcPr>
            <w:tcW w:w="2149" w:type="dxa"/>
          </w:tcPr>
          <w:p w14:paraId="004CE509" w14:textId="77777777" w:rsidR="00EC7655" w:rsidRPr="00A3762A" w:rsidRDefault="00EC7655" w:rsidP="00A45A60">
            <w:pPr>
              <w:widowControl w:val="0"/>
              <w:tabs>
                <w:tab w:val="num" w:pos="1080"/>
              </w:tabs>
              <w:spacing w:before="60" w:afterLines="60" w:after="144"/>
              <w:rPr>
                <w:rFonts w:cs="Arial"/>
              </w:rPr>
            </w:pPr>
            <w:r>
              <w:rPr>
                <w:rFonts w:cs="Arial"/>
              </w:rPr>
              <w:t>BW to provide attribute</w:t>
            </w:r>
          </w:p>
        </w:tc>
      </w:tr>
      <w:tr w:rsidR="00EC7655" w:rsidRPr="00A3762A" w14:paraId="004CE50E" w14:textId="77777777" w:rsidTr="00B12A8A">
        <w:tc>
          <w:tcPr>
            <w:tcW w:w="2904" w:type="dxa"/>
          </w:tcPr>
          <w:p w14:paraId="004CE50B" w14:textId="77777777" w:rsidR="00EC7655" w:rsidRPr="005241BA" w:rsidRDefault="00EC7655" w:rsidP="00A45A60">
            <w:pPr>
              <w:widowControl w:val="0"/>
              <w:tabs>
                <w:tab w:val="num" w:pos="1080"/>
              </w:tabs>
              <w:spacing w:before="60" w:afterLines="60" w:after="144"/>
              <w:rPr>
                <w:rFonts w:cs="Arial"/>
              </w:rPr>
            </w:pPr>
            <w:r>
              <w:rPr>
                <w:rFonts w:cs="Arial"/>
              </w:rPr>
              <w:t>Vendor Hierachy (Sales Data View) – Level 3</w:t>
            </w:r>
          </w:p>
        </w:tc>
        <w:tc>
          <w:tcPr>
            <w:tcW w:w="4332" w:type="dxa"/>
          </w:tcPr>
          <w:p w14:paraId="004CE50C" w14:textId="77777777" w:rsidR="00EC7655" w:rsidRPr="005241BA" w:rsidRDefault="00EC7655" w:rsidP="00A45A60">
            <w:pPr>
              <w:widowControl w:val="0"/>
              <w:tabs>
                <w:tab w:val="num" w:pos="1080"/>
              </w:tabs>
              <w:spacing w:before="60" w:afterLines="60" w:after="144"/>
              <w:rPr>
                <w:rFonts w:cs="Arial"/>
              </w:rPr>
            </w:pPr>
          </w:p>
        </w:tc>
        <w:tc>
          <w:tcPr>
            <w:tcW w:w="2149" w:type="dxa"/>
          </w:tcPr>
          <w:p w14:paraId="004CE50D" w14:textId="77777777" w:rsidR="00EC7655" w:rsidRPr="00A3762A" w:rsidRDefault="00EC7655" w:rsidP="00A45A60">
            <w:pPr>
              <w:widowControl w:val="0"/>
              <w:tabs>
                <w:tab w:val="num" w:pos="1080"/>
              </w:tabs>
              <w:spacing w:before="60" w:afterLines="60" w:after="144"/>
              <w:rPr>
                <w:rFonts w:cs="Arial"/>
              </w:rPr>
            </w:pPr>
            <w:r>
              <w:rPr>
                <w:rFonts w:cs="Arial"/>
              </w:rPr>
              <w:t>BW to provide attribute</w:t>
            </w:r>
          </w:p>
        </w:tc>
      </w:tr>
      <w:tr w:rsidR="00EC7655" w:rsidRPr="00A3762A" w14:paraId="004CE512" w14:textId="77777777" w:rsidTr="00B12A8A">
        <w:tc>
          <w:tcPr>
            <w:tcW w:w="2904" w:type="dxa"/>
          </w:tcPr>
          <w:p w14:paraId="004CE50F" w14:textId="77777777" w:rsidR="00EC7655" w:rsidRPr="005241BA" w:rsidRDefault="00EC7655" w:rsidP="00A45A60">
            <w:pPr>
              <w:widowControl w:val="0"/>
              <w:tabs>
                <w:tab w:val="num" w:pos="1080"/>
              </w:tabs>
              <w:spacing w:before="60" w:afterLines="60" w:after="144"/>
              <w:rPr>
                <w:rFonts w:cs="Arial"/>
              </w:rPr>
            </w:pPr>
            <w:r>
              <w:rPr>
                <w:rFonts w:cs="Arial"/>
              </w:rPr>
              <w:t>Vendor Hierachy (Sales Data View) – Level 4</w:t>
            </w:r>
          </w:p>
        </w:tc>
        <w:tc>
          <w:tcPr>
            <w:tcW w:w="4332" w:type="dxa"/>
          </w:tcPr>
          <w:p w14:paraId="004CE510" w14:textId="77777777" w:rsidR="00EC7655" w:rsidRPr="005241BA" w:rsidRDefault="00EC7655" w:rsidP="00A45A60">
            <w:pPr>
              <w:widowControl w:val="0"/>
              <w:tabs>
                <w:tab w:val="num" w:pos="1080"/>
              </w:tabs>
              <w:spacing w:before="60" w:afterLines="60" w:after="144"/>
              <w:rPr>
                <w:rFonts w:cs="Arial"/>
              </w:rPr>
            </w:pPr>
          </w:p>
        </w:tc>
        <w:tc>
          <w:tcPr>
            <w:tcW w:w="2149" w:type="dxa"/>
          </w:tcPr>
          <w:p w14:paraId="004CE511" w14:textId="77777777" w:rsidR="00EC7655" w:rsidRPr="00A3762A" w:rsidRDefault="00EC7655" w:rsidP="00A45A60">
            <w:pPr>
              <w:widowControl w:val="0"/>
              <w:tabs>
                <w:tab w:val="num" w:pos="1080"/>
              </w:tabs>
              <w:spacing w:before="60" w:afterLines="60" w:after="144"/>
              <w:rPr>
                <w:rFonts w:cs="Arial"/>
              </w:rPr>
            </w:pPr>
            <w:r>
              <w:rPr>
                <w:rFonts w:cs="Arial"/>
              </w:rPr>
              <w:t>BW to provide attribute</w:t>
            </w:r>
          </w:p>
        </w:tc>
      </w:tr>
      <w:tr w:rsidR="00EC7655" w:rsidRPr="00A3762A" w14:paraId="004CE516" w14:textId="77777777" w:rsidTr="00B12A8A">
        <w:tc>
          <w:tcPr>
            <w:tcW w:w="2904" w:type="dxa"/>
          </w:tcPr>
          <w:p w14:paraId="004CE513" w14:textId="77777777" w:rsidR="00EC7655" w:rsidRPr="005241BA" w:rsidRDefault="00EC7655" w:rsidP="00A45A60">
            <w:pPr>
              <w:widowControl w:val="0"/>
              <w:tabs>
                <w:tab w:val="num" w:pos="1080"/>
              </w:tabs>
              <w:spacing w:before="60" w:afterLines="60" w:after="144"/>
              <w:rPr>
                <w:rFonts w:cs="Arial"/>
              </w:rPr>
            </w:pPr>
            <w:r>
              <w:rPr>
                <w:rFonts w:cs="Arial"/>
              </w:rPr>
              <w:t>Vendor Hierachy (Sales Data View) – Level 5</w:t>
            </w:r>
          </w:p>
        </w:tc>
        <w:tc>
          <w:tcPr>
            <w:tcW w:w="4332" w:type="dxa"/>
          </w:tcPr>
          <w:p w14:paraId="004CE514" w14:textId="77777777" w:rsidR="00EC7655" w:rsidRPr="005241BA" w:rsidRDefault="00EC7655" w:rsidP="00A45A60">
            <w:pPr>
              <w:widowControl w:val="0"/>
              <w:tabs>
                <w:tab w:val="num" w:pos="1080"/>
              </w:tabs>
              <w:spacing w:before="60" w:afterLines="60" w:after="144"/>
              <w:rPr>
                <w:rFonts w:cs="Arial"/>
              </w:rPr>
            </w:pPr>
          </w:p>
        </w:tc>
        <w:tc>
          <w:tcPr>
            <w:tcW w:w="2149" w:type="dxa"/>
          </w:tcPr>
          <w:p w14:paraId="004CE515" w14:textId="77777777" w:rsidR="00EC7655" w:rsidRPr="00A3762A" w:rsidRDefault="00EC7655" w:rsidP="00A45A60">
            <w:pPr>
              <w:widowControl w:val="0"/>
              <w:tabs>
                <w:tab w:val="num" w:pos="1080"/>
              </w:tabs>
              <w:spacing w:before="60" w:afterLines="60" w:after="144"/>
              <w:rPr>
                <w:rFonts w:cs="Arial"/>
              </w:rPr>
            </w:pPr>
            <w:r>
              <w:rPr>
                <w:rFonts w:cs="Arial"/>
              </w:rPr>
              <w:t>BW to provide attribute</w:t>
            </w:r>
          </w:p>
        </w:tc>
      </w:tr>
    </w:tbl>
    <w:p w14:paraId="004CE517" w14:textId="77777777" w:rsidR="0047382B" w:rsidRDefault="0047382B" w:rsidP="00A45A60">
      <w:pPr>
        <w:widowControl w:val="0"/>
        <w:tabs>
          <w:tab w:val="num" w:pos="1080"/>
        </w:tabs>
        <w:spacing w:before="60" w:afterLines="60" w:after="144"/>
        <w:rPr>
          <w:rFonts w:cs="Arial"/>
        </w:rPr>
      </w:pPr>
    </w:p>
    <w:p w14:paraId="004CE518" w14:textId="77777777" w:rsidR="004B743A" w:rsidRDefault="004B743A" w:rsidP="00A45A60">
      <w:pPr>
        <w:widowControl w:val="0"/>
        <w:tabs>
          <w:tab w:val="num" w:pos="1080"/>
        </w:tabs>
        <w:spacing w:before="60" w:afterLines="60" w:after="144"/>
        <w:rPr>
          <w:rFonts w:cs="Arial"/>
        </w:rPr>
      </w:pPr>
    </w:p>
    <w:p w14:paraId="004CE519" w14:textId="77777777" w:rsidR="00D1566E" w:rsidRDefault="00D1566E" w:rsidP="00A45A60">
      <w:pPr>
        <w:widowControl w:val="0"/>
        <w:rPr>
          <w:lang w:val="en-GB"/>
        </w:rPr>
      </w:pPr>
    </w:p>
    <w:p w14:paraId="004CE51A" w14:textId="77777777" w:rsidR="00D112CD" w:rsidRDefault="00D112CD" w:rsidP="00A45A60">
      <w:pPr>
        <w:widowControl w:val="0"/>
        <w:rPr>
          <w:lang w:val="en-GB"/>
        </w:rPr>
      </w:pPr>
    </w:p>
    <w:p w14:paraId="004CE51B" w14:textId="77777777" w:rsidR="00D112CD" w:rsidRDefault="00D112CD" w:rsidP="00A45A60">
      <w:pPr>
        <w:widowControl w:val="0"/>
        <w:rPr>
          <w:lang w:val="en-GB"/>
        </w:rPr>
      </w:pPr>
    </w:p>
    <w:p w14:paraId="004CE51C" w14:textId="77777777" w:rsidR="00BB126C" w:rsidRDefault="00BB126C" w:rsidP="00A45A60">
      <w:pPr>
        <w:pStyle w:val="TableHeading"/>
        <w:keepLines w:val="0"/>
        <w:widowControl w:val="0"/>
        <w:rPr>
          <w:rFonts w:ascii="Verdana" w:hAnsi="Verdana"/>
          <w:color w:val="FFFFFF" w:themeColor="background1"/>
          <w:sz w:val="20"/>
        </w:rPr>
        <w:sectPr w:rsidR="00BB126C" w:rsidSect="00BB126C">
          <w:pgSz w:w="11906" w:h="16838" w:code="9"/>
          <w:pgMar w:top="1418" w:right="1418" w:bottom="2659" w:left="1418" w:header="709" w:footer="357" w:gutter="0"/>
          <w:cols w:space="708"/>
          <w:docGrid w:linePitch="360"/>
        </w:sectPr>
      </w:pPr>
    </w:p>
    <w:tbl>
      <w:tblPr>
        <w:tblW w:w="13467" w:type="dxa"/>
        <w:tblInd w:w="-14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709"/>
        <w:gridCol w:w="1134"/>
        <w:gridCol w:w="2127"/>
        <w:gridCol w:w="3260"/>
        <w:gridCol w:w="4536"/>
        <w:gridCol w:w="1701"/>
      </w:tblGrid>
      <w:tr w:rsidR="00B12A8A" w:rsidRPr="009F1B51" w14:paraId="004CE523" w14:textId="77777777" w:rsidTr="003B3D47">
        <w:trPr>
          <w:trHeight w:val="957"/>
          <w:tblHeader/>
        </w:trPr>
        <w:tc>
          <w:tcPr>
            <w:tcW w:w="709" w:type="dxa"/>
            <w:tcBorders>
              <w:top w:val="single" w:sz="4" w:space="0" w:color="auto"/>
              <w:left w:val="single" w:sz="4" w:space="0" w:color="auto"/>
              <w:bottom w:val="single" w:sz="4" w:space="0" w:color="auto"/>
              <w:right w:val="single" w:sz="4" w:space="0" w:color="auto"/>
            </w:tcBorders>
            <w:shd w:val="clear" w:color="auto" w:fill="FF0000"/>
          </w:tcPr>
          <w:p w14:paraId="004CE51D" w14:textId="77777777" w:rsidR="00D112CD" w:rsidRPr="009F1B51" w:rsidRDefault="00D112CD"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lastRenderedPageBreak/>
              <w:t>No.</w:t>
            </w:r>
          </w:p>
        </w:tc>
        <w:tc>
          <w:tcPr>
            <w:tcW w:w="1134" w:type="dxa"/>
            <w:tcBorders>
              <w:top w:val="single" w:sz="4" w:space="0" w:color="auto"/>
              <w:left w:val="single" w:sz="4" w:space="0" w:color="auto"/>
              <w:bottom w:val="single" w:sz="4" w:space="0" w:color="auto"/>
              <w:right w:val="single" w:sz="4" w:space="0" w:color="auto"/>
            </w:tcBorders>
            <w:shd w:val="clear" w:color="auto" w:fill="FF0000"/>
          </w:tcPr>
          <w:p w14:paraId="004CE51E" w14:textId="77777777" w:rsidR="00D112CD" w:rsidRPr="009F1B51" w:rsidRDefault="00D112CD"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Process</w:t>
            </w:r>
          </w:p>
        </w:tc>
        <w:tc>
          <w:tcPr>
            <w:tcW w:w="2127" w:type="dxa"/>
            <w:tcBorders>
              <w:top w:val="single" w:sz="4" w:space="0" w:color="auto"/>
              <w:left w:val="single" w:sz="4" w:space="0" w:color="auto"/>
              <w:bottom w:val="single" w:sz="4" w:space="0" w:color="auto"/>
              <w:right w:val="single" w:sz="4" w:space="0" w:color="auto"/>
            </w:tcBorders>
            <w:shd w:val="clear" w:color="auto" w:fill="FF0000"/>
          </w:tcPr>
          <w:p w14:paraId="004CE51F" w14:textId="77777777" w:rsidR="00D112CD" w:rsidRPr="009F1B51" w:rsidRDefault="00D3723F"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 xml:space="preserve">Description of </w:t>
            </w:r>
            <w:r w:rsidR="00D112CD" w:rsidRPr="009F1B51">
              <w:rPr>
                <w:rFonts w:ascii="Verdana" w:hAnsi="Verdana"/>
                <w:color w:val="FFFFFF" w:themeColor="background1"/>
                <w:sz w:val="20"/>
              </w:rPr>
              <w:t>Object</w:t>
            </w:r>
          </w:p>
        </w:tc>
        <w:tc>
          <w:tcPr>
            <w:tcW w:w="3260" w:type="dxa"/>
            <w:tcBorders>
              <w:top w:val="single" w:sz="4" w:space="0" w:color="auto"/>
              <w:left w:val="single" w:sz="4" w:space="0" w:color="auto"/>
              <w:bottom w:val="single" w:sz="4" w:space="0" w:color="auto"/>
              <w:right w:val="single" w:sz="4" w:space="0" w:color="auto"/>
            </w:tcBorders>
            <w:shd w:val="clear" w:color="auto" w:fill="FF0000"/>
          </w:tcPr>
          <w:p w14:paraId="004CE520" w14:textId="77777777" w:rsidR="00D112CD" w:rsidRPr="009F1B51" w:rsidRDefault="00D112CD"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Summary of SAP d</w:t>
            </w:r>
            <w:r w:rsidRPr="009F1B51">
              <w:rPr>
                <w:rFonts w:ascii="Verdana" w:hAnsi="Verdana"/>
                <w:color w:val="FFFFFF" w:themeColor="background1"/>
                <w:sz w:val="20"/>
              </w:rPr>
              <w:t>esign</w:t>
            </w:r>
          </w:p>
        </w:tc>
        <w:tc>
          <w:tcPr>
            <w:tcW w:w="4536" w:type="dxa"/>
            <w:tcBorders>
              <w:top w:val="single" w:sz="4" w:space="0" w:color="auto"/>
              <w:left w:val="single" w:sz="4" w:space="0" w:color="auto"/>
              <w:bottom w:val="single" w:sz="4" w:space="0" w:color="auto"/>
              <w:right w:val="single" w:sz="4" w:space="0" w:color="auto"/>
            </w:tcBorders>
            <w:shd w:val="clear" w:color="auto" w:fill="FF0000"/>
          </w:tcPr>
          <w:p w14:paraId="004CE521" w14:textId="77777777" w:rsidR="00D112CD" w:rsidRPr="009F1B51" w:rsidRDefault="00D112CD"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Solution</w:t>
            </w:r>
          </w:p>
        </w:tc>
        <w:tc>
          <w:tcPr>
            <w:tcW w:w="1701" w:type="dxa"/>
            <w:tcBorders>
              <w:top w:val="single" w:sz="4" w:space="0" w:color="auto"/>
              <w:left w:val="single" w:sz="4" w:space="0" w:color="auto"/>
              <w:bottom w:val="single" w:sz="4" w:space="0" w:color="auto"/>
              <w:right w:val="single" w:sz="4" w:space="0" w:color="auto"/>
            </w:tcBorders>
            <w:shd w:val="clear" w:color="auto" w:fill="FF0000"/>
          </w:tcPr>
          <w:p w14:paraId="004CE522" w14:textId="77777777" w:rsidR="00D112CD" w:rsidRPr="009F1B51" w:rsidRDefault="00D112CD"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Comments</w:t>
            </w:r>
          </w:p>
        </w:tc>
      </w:tr>
      <w:tr w:rsidR="00B12A8A" w:rsidRPr="009F1B51" w14:paraId="004CE52A" w14:textId="77777777" w:rsidTr="003B3D47">
        <w:trPr>
          <w:trHeight w:hRule="exact" w:val="59"/>
          <w:tblHeader/>
        </w:trPr>
        <w:tc>
          <w:tcPr>
            <w:tcW w:w="709" w:type="dxa"/>
            <w:tcBorders>
              <w:top w:val="single" w:sz="4" w:space="0" w:color="auto"/>
              <w:left w:val="nil"/>
              <w:bottom w:val="single" w:sz="6" w:space="0" w:color="auto"/>
              <w:right w:val="nil"/>
            </w:tcBorders>
            <w:shd w:val="pct50" w:color="auto" w:fill="auto"/>
          </w:tcPr>
          <w:p w14:paraId="004CE524" w14:textId="77777777" w:rsidR="00D112CD" w:rsidRPr="009F1B51" w:rsidRDefault="00D112CD" w:rsidP="00A45A60">
            <w:pPr>
              <w:pStyle w:val="TableText"/>
              <w:keepLines w:val="0"/>
              <w:widowControl w:val="0"/>
              <w:rPr>
                <w:rFonts w:ascii="Verdana" w:hAnsi="Verdana"/>
                <w:sz w:val="20"/>
              </w:rPr>
            </w:pPr>
          </w:p>
        </w:tc>
        <w:tc>
          <w:tcPr>
            <w:tcW w:w="1134" w:type="dxa"/>
            <w:tcBorders>
              <w:top w:val="single" w:sz="4" w:space="0" w:color="auto"/>
              <w:left w:val="nil"/>
              <w:bottom w:val="single" w:sz="6" w:space="0" w:color="auto"/>
              <w:right w:val="nil"/>
            </w:tcBorders>
            <w:shd w:val="pct50" w:color="auto" w:fill="auto"/>
          </w:tcPr>
          <w:p w14:paraId="004CE525" w14:textId="77777777" w:rsidR="00D112CD" w:rsidRPr="009F1B51" w:rsidRDefault="00D112CD" w:rsidP="00A45A60">
            <w:pPr>
              <w:pStyle w:val="TableText"/>
              <w:keepLines w:val="0"/>
              <w:widowControl w:val="0"/>
              <w:rPr>
                <w:rFonts w:ascii="Verdana" w:hAnsi="Verdana"/>
                <w:sz w:val="20"/>
              </w:rPr>
            </w:pPr>
          </w:p>
        </w:tc>
        <w:tc>
          <w:tcPr>
            <w:tcW w:w="2127" w:type="dxa"/>
            <w:tcBorders>
              <w:top w:val="single" w:sz="4" w:space="0" w:color="auto"/>
              <w:left w:val="nil"/>
              <w:bottom w:val="single" w:sz="6" w:space="0" w:color="auto"/>
              <w:right w:val="nil"/>
            </w:tcBorders>
            <w:shd w:val="pct50" w:color="auto" w:fill="auto"/>
          </w:tcPr>
          <w:p w14:paraId="004CE526" w14:textId="77777777" w:rsidR="00D112CD" w:rsidRPr="009F1B51" w:rsidRDefault="00D112CD" w:rsidP="00A45A60">
            <w:pPr>
              <w:pStyle w:val="TableText"/>
              <w:keepLines w:val="0"/>
              <w:widowControl w:val="0"/>
              <w:rPr>
                <w:rFonts w:ascii="Verdana" w:hAnsi="Verdana"/>
                <w:sz w:val="20"/>
              </w:rPr>
            </w:pPr>
          </w:p>
        </w:tc>
        <w:tc>
          <w:tcPr>
            <w:tcW w:w="3260" w:type="dxa"/>
            <w:tcBorders>
              <w:top w:val="single" w:sz="4" w:space="0" w:color="auto"/>
              <w:left w:val="nil"/>
              <w:bottom w:val="single" w:sz="6" w:space="0" w:color="auto"/>
              <w:right w:val="nil"/>
            </w:tcBorders>
            <w:shd w:val="pct50" w:color="auto" w:fill="auto"/>
          </w:tcPr>
          <w:p w14:paraId="004CE527" w14:textId="77777777" w:rsidR="00D112CD" w:rsidRPr="009F1B51" w:rsidRDefault="00D112CD" w:rsidP="00A45A60">
            <w:pPr>
              <w:pStyle w:val="TableText"/>
              <w:keepLines w:val="0"/>
              <w:widowControl w:val="0"/>
              <w:rPr>
                <w:rFonts w:ascii="Verdana" w:hAnsi="Verdana"/>
                <w:sz w:val="20"/>
              </w:rPr>
            </w:pPr>
          </w:p>
        </w:tc>
        <w:tc>
          <w:tcPr>
            <w:tcW w:w="4536" w:type="dxa"/>
            <w:tcBorders>
              <w:top w:val="single" w:sz="4" w:space="0" w:color="auto"/>
              <w:left w:val="nil"/>
              <w:bottom w:val="single" w:sz="6" w:space="0" w:color="auto"/>
              <w:right w:val="nil"/>
            </w:tcBorders>
            <w:shd w:val="pct50" w:color="auto" w:fill="auto"/>
          </w:tcPr>
          <w:p w14:paraId="004CE528" w14:textId="77777777" w:rsidR="00D112CD" w:rsidRPr="009F1B51" w:rsidRDefault="00D112CD" w:rsidP="00A45A60">
            <w:pPr>
              <w:pStyle w:val="TableText"/>
              <w:keepLines w:val="0"/>
              <w:widowControl w:val="0"/>
              <w:rPr>
                <w:rFonts w:ascii="Verdana" w:hAnsi="Verdana"/>
                <w:sz w:val="20"/>
              </w:rPr>
            </w:pPr>
          </w:p>
        </w:tc>
        <w:tc>
          <w:tcPr>
            <w:tcW w:w="1701" w:type="dxa"/>
            <w:tcBorders>
              <w:top w:val="single" w:sz="4" w:space="0" w:color="auto"/>
              <w:left w:val="nil"/>
              <w:bottom w:val="single" w:sz="6" w:space="0" w:color="auto"/>
              <w:right w:val="nil"/>
            </w:tcBorders>
            <w:shd w:val="pct50" w:color="auto" w:fill="auto"/>
          </w:tcPr>
          <w:p w14:paraId="004CE529" w14:textId="77777777" w:rsidR="00D112CD" w:rsidRPr="009F1B51" w:rsidRDefault="00D112CD" w:rsidP="00A45A60">
            <w:pPr>
              <w:pStyle w:val="TableText"/>
              <w:keepLines w:val="0"/>
              <w:widowControl w:val="0"/>
              <w:rPr>
                <w:rFonts w:ascii="Verdana" w:hAnsi="Verdana"/>
                <w:sz w:val="20"/>
              </w:rPr>
            </w:pPr>
          </w:p>
        </w:tc>
      </w:tr>
      <w:tr w:rsidR="00786AD6" w:rsidRPr="009F1B51" w14:paraId="004CE537" w14:textId="77777777" w:rsidTr="003B3D47">
        <w:trPr>
          <w:trHeight w:val="1213"/>
        </w:trPr>
        <w:tc>
          <w:tcPr>
            <w:tcW w:w="709" w:type="dxa"/>
            <w:tcBorders>
              <w:top w:val="single" w:sz="6" w:space="0" w:color="auto"/>
              <w:left w:val="single" w:sz="6" w:space="0" w:color="auto"/>
              <w:bottom w:val="single" w:sz="6" w:space="0" w:color="auto"/>
            </w:tcBorders>
          </w:tcPr>
          <w:p w14:paraId="004CE52B" w14:textId="77777777" w:rsidR="00D112CD" w:rsidRPr="00D3723F" w:rsidRDefault="00D3723F" w:rsidP="008F5BBA">
            <w:r w:rsidRPr="00D3723F">
              <w:t>1</w:t>
            </w:r>
          </w:p>
        </w:tc>
        <w:tc>
          <w:tcPr>
            <w:tcW w:w="1134" w:type="dxa"/>
            <w:tcBorders>
              <w:top w:val="single" w:sz="6" w:space="0" w:color="auto"/>
              <w:bottom w:val="single" w:sz="6" w:space="0" w:color="auto"/>
            </w:tcBorders>
          </w:tcPr>
          <w:p w14:paraId="004CE52C" w14:textId="77777777" w:rsidR="00D112CD" w:rsidRPr="00D3723F" w:rsidRDefault="00D3723F" w:rsidP="008F5BBA">
            <w:pPr>
              <w:rPr>
                <w:b/>
              </w:rPr>
            </w:pPr>
            <w:r w:rsidRPr="00D3723F">
              <w:t>6.5</w:t>
            </w:r>
          </w:p>
        </w:tc>
        <w:tc>
          <w:tcPr>
            <w:tcW w:w="2127" w:type="dxa"/>
            <w:tcBorders>
              <w:top w:val="single" w:sz="6" w:space="0" w:color="auto"/>
              <w:bottom w:val="single" w:sz="6" w:space="0" w:color="auto"/>
            </w:tcBorders>
          </w:tcPr>
          <w:p w14:paraId="004CE52D" w14:textId="77777777" w:rsidR="00D112CD" w:rsidRPr="00D37B82" w:rsidRDefault="00867EBF" w:rsidP="00A45A60">
            <w:pPr>
              <w:widowControl w:val="0"/>
              <w:rPr>
                <w:lang w:val="en-GB"/>
              </w:rPr>
            </w:pPr>
            <w:r>
              <w:rPr>
                <w:lang w:val="en-GB"/>
              </w:rPr>
              <w:t>Operating Concern</w:t>
            </w:r>
          </w:p>
        </w:tc>
        <w:tc>
          <w:tcPr>
            <w:tcW w:w="3260" w:type="dxa"/>
            <w:tcBorders>
              <w:top w:val="single" w:sz="6" w:space="0" w:color="auto"/>
              <w:bottom w:val="single" w:sz="6" w:space="0" w:color="auto"/>
            </w:tcBorders>
          </w:tcPr>
          <w:p w14:paraId="004CE52E" w14:textId="77777777" w:rsidR="00D112CD" w:rsidRPr="009F1B51" w:rsidRDefault="00D112CD" w:rsidP="00FA03BC">
            <w:pPr>
              <w:widowControl w:val="0"/>
            </w:pPr>
            <w:r>
              <w:t xml:space="preserve"> </w:t>
            </w:r>
            <w:r w:rsidR="00B95479">
              <w:t xml:space="preserve">Costing </w:t>
            </w:r>
            <w:ins w:id="435" w:author="Chris Varma" w:date="2015-08-24T17:59:00Z">
              <w:r w:rsidR="00FA03BC">
                <w:t>B</w:t>
              </w:r>
            </w:ins>
            <w:del w:id="436" w:author="Chris Varma" w:date="2015-08-24T17:59:00Z">
              <w:r w:rsidR="00B95479" w:rsidDel="00FA03BC">
                <w:delText>b</w:delText>
              </w:r>
            </w:del>
            <w:r w:rsidR="00B95479">
              <w:t xml:space="preserve">ased </w:t>
            </w:r>
            <w:ins w:id="437" w:author="Chris Varma" w:date="2015-08-24T17:59:00Z">
              <w:r w:rsidR="00FA03BC">
                <w:t xml:space="preserve">and Account Based </w:t>
              </w:r>
            </w:ins>
            <w:r w:rsidR="00B95479">
              <w:t>PA will be activated</w:t>
            </w:r>
            <w:ins w:id="438" w:author="Chris Varma" w:date="2015-08-24T18:01:00Z">
              <w:r w:rsidR="00ED7C08">
                <w:t>&gt; The former offering the</w:t>
              </w:r>
            </w:ins>
            <w:del w:id="439" w:author="Chris Varma" w:date="2015-08-24T18:01:00Z">
              <w:r w:rsidR="00B95479" w:rsidDel="00ED7C08">
                <w:delText xml:space="preserve"> as it offers more </w:delText>
              </w:r>
            </w:del>
            <w:r w:rsidR="00B95479">
              <w:t>flexibility</w:t>
            </w:r>
            <w:ins w:id="440" w:author="Chris Varma" w:date="2015-08-24T18:01:00Z">
              <w:r w:rsidR="00ED7C08">
                <w:t xml:space="preserve"> to report on </w:t>
              </w:r>
            </w:ins>
            <w:r w:rsidR="00B95479">
              <w:t xml:space="preserve"> </w:t>
            </w:r>
            <w:del w:id="441" w:author="Chris Varma" w:date="2015-08-24T18:01:00Z">
              <w:r w:rsidR="00B95479" w:rsidDel="00ED7C08">
                <w:delText xml:space="preserve">than account based e.g. reporting </w:delText>
              </w:r>
            </w:del>
            <w:r w:rsidR="00B95479">
              <w:t xml:space="preserve">statistical SD conditions </w:t>
            </w:r>
            <w:ins w:id="442" w:author="Chris Varma" w:date="2015-08-24T18:01:00Z">
              <w:r w:rsidR="00ED7C08">
                <w:t>in</w:t>
              </w:r>
            </w:ins>
            <w:del w:id="443" w:author="Chris Varma" w:date="2015-08-24T18:01:00Z">
              <w:r w:rsidR="00B95479" w:rsidDel="00ED7C08">
                <w:delText>on</w:delText>
              </w:r>
            </w:del>
            <w:r w:rsidR="00B95479">
              <w:t xml:space="preserve"> COPA.</w:t>
            </w:r>
          </w:p>
        </w:tc>
        <w:tc>
          <w:tcPr>
            <w:tcW w:w="4536" w:type="dxa"/>
            <w:tcBorders>
              <w:top w:val="single" w:sz="6" w:space="0" w:color="auto"/>
              <w:bottom w:val="single" w:sz="6" w:space="0" w:color="auto"/>
            </w:tcBorders>
          </w:tcPr>
          <w:p w14:paraId="004CE52F" w14:textId="77777777" w:rsidR="00D112CD" w:rsidRPr="003F3F42" w:rsidRDefault="00D112CD" w:rsidP="00A45A60">
            <w:pPr>
              <w:pStyle w:val="CommentText"/>
              <w:widowControl w:val="0"/>
              <w:jc w:val="left"/>
              <w:outlineLvl w:val="3"/>
              <w:rPr>
                <w:u w:val="single"/>
              </w:rPr>
            </w:pPr>
            <w:r w:rsidRPr="003F3F42">
              <w:rPr>
                <w:u w:val="single"/>
              </w:rPr>
              <w:t>Configuration</w:t>
            </w:r>
            <w:r w:rsidR="003F3F42" w:rsidRPr="003F3F42">
              <w:rPr>
                <w:u w:val="single"/>
              </w:rPr>
              <w:t>:</w:t>
            </w:r>
          </w:p>
          <w:p w14:paraId="004CE530" w14:textId="77777777" w:rsidR="00D112CD" w:rsidRPr="005241BA" w:rsidRDefault="002A687F" w:rsidP="005C4CAF">
            <w:pPr>
              <w:pStyle w:val="CommentText"/>
              <w:widowControl w:val="0"/>
              <w:numPr>
                <w:ilvl w:val="0"/>
                <w:numId w:val="8"/>
              </w:numPr>
              <w:jc w:val="left"/>
              <w:outlineLvl w:val="3"/>
            </w:pPr>
            <w:r w:rsidRPr="005241BA">
              <w:t xml:space="preserve">Activate </w:t>
            </w:r>
            <w:ins w:id="444" w:author="Chris Varma" w:date="2015-08-25T10:48:00Z">
              <w:r w:rsidR="00B12092">
                <w:t xml:space="preserve">account based and </w:t>
              </w:r>
            </w:ins>
            <w:r w:rsidRPr="005241BA">
              <w:t>costing based</w:t>
            </w:r>
            <w:r w:rsidR="005241BA" w:rsidRPr="005241BA">
              <w:t xml:space="preserve"> PA</w:t>
            </w:r>
            <w:r w:rsidRPr="005241BA">
              <w:t xml:space="preserve"> </w:t>
            </w:r>
          </w:p>
          <w:p w14:paraId="004CE531" w14:textId="77777777" w:rsidR="002A687F" w:rsidRDefault="00BB126C" w:rsidP="005C4CAF">
            <w:pPr>
              <w:pStyle w:val="CommentText"/>
              <w:widowControl w:val="0"/>
              <w:numPr>
                <w:ilvl w:val="0"/>
                <w:numId w:val="8"/>
              </w:numPr>
              <w:jc w:val="left"/>
              <w:outlineLvl w:val="3"/>
            </w:pPr>
            <w:r>
              <w:t>Select GBP as the Operating C</w:t>
            </w:r>
            <w:r w:rsidR="002A687F">
              <w:t>oncern currency</w:t>
            </w:r>
          </w:p>
          <w:p w14:paraId="004CE532" w14:textId="77777777" w:rsidR="00786AD6" w:rsidRDefault="00786AD6" w:rsidP="00A45A60">
            <w:pPr>
              <w:pStyle w:val="CommentText"/>
              <w:widowControl w:val="0"/>
              <w:jc w:val="left"/>
              <w:outlineLvl w:val="3"/>
            </w:pPr>
          </w:p>
          <w:p w14:paraId="004CE533" w14:textId="77777777" w:rsidR="000E749F" w:rsidRPr="00A45A60" w:rsidRDefault="000E749F" w:rsidP="000E749F">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534" w14:textId="77777777" w:rsidR="000E749F" w:rsidRPr="003313FD" w:rsidRDefault="000E749F" w:rsidP="000E749F">
            <w:pPr>
              <w:pStyle w:val="TableText"/>
              <w:keepLines w:val="0"/>
              <w:widowControl w:val="0"/>
              <w:outlineLvl w:val="3"/>
              <w:rPr>
                <w:rFonts w:ascii="Verdana" w:hAnsi="Verdana"/>
                <w:sz w:val="20"/>
              </w:rPr>
            </w:pPr>
            <w:r>
              <w:rPr>
                <w:rFonts w:ascii="Verdana" w:hAnsi="Verdana"/>
                <w:sz w:val="20"/>
              </w:rPr>
              <w:t>N/A</w:t>
            </w:r>
          </w:p>
          <w:p w14:paraId="004CE535" w14:textId="77777777" w:rsidR="00BB126C" w:rsidRPr="009F1B51" w:rsidRDefault="00BB126C" w:rsidP="00A45A60">
            <w:pPr>
              <w:pStyle w:val="CommentText"/>
              <w:widowControl w:val="0"/>
              <w:jc w:val="left"/>
              <w:outlineLvl w:val="3"/>
            </w:pPr>
          </w:p>
        </w:tc>
        <w:tc>
          <w:tcPr>
            <w:tcW w:w="1701" w:type="dxa"/>
            <w:tcBorders>
              <w:top w:val="single" w:sz="6" w:space="0" w:color="auto"/>
              <w:bottom w:val="single" w:sz="6" w:space="0" w:color="auto"/>
              <w:right w:val="single" w:sz="6" w:space="0" w:color="auto"/>
            </w:tcBorders>
          </w:tcPr>
          <w:p w14:paraId="004CE536" w14:textId="77777777" w:rsidR="00D112CD" w:rsidRPr="009F1B51" w:rsidRDefault="00D112CD" w:rsidP="00A45A60">
            <w:pPr>
              <w:pStyle w:val="CommentText"/>
              <w:widowControl w:val="0"/>
              <w:jc w:val="left"/>
            </w:pPr>
          </w:p>
        </w:tc>
      </w:tr>
      <w:tr w:rsidR="00D3723F" w:rsidRPr="009F1B51" w14:paraId="004CE543" w14:textId="77777777" w:rsidTr="003B3D47">
        <w:trPr>
          <w:trHeight w:val="1213"/>
        </w:trPr>
        <w:tc>
          <w:tcPr>
            <w:tcW w:w="709" w:type="dxa"/>
            <w:tcBorders>
              <w:top w:val="single" w:sz="6" w:space="0" w:color="auto"/>
              <w:left w:val="single" w:sz="6" w:space="0" w:color="auto"/>
              <w:bottom w:val="single" w:sz="6" w:space="0" w:color="auto"/>
            </w:tcBorders>
          </w:tcPr>
          <w:p w14:paraId="004CE538" w14:textId="77777777" w:rsidR="00D3723F" w:rsidRPr="00D3723F" w:rsidRDefault="00D3723F" w:rsidP="008F5BBA">
            <w:pPr>
              <w:rPr>
                <w:b/>
              </w:rPr>
            </w:pPr>
            <w:r>
              <w:t>2</w:t>
            </w:r>
          </w:p>
        </w:tc>
        <w:tc>
          <w:tcPr>
            <w:tcW w:w="1134" w:type="dxa"/>
            <w:tcBorders>
              <w:top w:val="single" w:sz="6" w:space="0" w:color="auto"/>
              <w:bottom w:val="single" w:sz="6" w:space="0" w:color="auto"/>
            </w:tcBorders>
          </w:tcPr>
          <w:p w14:paraId="004CE539" w14:textId="77777777" w:rsidR="00D3723F" w:rsidRPr="00D3723F" w:rsidRDefault="00D3723F" w:rsidP="008F5BBA">
            <w:pPr>
              <w:rPr>
                <w:b/>
              </w:rPr>
            </w:pPr>
            <w:r w:rsidRPr="00D3723F">
              <w:t>6.5</w:t>
            </w:r>
          </w:p>
        </w:tc>
        <w:tc>
          <w:tcPr>
            <w:tcW w:w="2127" w:type="dxa"/>
            <w:tcBorders>
              <w:top w:val="single" w:sz="6" w:space="0" w:color="auto"/>
              <w:bottom w:val="single" w:sz="6" w:space="0" w:color="auto"/>
            </w:tcBorders>
          </w:tcPr>
          <w:p w14:paraId="004CE53A" w14:textId="77777777" w:rsidR="00D3723F" w:rsidRPr="00D37B82" w:rsidRDefault="00D3723F" w:rsidP="00A45A60">
            <w:pPr>
              <w:widowControl w:val="0"/>
              <w:rPr>
                <w:lang w:val="en-GB"/>
              </w:rPr>
            </w:pPr>
            <w:r>
              <w:rPr>
                <w:lang w:val="en-GB"/>
              </w:rPr>
              <w:t>Value Fields</w:t>
            </w:r>
          </w:p>
        </w:tc>
        <w:tc>
          <w:tcPr>
            <w:tcW w:w="3260" w:type="dxa"/>
            <w:tcBorders>
              <w:top w:val="single" w:sz="6" w:space="0" w:color="auto"/>
              <w:bottom w:val="single" w:sz="6" w:space="0" w:color="auto"/>
            </w:tcBorders>
          </w:tcPr>
          <w:p w14:paraId="004CE53B" w14:textId="77777777" w:rsidR="00D3723F" w:rsidRPr="009F1B51" w:rsidRDefault="00D3723F" w:rsidP="00A45A60">
            <w:pPr>
              <w:widowControl w:val="0"/>
              <w:jc w:val="left"/>
            </w:pPr>
            <w:r>
              <w:t>Value fields will have a one-to-one relationship with SD pricing conditions.</w:t>
            </w:r>
          </w:p>
        </w:tc>
        <w:tc>
          <w:tcPr>
            <w:tcW w:w="4536" w:type="dxa"/>
            <w:tcBorders>
              <w:top w:val="single" w:sz="6" w:space="0" w:color="auto"/>
              <w:bottom w:val="single" w:sz="6" w:space="0" w:color="auto"/>
            </w:tcBorders>
          </w:tcPr>
          <w:p w14:paraId="004CE53C" w14:textId="77777777" w:rsidR="00D3723F" w:rsidRPr="008B5C81" w:rsidRDefault="00D3723F" w:rsidP="00A45A60">
            <w:pPr>
              <w:pStyle w:val="CommentText"/>
              <w:widowControl w:val="0"/>
              <w:jc w:val="left"/>
              <w:outlineLvl w:val="3"/>
              <w:rPr>
                <w:u w:val="single"/>
              </w:rPr>
            </w:pPr>
            <w:r w:rsidRPr="008B5C81">
              <w:rPr>
                <w:u w:val="single"/>
              </w:rPr>
              <w:t>Configuration:</w:t>
            </w:r>
          </w:p>
          <w:p w14:paraId="004CE53D" w14:textId="77777777" w:rsidR="00D3723F" w:rsidRDefault="00D3723F" w:rsidP="005C4CAF">
            <w:pPr>
              <w:pStyle w:val="CommentText"/>
              <w:widowControl w:val="0"/>
              <w:numPr>
                <w:ilvl w:val="0"/>
                <w:numId w:val="8"/>
              </w:numPr>
              <w:jc w:val="left"/>
              <w:outlineLvl w:val="3"/>
            </w:pPr>
            <w:r>
              <w:t>Value Fields (refer to section 7.5.1)</w:t>
            </w:r>
          </w:p>
          <w:p w14:paraId="004CE53E" w14:textId="77777777" w:rsidR="00D3723F" w:rsidRDefault="00D3723F" w:rsidP="00A45A60">
            <w:pPr>
              <w:pStyle w:val="CommentText"/>
              <w:widowControl w:val="0"/>
              <w:jc w:val="left"/>
              <w:outlineLvl w:val="3"/>
            </w:pPr>
          </w:p>
          <w:p w14:paraId="004CE53F" w14:textId="77777777" w:rsidR="000E749F" w:rsidRPr="00A45A60" w:rsidRDefault="000E749F" w:rsidP="000E749F">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540" w14:textId="77777777" w:rsidR="000E749F" w:rsidRPr="003313FD" w:rsidRDefault="000E749F" w:rsidP="000E749F">
            <w:pPr>
              <w:pStyle w:val="TableText"/>
              <w:keepLines w:val="0"/>
              <w:widowControl w:val="0"/>
              <w:outlineLvl w:val="3"/>
              <w:rPr>
                <w:rFonts w:ascii="Verdana" w:hAnsi="Verdana"/>
                <w:sz w:val="20"/>
              </w:rPr>
            </w:pPr>
            <w:r>
              <w:rPr>
                <w:rFonts w:ascii="Verdana" w:hAnsi="Verdana"/>
                <w:sz w:val="20"/>
              </w:rPr>
              <w:t>N/A</w:t>
            </w:r>
          </w:p>
          <w:p w14:paraId="004CE541" w14:textId="77777777" w:rsidR="00D3723F" w:rsidRPr="009F1B51" w:rsidRDefault="00D3723F" w:rsidP="00A45A60">
            <w:pPr>
              <w:pStyle w:val="CommentText"/>
              <w:widowControl w:val="0"/>
              <w:jc w:val="left"/>
              <w:outlineLvl w:val="3"/>
            </w:pPr>
          </w:p>
        </w:tc>
        <w:tc>
          <w:tcPr>
            <w:tcW w:w="1701" w:type="dxa"/>
            <w:tcBorders>
              <w:top w:val="single" w:sz="6" w:space="0" w:color="auto"/>
              <w:bottom w:val="single" w:sz="6" w:space="0" w:color="auto"/>
              <w:right w:val="single" w:sz="6" w:space="0" w:color="auto"/>
            </w:tcBorders>
          </w:tcPr>
          <w:p w14:paraId="004CE542" w14:textId="77777777" w:rsidR="00D3723F" w:rsidRPr="009F1B51" w:rsidRDefault="00D3723F" w:rsidP="00A45A60">
            <w:pPr>
              <w:pStyle w:val="CommentText"/>
              <w:widowControl w:val="0"/>
              <w:jc w:val="left"/>
            </w:pPr>
          </w:p>
        </w:tc>
      </w:tr>
      <w:tr w:rsidR="00B95479" w:rsidRPr="009F1B51" w14:paraId="004CE550" w14:textId="77777777" w:rsidTr="003B3D47">
        <w:trPr>
          <w:trHeight w:val="1213"/>
        </w:trPr>
        <w:tc>
          <w:tcPr>
            <w:tcW w:w="709" w:type="dxa"/>
            <w:tcBorders>
              <w:top w:val="single" w:sz="6" w:space="0" w:color="auto"/>
              <w:left w:val="single" w:sz="6" w:space="0" w:color="auto"/>
              <w:bottom w:val="single" w:sz="6" w:space="0" w:color="auto"/>
            </w:tcBorders>
          </w:tcPr>
          <w:p w14:paraId="004CE544" w14:textId="77777777" w:rsidR="00B95479" w:rsidRPr="00D3723F" w:rsidRDefault="00B95479" w:rsidP="008F5BBA">
            <w:pPr>
              <w:rPr>
                <w:b/>
              </w:rPr>
            </w:pPr>
            <w:r>
              <w:t>3</w:t>
            </w:r>
          </w:p>
        </w:tc>
        <w:tc>
          <w:tcPr>
            <w:tcW w:w="1134" w:type="dxa"/>
            <w:tcBorders>
              <w:top w:val="single" w:sz="6" w:space="0" w:color="auto"/>
              <w:bottom w:val="single" w:sz="6" w:space="0" w:color="auto"/>
            </w:tcBorders>
          </w:tcPr>
          <w:p w14:paraId="004CE545" w14:textId="77777777" w:rsidR="00B95479" w:rsidRPr="00B95479" w:rsidRDefault="00B95479" w:rsidP="008F5BBA">
            <w:r w:rsidRPr="00D3723F">
              <w:t>6.5</w:t>
            </w:r>
          </w:p>
        </w:tc>
        <w:tc>
          <w:tcPr>
            <w:tcW w:w="2127" w:type="dxa"/>
            <w:tcBorders>
              <w:top w:val="single" w:sz="6" w:space="0" w:color="auto"/>
              <w:bottom w:val="single" w:sz="6" w:space="0" w:color="auto"/>
            </w:tcBorders>
          </w:tcPr>
          <w:p w14:paraId="004CE546" w14:textId="77777777" w:rsidR="00B95479" w:rsidRDefault="00B95479" w:rsidP="00A45A60">
            <w:pPr>
              <w:widowControl w:val="0"/>
              <w:rPr>
                <w:lang w:val="en-GB"/>
              </w:rPr>
            </w:pPr>
            <w:r>
              <w:rPr>
                <w:lang w:val="en-GB"/>
              </w:rPr>
              <w:t>Characteristics</w:t>
            </w:r>
          </w:p>
        </w:tc>
        <w:tc>
          <w:tcPr>
            <w:tcW w:w="3260" w:type="dxa"/>
            <w:tcBorders>
              <w:top w:val="single" w:sz="6" w:space="0" w:color="auto"/>
              <w:bottom w:val="single" w:sz="6" w:space="0" w:color="auto"/>
            </w:tcBorders>
          </w:tcPr>
          <w:p w14:paraId="004CE547" w14:textId="77777777" w:rsidR="00B95479" w:rsidRDefault="00B95479" w:rsidP="00A45A60">
            <w:pPr>
              <w:widowControl w:val="0"/>
              <w:jc w:val="left"/>
            </w:pPr>
            <w:r>
              <w:t>Characteristics will be based on customer and product settings as well line item assigments.</w:t>
            </w:r>
          </w:p>
        </w:tc>
        <w:tc>
          <w:tcPr>
            <w:tcW w:w="4536" w:type="dxa"/>
            <w:tcBorders>
              <w:top w:val="single" w:sz="6" w:space="0" w:color="auto"/>
              <w:bottom w:val="single" w:sz="6" w:space="0" w:color="auto"/>
            </w:tcBorders>
          </w:tcPr>
          <w:p w14:paraId="004CE548" w14:textId="77777777" w:rsidR="00B95479" w:rsidRPr="008B5C81" w:rsidRDefault="00B95479" w:rsidP="00A45A60">
            <w:pPr>
              <w:pStyle w:val="CommentText"/>
              <w:widowControl w:val="0"/>
              <w:jc w:val="left"/>
              <w:outlineLvl w:val="3"/>
              <w:rPr>
                <w:u w:val="single"/>
              </w:rPr>
            </w:pPr>
            <w:r w:rsidRPr="008B5C81">
              <w:rPr>
                <w:u w:val="single"/>
              </w:rPr>
              <w:t>Configuration:</w:t>
            </w:r>
          </w:p>
          <w:p w14:paraId="004CE549" w14:textId="77777777" w:rsidR="00B95479" w:rsidRDefault="00B95479" w:rsidP="005C4CAF">
            <w:pPr>
              <w:pStyle w:val="CommentText"/>
              <w:widowControl w:val="0"/>
              <w:numPr>
                <w:ilvl w:val="0"/>
                <w:numId w:val="8"/>
              </w:numPr>
              <w:jc w:val="left"/>
              <w:outlineLvl w:val="3"/>
            </w:pPr>
            <w:r>
              <w:t>Characteristics (refer to section 7.5.1)</w:t>
            </w:r>
          </w:p>
          <w:p w14:paraId="004CE54A" w14:textId="77777777" w:rsidR="00B95479" w:rsidRDefault="00B95479" w:rsidP="00A45A60">
            <w:pPr>
              <w:pStyle w:val="CommentText"/>
              <w:widowControl w:val="0"/>
              <w:jc w:val="left"/>
              <w:outlineLvl w:val="3"/>
            </w:pPr>
          </w:p>
          <w:p w14:paraId="004CE54B" w14:textId="77777777" w:rsidR="000E749F" w:rsidRPr="00A45A60" w:rsidRDefault="000E749F" w:rsidP="000E749F">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54C" w14:textId="77777777" w:rsidR="00B95479" w:rsidRPr="000E749F" w:rsidRDefault="006C09C8" w:rsidP="000E749F">
            <w:pPr>
              <w:pStyle w:val="TableText"/>
              <w:keepLines w:val="0"/>
              <w:widowControl w:val="0"/>
              <w:outlineLvl w:val="3"/>
              <w:rPr>
                <w:rFonts w:ascii="Verdana" w:hAnsi="Verdana"/>
                <w:sz w:val="24"/>
              </w:rPr>
            </w:pPr>
            <w:r w:rsidRPr="000E749F">
              <w:rPr>
                <w:rFonts w:ascii="Verdana" w:hAnsi="Verdana" w:cs="Helv"/>
                <w:color w:val="000000"/>
                <w:sz w:val="20"/>
                <w:lang w:val="en-GB"/>
              </w:rPr>
              <w:t>EN543</w:t>
            </w:r>
          </w:p>
          <w:p w14:paraId="004CE54D" w14:textId="77777777" w:rsidR="00B95479" w:rsidRDefault="00B95479" w:rsidP="00A45A60">
            <w:pPr>
              <w:pStyle w:val="CommentText"/>
              <w:widowControl w:val="0"/>
              <w:jc w:val="left"/>
              <w:outlineLvl w:val="3"/>
            </w:pPr>
          </w:p>
          <w:p w14:paraId="004CE54E" w14:textId="77777777" w:rsidR="00B95479" w:rsidRDefault="00B95479" w:rsidP="00A45A60">
            <w:pPr>
              <w:pStyle w:val="CommentText"/>
              <w:widowControl w:val="0"/>
              <w:jc w:val="left"/>
              <w:outlineLvl w:val="3"/>
            </w:pPr>
          </w:p>
        </w:tc>
        <w:tc>
          <w:tcPr>
            <w:tcW w:w="1701" w:type="dxa"/>
            <w:tcBorders>
              <w:top w:val="single" w:sz="6" w:space="0" w:color="auto"/>
              <w:bottom w:val="single" w:sz="6" w:space="0" w:color="auto"/>
              <w:right w:val="single" w:sz="6" w:space="0" w:color="auto"/>
            </w:tcBorders>
          </w:tcPr>
          <w:p w14:paraId="004CE54F" w14:textId="77777777" w:rsidR="00B95479" w:rsidRPr="009F1B51" w:rsidRDefault="00B95479" w:rsidP="00A45A60">
            <w:pPr>
              <w:pStyle w:val="CommentText"/>
              <w:widowControl w:val="0"/>
              <w:jc w:val="left"/>
            </w:pPr>
          </w:p>
        </w:tc>
      </w:tr>
      <w:tr w:rsidR="00B95479" w:rsidRPr="009F1B51" w14:paraId="004CE55C" w14:textId="77777777" w:rsidTr="003B3D47">
        <w:trPr>
          <w:trHeight w:val="1213"/>
        </w:trPr>
        <w:tc>
          <w:tcPr>
            <w:tcW w:w="709" w:type="dxa"/>
            <w:tcBorders>
              <w:top w:val="single" w:sz="6" w:space="0" w:color="auto"/>
              <w:left w:val="single" w:sz="6" w:space="0" w:color="auto"/>
              <w:bottom w:val="single" w:sz="6" w:space="0" w:color="auto"/>
            </w:tcBorders>
          </w:tcPr>
          <w:p w14:paraId="004CE551" w14:textId="77777777" w:rsidR="00B95479" w:rsidRPr="00D3723F" w:rsidRDefault="00B95479" w:rsidP="008F5BBA">
            <w:pPr>
              <w:rPr>
                <w:b/>
              </w:rPr>
            </w:pPr>
            <w:r>
              <w:t>4</w:t>
            </w:r>
          </w:p>
        </w:tc>
        <w:tc>
          <w:tcPr>
            <w:tcW w:w="1134" w:type="dxa"/>
            <w:tcBorders>
              <w:top w:val="single" w:sz="6" w:space="0" w:color="auto"/>
              <w:bottom w:val="single" w:sz="6" w:space="0" w:color="auto"/>
            </w:tcBorders>
          </w:tcPr>
          <w:p w14:paraId="004CE552" w14:textId="77777777" w:rsidR="00B95479" w:rsidRPr="00B95479" w:rsidRDefault="00B95479" w:rsidP="008F5BBA">
            <w:r w:rsidRPr="00D3723F">
              <w:t>6.5</w:t>
            </w:r>
          </w:p>
        </w:tc>
        <w:tc>
          <w:tcPr>
            <w:tcW w:w="2127" w:type="dxa"/>
            <w:tcBorders>
              <w:top w:val="single" w:sz="6" w:space="0" w:color="auto"/>
              <w:bottom w:val="single" w:sz="6" w:space="0" w:color="auto"/>
            </w:tcBorders>
          </w:tcPr>
          <w:p w14:paraId="004CE553" w14:textId="77777777" w:rsidR="00B95479" w:rsidRDefault="00B95479" w:rsidP="00A45A60">
            <w:pPr>
              <w:widowControl w:val="0"/>
              <w:rPr>
                <w:lang w:val="en-GB"/>
              </w:rPr>
            </w:pPr>
            <w:r>
              <w:rPr>
                <w:lang w:val="en-GB"/>
              </w:rPr>
              <w:t>Operating Concern</w:t>
            </w:r>
          </w:p>
        </w:tc>
        <w:tc>
          <w:tcPr>
            <w:tcW w:w="3260" w:type="dxa"/>
            <w:tcBorders>
              <w:top w:val="single" w:sz="6" w:space="0" w:color="auto"/>
              <w:bottom w:val="single" w:sz="6" w:space="0" w:color="auto"/>
            </w:tcBorders>
          </w:tcPr>
          <w:p w14:paraId="004CE554" w14:textId="77777777" w:rsidR="00B95479" w:rsidRDefault="00B95479" w:rsidP="00A45A60">
            <w:pPr>
              <w:widowControl w:val="0"/>
            </w:pPr>
            <w:r>
              <w:t>Document numbers assigned to the COPA postings will be taken from the standard number range.</w:t>
            </w:r>
          </w:p>
        </w:tc>
        <w:tc>
          <w:tcPr>
            <w:tcW w:w="4536" w:type="dxa"/>
            <w:tcBorders>
              <w:top w:val="single" w:sz="6" w:space="0" w:color="auto"/>
              <w:bottom w:val="single" w:sz="6" w:space="0" w:color="auto"/>
            </w:tcBorders>
          </w:tcPr>
          <w:p w14:paraId="004CE555" w14:textId="77777777" w:rsidR="00B95479" w:rsidRPr="008B5C81" w:rsidRDefault="00B95479" w:rsidP="00A45A60">
            <w:pPr>
              <w:pStyle w:val="CommentText"/>
              <w:widowControl w:val="0"/>
              <w:jc w:val="left"/>
              <w:outlineLvl w:val="3"/>
              <w:rPr>
                <w:u w:val="single"/>
              </w:rPr>
            </w:pPr>
            <w:r w:rsidRPr="008B5C81">
              <w:rPr>
                <w:u w:val="single"/>
              </w:rPr>
              <w:t>Configuration:</w:t>
            </w:r>
          </w:p>
          <w:p w14:paraId="004CE556" w14:textId="77777777" w:rsidR="00B95479" w:rsidRDefault="00B95479" w:rsidP="005C4CAF">
            <w:pPr>
              <w:pStyle w:val="CommentText"/>
              <w:widowControl w:val="0"/>
              <w:numPr>
                <w:ilvl w:val="0"/>
                <w:numId w:val="8"/>
              </w:numPr>
              <w:jc w:val="left"/>
              <w:outlineLvl w:val="3"/>
            </w:pPr>
            <w:r>
              <w:t xml:space="preserve">Document Number range </w:t>
            </w:r>
            <w:r w:rsidRPr="00315A1C">
              <w:t>0000000001</w:t>
            </w:r>
            <w:r>
              <w:t xml:space="preserve"> to </w:t>
            </w:r>
            <w:r w:rsidRPr="00315A1C">
              <w:t>0999999999</w:t>
            </w:r>
          </w:p>
          <w:p w14:paraId="004CE557" w14:textId="77777777" w:rsidR="00B95479" w:rsidRDefault="00B95479" w:rsidP="00A45A60">
            <w:pPr>
              <w:pStyle w:val="CommentText"/>
              <w:widowControl w:val="0"/>
              <w:jc w:val="left"/>
              <w:outlineLvl w:val="3"/>
            </w:pPr>
          </w:p>
          <w:p w14:paraId="004CE558" w14:textId="77777777" w:rsidR="000E749F" w:rsidRPr="00A45A60" w:rsidRDefault="000E749F" w:rsidP="000E749F">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559" w14:textId="77777777" w:rsidR="000E749F" w:rsidRPr="003313FD" w:rsidRDefault="000E749F" w:rsidP="000E749F">
            <w:pPr>
              <w:pStyle w:val="TableText"/>
              <w:keepLines w:val="0"/>
              <w:widowControl w:val="0"/>
              <w:outlineLvl w:val="3"/>
              <w:rPr>
                <w:rFonts w:ascii="Verdana" w:hAnsi="Verdana"/>
                <w:sz w:val="20"/>
              </w:rPr>
            </w:pPr>
            <w:r>
              <w:rPr>
                <w:rFonts w:ascii="Verdana" w:hAnsi="Verdana"/>
                <w:sz w:val="20"/>
              </w:rPr>
              <w:t>N/A</w:t>
            </w:r>
          </w:p>
          <w:p w14:paraId="004CE55A" w14:textId="77777777" w:rsidR="00B95479" w:rsidRDefault="00B95479" w:rsidP="00A45A60">
            <w:pPr>
              <w:pStyle w:val="CommentText"/>
              <w:widowControl w:val="0"/>
              <w:jc w:val="left"/>
              <w:outlineLvl w:val="3"/>
            </w:pPr>
          </w:p>
        </w:tc>
        <w:tc>
          <w:tcPr>
            <w:tcW w:w="1701" w:type="dxa"/>
            <w:tcBorders>
              <w:top w:val="single" w:sz="6" w:space="0" w:color="auto"/>
              <w:bottom w:val="single" w:sz="6" w:space="0" w:color="auto"/>
              <w:right w:val="single" w:sz="6" w:space="0" w:color="auto"/>
            </w:tcBorders>
          </w:tcPr>
          <w:p w14:paraId="004CE55B" w14:textId="77777777" w:rsidR="00B95479" w:rsidRPr="009F1B51" w:rsidRDefault="00B95479" w:rsidP="00A45A60">
            <w:pPr>
              <w:pStyle w:val="CommentText"/>
              <w:widowControl w:val="0"/>
              <w:jc w:val="left"/>
            </w:pPr>
          </w:p>
        </w:tc>
      </w:tr>
      <w:tr w:rsidR="00D3723F" w:rsidRPr="009F1B51" w14:paraId="004CE568" w14:textId="77777777" w:rsidTr="003B3D47">
        <w:trPr>
          <w:trHeight w:val="1213"/>
        </w:trPr>
        <w:tc>
          <w:tcPr>
            <w:tcW w:w="709" w:type="dxa"/>
            <w:tcBorders>
              <w:top w:val="single" w:sz="6" w:space="0" w:color="auto"/>
              <w:left w:val="single" w:sz="6" w:space="0" w:color="auto"/>
              <w:bottom w:val="single" w:sz="6" w:space="0" w:color="auto"/>
            </w:tcBorders>
          </w:tcPr>
          <w:p w14:paraId="004CE55D" w14:textId="77777777" w:rsidR="00D3723F" w:rsidRPr="00BF4DE2" w:rsidRDefault="00BF4DE2" w:rsidP="008F5BBA">
            <w:r w:rsidRPr="00BF4DE2">
              <w:lastRenderedPageBreak/>
              <w:t>5</w:t>
            </w:r>
          </w:p>
        </w:tc>
        <w:tc>
          <w:tcPr>
            <w:tcW w:w="1134" w:type="dxa"/>
            <w:tcBorders>
              <w:top w:val="single" w:sz="6" w:space="0" w:color="auto"/>
              <w:bottom w:val="single" w:sz="6" w:space="0" w:color="auto"/>
            </w:tcBorders>
          </w:tcPr>
          <w:p w14:paraId="004CE55E" w14:textId="77777777" w:rsidR="00D3723F" w:rsidRDefault="00BF4DE2" w:rsidP="008F5BBA">
            <w:r w:rsidRPr="00BF4DE2">
              <w:t>6.5</w:t>
            </w:r>
          </w:p>
        </w:tc>
        <w:tc>
          <w:tcPr>
            <w:tcW w:w="2127" w:type="dxa"/>
            <w:tcBorders>
              <w:top w:val="single" w:sz="6" w:space="0" w:color="auto"/>
              <w:bottom w:val="single" w:sz="6" w:space="0" w:color="auto"/>
            </w:tcBorders>
          </w:tcPr>
          <w:p w14:paraId="004CE55F" w14:textId="77777777" w:rsidR="00D3723F" w:rsidRDefault="00BF4DE2" w:rsidP="00A45A60">
            <w:pPr>
              <w:widowControl w:val="0"/>
              <w:rPr>
                <w:lang w:val="en-GB"/>
              </w:rPr>
            </w:pPr>
            <w:r>
              <w:rPr>
                <w:lang w:val="en-GB"/>
              </w:rPr>
              <w:t>Value Fields</w:t>
            </w:r>
          </w:p>
        </w:tc>
        <w:tc>
          <w:tcPr>
            <w:tcW w:w="3260" w:type="dxa"/>
            <w:tcBorders>
              <w:top w:val="single" w:sz="6" w:space="0" w:color="auto"/>
              <w:bottom w:val="single" w:sz="6" w:space="0" w:color="auto"/>
            </w:tcBorders>
          </w:tcPr>
          <w:p w14:paraId="004CE560" w14:textId="77777777" w:rsidR="00D3723F" w:rsidRDefault="00D3723F" w:rsidP="00A45A60">
            <w:pPr>
              <w:widowControl w:val="0"/>
            </w:pPr>
            <w:r>
              <w:t>Value fields to be mapped at a level to support reporting.</w:t>
            </w:r>
          </w:p>
        </w:tc>
        <w:tc>
          <w:tcPr>
            <w:tcW w:w="4536" w:type="dxa"/>
            <w:tcBorders>
              <w:top w:val="single" w:sz="6" w:space="0" w:color="auto"/>
              <w:bottom w:val="single" w:sz="6" w:space="0" w:color="auto"/>
            </w:tcBorders>
          </w:tcPr>
          <w:p w14:paraId="004CE561" w14:textId="77777777" w:rsidR="00D3723F" w:rsidRPr="00BF4DE2" w:rsidRDefault="00D3723F" w:rsidP="00A45A60">
            <w:pPr>
              <w:pStyle w:val="CommentText"/>
              <w:widowControl w:val="0"/>
              <w:jc w:val="left"/>
              <w:outlineLvl w:val="3"/>
              <w:rPr>
                <w:u w:val="single"/>
              </w:rPr>
            </w:pPr>
            <w:r w:rsidRPr="00BF4DE2">
              <w:rPr>
                <w:u w:val="single"/>
              </w:rPr>
              <w:t>Configuration</w:t>
            </w:r>
            <w:r w:rsidR="00BF4DE2" w:rsidRPr="00BF4DE2">
              <w:rPr>
                <w:u w:val="single"/>
              </w:rPr>
              <w:t>:</w:t>
            </w:r>
          </w:p>
          <w:p w14:paraId="004CE562" w14:textId="77777777" w:rsidR="00D3723F" w:rsidRDefault="00D3723F" w:rsidP="005C4CAF">
            <w:pPr>
              <w:pStyle w:val="CommentText"/>
              <w:widowControl w:val="0"/>
              <w:numPr>
                <w:ilvl w:val="0"/>
                <w:numId w:val="8"/>
              </w:numPr>
              <w:jc w:val="left"/>
              <w:outlineLvl w:val="3"/>
            </w:pPr>
            <w:r>
              <w:t>Value fields will be mapped to SD pricing conditions on a one-to-one basis.</w:t>
            </w:r>
            <w:r w:rsidR="00BF4DE2">
              <w:t xml:space="preserve"> Refer to section 7.5.1 for value field details.</w:t>
            </w:r>
          </w:p>
          <w:p w14:paraId="004CE563" w14:textId="77777777" w:rsidR="00D3723F" w:rsidRDefault="00D3723F" w:rsidP="00A45A60">
            <w:pPr>
              <w:pStyle w:val="CommentText"/>
              <w:widowControl w:val="0"/>
              <w:jc w:val="left"/>
              <w:outlineLvl w:val="3"/>
            </w:pPr>
          </w:p>
          <w:p w14:paraId="004CE564" w14:textId="77777777" w:rsidR="000E749F" w:rsidRPr="00A45A60" w:rsidRDefault="000E749F" w:rsidP="000E749F">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565" w14:textId="77777777" w:rsidR="000E749F" w:rsidRPr="003313FD" w:rsidRDefault="000E749F" w:rsidP="000E749F">
            <w:pPr>
              <w:pStyle w:val="TableText"/>
              <w:keepLines w:val="0"/>
              <w:widowControl w:val="0"/>
              <w:outlineLvl w:val="3"/>
              <w:rPr>
                <w:rFonts w:ascii="Verdana" w:hAnsi="Verdana"/>
                <w:sz w:val="20"/>
              </w:rPr>
            </w:pPr>
            <w:r>
              <w:rPr>
                <w:rFonts w:ascii="Verdana" w:hAnsi="Verdana"/>
                <w:sz w:val="20"/>
              </w:rPr>
              <w:t>N/A</w:t>
            </w:r>
          </w:p>
          <w:p w14:paraId="004CE566" w14:textId="77777777" w:rsidR="00D3723F" w:rsidRDefault="00D3723F" w:rsidP="00A45A60">
            <w:pPr>
              <w:pStyle w:val="CommentText"/>
              <w:widowControl w:val="0"/>
              <w:jc w:val="left"/>
              <w:outlineLvl w:val="3"/>
            </w:pPr>
          </w:p>
        </w:tc>
        <w:tc>
          <w:tcPr>
            <w:tcW w:w="1701" w:type="dxa"/>
            <w:tcBorders>
              <w:top w:val="single" w:sz="6" w:space="0" w:color="auto"/>
              <w:bottom w:val="single" w:sz="6" w:space="0" w:color="auto"/>
              <w:right w:val="single" w:sz="6" w:space="0" w:color="auto"/>
            </w:tcBorders>
          </w:tcPr>
          <w:p w14:paraId="004CE567" w14:textId="77777777" w:rsidR="00D3723F" w:rsidRPr="009F1B51" w:rsidRDefault="00D3723F" w:rsidP="00A45A60">
            <w:pPr>
              <w:pStyle w:val="CommentText"/>
              <w:widowControl w:val="0"/>
              <w:jc w:val="left"/>
            </w:pPr>
          </w:p>
        </w:tc>
      </w:tr>
      <w:tr w:rsidR="00BF4DE2" w:rsidRPr="009F1B51" w14:paraId="004CE574" w14:textId="77777777" w:rsidTr="003B3D47">
        <w:trPr>
          <w:trHeight w:val="1213"/>
        </w:trPr>
        <w:tc>
          <w:tcPr>
            <w:tcW w:w="709" w:type="dxa"/>
            <w:tcBorders>
              <w:top w:val="single" w:sz="6" w:space="0" w:color="auto"/>
              <w:left w:val="single" w:sz="6" w:space="0" w:color="auto"/>
              <w:bottom w:val="single" w:sz="6" w:space="0" w:color="auto"/>
            </w:tcBorders>
          </w:tcPr>
          <w:p w14:paraId="004CE569" w14:textId="77777777" w:rsidR="00BF4DE2" w:rsidRPr="00BF4DE2" w:rsidRDefault="00BF4DE2" w:rsidP="008F5BBA">
            <w:r>
              <w:t>6</w:t>
            </w:r>
          </w:p>
        </w:tc>
        <w:tc>
          <w:tcPr>
            <w:tcW w:w="1134" w:type="dxa"/>
            <w:tcBorders>
              <w:top w:val="single" w:sz="6" w:space="0" w:color="auto"/>
              <w:bottom w:val="single" w:sz="6" w:space="0" w:color="auto"/>
            </w:tcBorders>
          </w:tcPr>
          <w:p w14:paraId="004CE56A" w14:textId="77777777" w:rsidR="00BF4DE2" w:rsidRPr="00BF4DE2" w:rsidRDefault="00BF4DE2" w:rsidP="008F5BBA">
            <w:r>
              <w:t>6.5</w:t>
            </w:r>
          </w:p>
        </w:tc>
        <w:tc>
          <w:tcPr>
            <w:tcW w:w="2127" w:type="dxa"/>
            <w:tcBorders>
              <w:top w:val="single" w:sz="6" w:space="0" w:color="auto"/>
              <w:bottom w:val="single" w:sz="6" w:space="0" w:color="auto"/>
            </w:tcBorders>
          </w:tcPr>
          <w:p w14:paraId="004CE56B" w14:textId="77777777" w:rsidR="00BF4DE2" w:rsidRDefault="00BF4DE2" w:rsidP="00A45A60">
            <w:pPr>
              <w:widowControl w:val="0"/>
              <w:rPr>
                <w:lang w:val="en-GB"/>
              </w:rPr>
            </w:pPr>
            <w:r>
              <w:rPr>
                <w:lang w:val="en-GB"/>
              </w:rPr>
              <w:t>Value Fields</w:t>
            </w:r>
          </w:p>
        </w:tc>
        <w:tc>
          <w:tcPr>
            <w:tcW w:w="3260" w:type="dxa"/>
            <w:tcBorders>
              <w:top w:val="single" w:sz="6" w:space="0" w:color="auto"/>
              <w:bottom w:val="single" w:sz="6" w:space="0" w:color="auto"/>
            </w:tcBorders>
          </w:tcPr>
          <w:p w14:paraId="004CE56C" w14:textId="77777777" w:rsidR="00BF4DE2" w:rsidRDefault="00A06F6D" w:rsidP="00A45A60">
            <w:pPr>
              <w:widowControl w:val="0"/>
            </w:pPr>
            <w:r>
              <w:t xml:space="preserve">For direct postings from FI (GL, AR) will be mapped. </w:t>
            </w:r>
          </w:p>
        </w:tc>
        <w:tc>
          <w:tcPr>
            <w:tcW w:w="4536" w:type="dxa"/>
            <w:tcBorders>
              <w:top w:val="single" w:sz="6" w:space="0" w:color="auto"/>
              <w:bottom w:val="single" w:sz="6" w:space="0" w:color="auto"/>
            </w:tcBorders>
          </w:tcPr>
          <w:p w14:paraId="004CE56D" w14:textId="77777777" w:rsidR="002910EE" w:rsidRPr="00BF4DE2" w:rsidRDefault="002910EE" w:rsidP="00A45A60">
            <w:pPr>
              <w:pStyle w:val="CommentText"/>
              <w:widowControl w:val="0"/>
              <w:jc w:val="left"/>
              <w:outlineLvl w:val="3"/>
              <w:rPr>
                <w:u w:val="single"/>
              </w:rPr>
            </w:pPr>
            <w:r w:rsidRPr="00BF4DE2">
              <w:rPr>
                <w:u w:val="single"/>
              </w:rPr>
              <w:t>Configuration:</w:t>
            </w:r>
          </w:p>
          <w:p w14:paraId="004CE56E" w14:textId="77777777" w:rsidR="002910EE" w:rsidRDefault="002910EE" w:rsidP="005C4CAF">
            <w:pPr>
              <w:pStyle w:val="CommentText"/>
              <w:widowControl w:val="0"/>
              <w:numPr>
                <w:ilvl w:val="0"/>
                <w:numId w:val="8"/>
              </w:numPr>
              <w:jc w:val="left"/>
              <w:outlineLvl w:val="3"/>
            </w:pPr>
            <w:r>
              <w:t>Create a new PA transfer structure to map value fields to GL accounts. Note that this will also mean creating additional value fields to the ones identified for SD pricing conditions.</w:t>
            </w:r>
          </w:p>
          <w:p w14:paraId="004CE56F" w14:textId="77777777" w:rsidR="002910EE" w:rsidRDefault="002910EE" w:rsidP="00A45A60">
            <w:pPr>
              <w:pStyle w:val="CommentText"/>
              <w:widowControl w:val="0"/>
              <w:jc w:val="left"/>
              <w:outlineLvl w:val="3"/>
            </w:pPr>
          </w:p>
          <w:p w14:paraId="004CE570" w14:textId="77777777" w:rsidR="000E749F" w:rsidRPr="00A45A60" w:rsidRDefault="000E749F" w:rsidP="000E749F">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571" w14:textId="77777777" w:rsidR="000E749F" w:rsidRPr="003313FD" w:rsidRDefault="000E749F" w:rsidP="000E749F">
            <w:pPr>
              <w:pStyle w:val="TableText"/>
              <w:keepLines w:val="0"/>
              <w:widowControl w:val="0"/>
              <w:outlineLvl w:val="3"/>
              <w:rPr>
                <w:rFonts w:ascii="Verdana" w:hAnsi="Verdana"/>
                <w:sz w:val="20"/>
              </w:rPr>
            </w:pPr>
            <w:r>
              <w:rPr>
                <w:rFonts w:ascii="Verdana" w:hAnsi="Verdana"/>
                <w:sz w:val="20"/>
              </w:rPr>
              <w:t>N/A</w:t>
            </w:r>
          </w:p>
          <w:p w14:paraId="004CE572" w14:textId="77777777" w:rsidR="00BF4DE2" w:rsidRPr="00BF4DE2" w:rsidRDefault="00BF4DE2" w:rsidP="00A45A60">
            <w:pPr>
              <w:pStyle w:val="CommentText"/>
              <w:widowControl w:val="0"/>
              <w:jc w:val="left"/>
              <w:outlineLvl w:val="3"/>
              <w:rPr>
                <w:u w:val="single"/>
              </w:rPr>
            </w:pPr>
          </w:p>
        </w:tc>
        <w:tc>
          <w:tcPr>
            <w:tcW w:w="1701" w:type="dxa"/>
            <w:tcBorders>
              <w:top w:val="single" w:sz="6" w:space="0" w:color="auto"/>
              <w:bottom w:val="single" w:sz="6" w:space="0" w:color="auto"/>
              <w:right w:val="single" w:sz="6" w:space="0" w:color="auto"/>
            </w:tcBorders>
          </w:tcPr>
          <w:p w14:paraId="004CE573" w14:textId="77777777" w:rsidR="00BF4DE2" w:rsidRPr="009F1B51" w:rsidRDefault="00BF4DE2" w:rsidP="00A45A60">
            <w:pPr>
              <w:pStyle w:val="CommentText"/>
              <w:widowControl w:val="0"/>
              <w:jc w:val="left"/>
            </w:pPr>
          </w:p>
        </w:tc>
      </w:tr>
      <w:tr w:rsidR="005F783E" w:rsidRPr="009F1B51" w14:paraId="004CE580" w14:textId="77777777" w:rsidTr="003B3D47">
        <w:trPr>
          <w:trHeight w:val="1213"/>
        </w:trPr>
        <w:tc>
          <w:tcPr>
            <w:tcW w:w="709" w:type="dxa"/>
            <w:tcBorders>
              <w:top w:val="single" w:sz="6" w:space="0" w:color="auto"/>
              <w:left w:val="single" w:sz="6" w:space="0" w:color="auto"/>
              <w:bottom w:val="single" w:sz="6" w:space="0" w:color="auto"/>
            </w:tcBorders>
          </w:tcPr>
          <w:p w14:paraId="004CE575" w14:textId="77777777" w:rsidR="005F783E" w:rsidRDefault="005F783E" w:rsidP="008F5BBA">
            <w:r>
              <w:t>7</w:t>
            </w:r>
          </w:p>
        </w:tc>
        <w:tc>
          <w:tcPr>
            <w:tcW w:w="1134" w:type="dxa"/>
            <w:tcBorders>
              <w:top w:val="single" w:sz="6" w:space="0" w:color="auto"/>
              <w:bottom w:val="single" w:sz="6" w:space="0" w:color="auto"/>
            </w:tcBorders>
          </w:tcPr>
          <w:p w14:paraId="004CE576" w14:textId="77777777" w:rsidR="005F783E" w:rsidRDefault="005F783E" w:rsidP="008F5BBA">
            <w:r>
              <w:t>6.5</w:t>
            </w:r>
          </w:p>
        </w:tc>
        <w:tc>
          <w:tcPr>
            <w:tcW w:w="2127" w:type="dxa"/>
            <w:tcBorders>
              <w:top w:val="single" w:sz="6" w:space="0" w:color="auto"/>
              <w:bottom w:val="single" w:sz="6" w:space="0" w:color="auto"/>
            </w:tcBorders>
          </w:tcPr>
          <w:p w14:paraId="004CE577" w14:textId="77777777" w:rsidR="005F783E" w:rsidRDefault="005F783E" w:rsidP="00A45A60">
            <w:pPr>
              <w:widowControl w:val="0"/>
              <w:rPr>
                <w:lang w:val="en-GB"/>
              </w:rPr>
            </w:pPr>
            <w:r>
              <w:rPr>
                <w:lang w:val="en-GB"/>
              </w:rPr>
              <w:t>Record Types</w:t>
            </w:r>
          </w:p>
        </w:tc>
        <w:tc>
          <w:tcPr>
            <w:tcW w:w="3260" w:type="dxa"/>
            <w:tcBorders>
              <w:top w:val="single" w:sz="6" w:space="0" w:color="auto"/>
              <w:bottom w:val="single" w:sz="6" w:space="0" w:color="auto"/>
            </w:tcBorders>
          </w:tcPr>
          <w:p w14:paraId="004CE578" w14:textId="77777777" w:rsidR="005F783E" w:rsidRDefault="005F783E" w:rsidP="00A45A60">
            <w:pPr>
              <w:widowControl w:val="0"/>
            </w:pPr>
            <w:r>
              <w:t>Record types are assigned to COPA line item postings dependent on source.</w:t>
            </w:r>
          </w:p>
        </w:tc>
        <w:tc>
          <w:tcPr>
            <w:tcW w:w="4536" w:type="dxa"/>
            <w:tcBorders>
              <w:top w:val="single" w:sz="6" w:space="0" w:color="auto"/>
              <w:bottom w:val="single" w:sz="6" w:space="0" w:color="auto"/>
            </w:tcBorders>
          </w:tcPr>
          <w:p w14:paraId="004CE579" w14:textId="77777777" w:rsidR="005F783E" w:rsidRPr="00BF4DE2" w:rsidRDefault="005F783E" w:rsidP="00A45A60">
            <w:pPr>
              <w:pStyle w:val="CommentText"/>
              <w:widowControl w:val="0"/>
              <w:jc w:val="left"/>
              <w:outlineLvl w:val="3"/>
              <w:rPr>
                <w:u w:val="single"/>
              </w:rPr>
            </w:pPr>
            <w:r w:rsidRPr="00BF4DE2">
              <w:rPr>
                <w:u w:val="single"/>
              </w:rPr>
              <w:t>Configuration:</w:t>
            </w:r>
          </w:p>
          <w:p w14:paraId="004CE57A" w14:textId="77777777" w:rsidR="005F783E" w:rsidRDefault="005F783E" w:rsidP="005C4CAF">
            <w:pPr>
              <w:pStyle w:val="CommentText"/>
              <w:widowControl w:val="0"/>
              <w:numPr>
                <w:ilvl w:val="0"/>
                <w:numId w:val="8"/>
              </w:numPr>
              <w:jc w:val="left"/>
              <w:outlineLvl w:val="3"/>
            </w:pPr>
            <w:r>
              <w:t xml:space="preserve">COPA will be populated from SD or FI (journals, AR invoices). Standard Record Types F (Billing Data) and </w:t>
            </w:r>
            <w:r w:rsidR="004B754B">
              <w:t>B (Direct posting from FI) will used.</w:t>
            </w:r>
          </w:p>
          <w:p w14:paraId="004CE57B" w14:textId="77777777" w:rsidR="005F783E" w:rsidRDefault="005F783E" w:rsidP="00A45A60">
            <w:pPr>
              <w:pStyle w:val="CommentText"/>
              <w:widowControl w:val="0"/>
              <w:jc w:val="left"/>
              <w:outlineLvl w:val="3"/>
            </w:pPr>
          </w:p>
          <w:p w14:paraId="004CE57C" w14:textId="77777777" w:rsidR="000E749F" w:rsidRPr="00A45A60" w:rsidRDefault="000E749F" w:rsidP="000E749F">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57D" w14:textId="77777777" w:rsidR="005F783E" w:rsidRDefault="000E749F" w:rsidP="003B3D47">
            <w:pPr>
              <w:pStyle w:val="TableText"/>
              <w:keepLines w:val="0"/>
              <w:widowControl w:val="0"/>
              <w:outlineLvl w:val="3"/>
              <w:rPr>
                <w:rFonts w:ascii="Verdana" w:hAnsi="Verdana"/>
                <w:sz w:val="20"/>
              </w:rPr>
            </w:pPr>
            <w:r>
              <w:rPr>
                <w:rFonts w:ascii="Verdana" w:hAnsi="Verdana"/>
                <w:sz w:val="20"/>
              </w:rPr>
              <w:t>N/A</w:t>
            </w:r>
          </w:p>
          <w:p w14:paraId="004CE57E" w14:textId="77777777" w:rsidR="003B3D47" w:rsidRPr="00BF4DE2" w:rsidRDefault="003B3D47" w:rsidP="003B3D47">
            <w:pPr>
              <w:pStyle w:val="TableText"/>
              <w:keepLines w:val="0"/>
              <w:widowControl w:val="0"/>
              <w:outlineLvl w:val="3"/>
              <w:rPr>
                <w:u w:val="single"/>
              </w:rPr>
            </w:pPr>
          </w:p>
        </w:tc>
        <w:tc>
          <w:tcPr>
            <w:tcW w:w="1701" w:type="dxa"/>
            <w:tcBorders>
              <w:top w:val="single" w:sz="6" w:space="0" w:color="auto"/>
              <w:bottom w:val="single" w:sz="6" w:space="0" w:color="auto"/>
              <w:right w:val="single" w:sz="6" w:space="0" w:color="auto"/>
            </w:tcBorders>
          </w:tcPr>
          <w:p w14:paraId="004CE57F" w14:textId="77777777" w:rsidR="005F783E" w:rsidRPr="009F1B51" w:rsidRDefault="005F783E" w:rsidP="00A45A60">
            <w:pPr>
              <w:pStyle w:val="CommentText"/>
              <w:widowControl w:val="0"/>
              <w:jc w:val="left"/>
            </w:pPr>
          </w:p>
        </w:tc>
      </w:tr>
    </w:tbl>
    <w:p w14:paraId="004CE581" w14:textId="77777777" w:rsidR="00D112CD" w:rsidRDefault="00D112CD" w:rsidP="00A45A60">
      <w:pPr>
        <w:widowControl w:val="0"/>
        <w:rPr>
          <w:lang w:val="en-GB"/>
        </w:rPr>
      </w:pPr>
    </w:p>
    <w:p w14:paraId="004CE582" w14:textId="77777777" w:rsidR="003B3D47" w:rsidRDefault="003B3D47" w:rsidP="00A45A60">
      <w:pPr>
        <w:widowControl w:val="0"/>
        <w:rPr>
          <w:lang w:val="en-GB"/>
        </w:rPr>
      </w:pPr>
    </w:p>
    <w:p w14:paraId="004CE583" w14:textId="77777777" w:rsidR="003B3D47" w:rsidRDefault="003B3D47" w:rsidP="00A45A60">
      <w:pPr>
        <w:widowControl w:val="0"/>
        <w:rPr>
          <w:lang w:val="en-GB"/>
        </w:rPr>
      </w:pPr>
    </w:p>
    <w:p w14:paraId="004CE584" w14:textId="77777777" w:rsidR="00D1566E" w:rsidRDefault="00916883" w:rsidP="00A45A60">
      <w:pPr>
        <w:pStyle w:val="Heading2"/>
        <w:widowControl w:val="0"/>
        <w:rPr>
          <w:lang w:val="en-GB"/>
        </w:rPr>
      </w:pPr>
      <w:bookmarkStart w:id="445" w:name="_Toc421089931"/>
      <w:r>
        <w:rPr>
          <w:lang w:val="en-GB"/>
        </w:rPr>
        <w:lastRenderedPageBreak/>
        <w:t>Product Costing</w:t>
      </w:r>
      <w:bookmarkEnd w:id="445"/>
    </w:p>
    <w:p w14:paraId="004CE585" w14:textId="77777777" w:rsidR="00367D76" w:rsidRDefault="00367D76" w:rsidP="00A45A60">
      <w:pPr>
        <w:widowControl w:val="0"/>
        <w:rPr>
          <w:lang w:val="en-GB"/>
        </w:rPr>
      </w:pPr>
    </w:p>
    <w:p w14:paraId="004CE586" w14:textId="77777777" w:rsidR="00367D76" w:rsidRPr="00367D76" w:rsidRDefault="00367D76" w:rsidP="00A45A60">
      <w:pPr>
        <w:widowControl w:val="0"/>
        <w:rPr>
          <w:lang w:val="en-GB"/>
        </w:rPr>
      </w:pPr>
    </w:p>
    <w:tbl>
      <w:tblPr>
        <w:tblW w:w="0" w:type="auto"/>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107" w:type="dxa"/>
          <w:right w:w="107" w:type="dxa"/>
        </w:tblCellMar>
        <w:tblLook w:val="0000" w:firstRow="0" w:lastRow="0" w:firstColumn="0" w:lastColumn="0" w:noHBand="0" w:noVBand="0"/>
      </w:tblPr>
      <w:tblGrid>
        <w:gridCol w:w="792"/>
        <w:gridCol w:w="1086"/>
        <w:gridCol w:w="1862"/>
        <w:gridCol w:w="2446"/>
        <w:gridCol w:w="6385"/>
        <w:gridCol w:w="1001"/>
      </w:tblGrid>
      <w:tr w:rsidR="003676B6" w:rsidRPr="009F1B51" w14:paraId="004CE58D" w14:textId="77777777" w:rsidTr="004913EE">
        <w:trPr>
          <w:tblHeader/>
        </w:trPr>
        <w:tc>
          <w:tcPr>
            <w:tcW w:w="792" w:type="dxa"/>
            <w:tcBorders>
              <w:top w:val="single" w:sz="4" w:space="0" w:color="auto"/>
              <w:left w:val="single" w:sz="4" w:space="0" w:color="auto"/>
              <w:bottom w:val="single" w:sz="4" w:space="0" w:color="auto"/>
              <w:right w:val="single" w:sz="4" w:space="0" w:color="auto"/>
            </w:tcBorders>
            <w:shd w:val="clear" w:color="auto" w:fill="FF0000"/>
          </w:tcPr>
          <w:p w14:paraId="004CE587" w14:textId="77777777" w:rsidR="00D112CD" w:rsidRPr="009F1B51" w:rsidRDefault="00D112CD"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No.</w:t>
            </w:r>
          </w:p>
        </w:tc>
        <w:tc>
          <w:tcPr>
            <w:tcW w:w="1086" w:type="dxa"/>
            <w:tcBorders>
              <w:top w:val="single" w:sz="4" w:space="0" w:color="auto"/>
              <w:left w:val="single" w:sz="4" w:space="0" w:color="auto"/>
              <w:bottom w:val="single" w:sz="4" w:space="0" w:color="auto"/>
              <w:right w:val="single" w:sz="4" w:space="0" w:color="auto"/>
            </w:tcBorders>
            <w:shd w:val="clear" w:color="auto" w:fill="FF0000"/>
          </w:tcPr>
          <w:p w14:paraId="004CE588" w14:textId="77777777" w:rsidR="00D112CD" w:rsidRPr="009F1B51" w:rsidRDefault="00D112CD"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Process</w:t>
            </w:r>
          </w:p>
        </w:tc>
        <w:tc>
          <w:tcPr>
            <w:tcW w:w="1862" w:type="dxa"/>
            <w:tcBorders>
              <w:top w:val="single" w:sz="4" w:space="0" w:color="auto"/>
              <w:left w:val="single" w:sz="4" w:space="0" w:color="auto"/>
              <w:bottom w:val="single" w:sz="4" w:space="0" w:color="auto"/>
              <w:right w:val="single" w:sz="4" w:space="0" w:color="auto"/>
            </w:tcBorders>
            <w:shd w:val="clear" w:color="auto" w:fill="FF0000"/>
          </w:tcPr>
          <w:p w14:paraId="004CE589" w14:textId="77777777" w:rsidR="00D112CD" w:rsidRPr="009F1B51" w:rsidRDefault="00D112CD"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 xml:space="preserve">Description of </w:t>
            </w:r>
            <w:r w:rsidR="001A178B">
              <w:rPr>
                <w:rFonts w:ascii="Verdana" w:hAnsi="Verdana"/>
                <w:color w:val="FFFFFF" w:themeColor="background1"/>
                <w:sz w:val="20"/>
              </w:rPr>
              <w:t xml:space="preserve">the </w:t>
            </w:r>
            <w:r w:rsidRPr="009F1B51">
              <w:rPr>
                <w:rFonts w:ascii="Verdana" w:hAnsi="Verdana"/>
                <w:color w:val="FFFFFF" w:themeColor="background1"/>
                <w:sz w:val="20"/>
              </w:rPr>
              <w:t>Object</w:t>
            </w:r>
          </w:p>
        </w:tc>
        <w:tc>
          <w:tcPr>
            <w:tcW w:w="2446" w:type="dxa"/>
            <w:tcBorders>
              <w:top w:val="single" w:sz="4" w:space="0" w:color="auto"/>
              <w:left w:val="single" w:sz="4" w:space="0" w:color="auto"/>
              <w:bottom w:val="single" w:sz="4" w:space="0" w:color="auto"/>
              <w:right w:val="single" w:sz="4" w:space="0" w:color="auto"/>
            </w:tcBorders>
            <w:shd w:val="clear" w:color="auto" w:fill="FF0000"/>
          </w:tcPr>
          <w:p w14:paraId="004CE58A" w14:textId="77777777" w:rsidR="00D112CD" w:rsidRPr="009F1B51" w:rsidRDefault="00D112CD"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Summary of SAP d</w:t>
            </w:r>
            <w:r w:rsidRPr="009F1B51">
              <w:rPr>
                <w:rFonts w:ascii="Verdana" w:hAnsi="Verdana"/>
                <w:color w:val="FFFFFF" w:themeColor="background1"/>
                <w:sz w:val="20"/>
              </w:rPr>
              <w:t>esign</w:t>
            </w:r>
          </w:p>
        </w:tc>
        <w:tc>
          <w:tcPr>
            <w:tcW w:w="0" w:type="auto"/>
            <w:tcBorders>
              <w:top w:val="single" w:sz="4" w:space="0" w:color="auto"/>
              <w:left w:val="single" w:sz="4" w:space="0" w:color="auto"/>
              <w:bottom w:val="single" w:sz="4" w:space="0" w:color="auto"/>
              <w:right w:val="single" w:sz="4" w:space="0" w:color="auto"/>
            </w:tcBorders>
            <w:shd w:val="clear" w:color="auto" w:fill="FF0000"/>
          </w:tcPr>
          <w:p w14:paraId="004CE58B" w14:textId="77777777" w:rsidR="00D112CD" w:rsidRPr="009F1B51" w:rsidRDefault="00D112CD"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Solution</w:t>
            </w:r>
          </w:p>
        </w:tc>
        <w:tc>
          <w:tcPr>
            <w:tcW w:w="0" w:type="auto"/>
            <w:tcBorders>
              <w:top w:val="single" w:sz="4" w:space="0" w:color="auto"/>
              <w:left w:val="single" w:sz="4" w:space="0" w:color="auto"/>
              <w:bottom w:val="single" w:sz="4" w:space="0" w:color="auto"/>
              <w:right w:val="single" w:sz="4" w:space="0" w:color="auto"/>
            </w:tcBorders>
            <w:shd w:val="clear" w:color="auto" w:fill="FF0000"/>
          </w:tcPr>
          <w:p w14:paraId="004CE58C" w14:textId="77777777" w:rsidR="00D112CD" w:rsidRPr="009F1B51" w:rsidRDefault="00D112CD" w:rsidP="00A45A60">
            <w:pPr>
              <w:pStyle w:val="TableHeading"/>
              <w:keepLines w:val="0"/>
              <w:widowControl w:val="0"/>
              <w:rPr>
                <w:rFonts w:ascii="Verdana" w:hAnsi="Verdana"/>
                <w:color w:val="FFFFFF" w:themeColor="background1"/>
                <w:sz w:val="20"/>
              </w:rPr>
            </w:pPr>
            <w:r w:rsidRPr="009F1B51">
              <w:rPr>
                <w:rFonts w:ascii="Verdana" w:hAnsi="Verdana"/>
                <w:color w:val="FFFFFF" w:themeColor="background1"/>
                <w:sz w:val="20"/>
              </w:rPr>
              <w:t>Comments</w:t>
            </w:r>
          </w:p>
        </w:tc>
      </w:tr>
      <w:tr w:rsidR="003676B6" w:rsidRPr="009F1B51" w14:paraId="004CE594" w14:textId="77777777" w:rsidTr="004913EE">
        <w:trPr>
          <w:trHeight w:hRule="exact" w:val="60"/>
          <w:tblHeader/>
        </w:trPr>
        <w:tc>
          <w:tcPr>
            <w:tcW w:w="792" w:type="dxa"/>
            <w:tcBorders>
              <w:top w:val="single" w:sz="4" w:space="0" w:color="auto"/>
              <w:left w:val="nil"/>
              <w:bottom w:val="single" w:sz="6" w:space="0" w:color="auto"/>
              <w:right w:val="nil"/>
            </w:tcBorders>
            <w:shd w:val="pct50" w:color="auto" w:fill="auto"/>
          </w:tcPr>
          <w:p w14:paraId="004CE58E" w14:textId="77777777" w:rsidR="00D112CD" w:rsidRPr="009F1B51" w:rsidRDefault="00D112CD" w:rsidP="00A45A60">
            <w:pPr>
              <w:pStyle w:val="TableText"/>
              <w:keepLines w:val="0"/>
              <w:widowControl w:val="0"/>
              <w:rPr>
                <w:rFonts w:ascii="Verdana" w:hAnsi="Verdana"/>
                <w:sz w:val="20"/>
              </w:rPr>
            </w:pPr>
          </w:p>
        </w:tc>
        <w:tc>
          <w:tcPr>
            <w:tcW w:w="1086" w:type="dxa"/>
            <w:tcBorders>
              <w:top w:val="single" w:sz="4" w:space="0" w:color="auto"/>
              <w:left w:val="nil"/>
              <w:bottom w:val="single" w:sz="6" w:space="0" w:color="auto"/>
              <w:right w:val="nil"/>
            </w:tcBorders>
            <w:shd w:val="pct50" w:color="auto" w:fill="auto"/>
          </w:tcPr>
          <w:p w14:paraId="004CE58F" w14:textId="77777777" w:rsidR="00D112CD" w:rsidRPr="009F1B51" w:rsidRDefault="00D112CD" w:rsidP="00A45A60">
            <w:pPr>
              <w:pStyle w:val="TableText"/>
              <w:keepLines w:val="0"/>
              <w:widowControl w:val="0"/>
              <w:rPr>
                <w:rFonts w:ascii="Verdana" w:hAnsi="Verdana"/>
                <w:sz w:val="20"/>
              </w:rPr>
            </w:pPr>
          </w:p>
        </w:tc>
        <w:tc>
          <w:tcPr>
            <w:tcW w:w="1862" w:type="dxa"/>
            <w:tcBorders>
              <w:top w:val="single" w:sz="4" w:space="0" w:color="auto"/>
              <w:left w:val="nil"/>
              <w:bottom w:val="single" w:sz="6" w:space="0" w:color="auto"/>
              <w:right w:val="nil"/>
            </w:tcBorders>
            <w:shd w:val="pct50" w:color="auto" w:fill="auto"/>
          </w:tcPr>
          <w:p w14:paraId="004CE590" w14:textId="77777777" w:rsidR="00D112CD" w:rsidRPr="009F1B51" w:rsidRDefault="00D112CD" w:rsidP="00A45A60">
            <w:pPr>
              <w:pStyle w:val="TableText"/>
              <w:keepLines w:val="0"/>
              <w:widowControl w:val="0"/>
              <w:rPr>
                <w:rFonts w:ascii="Verdana" w:hAnsi="Verdana"/>
                <w:sz w:val="20"/>
              </w:rPr>
            </w:pPr>
          </w:p>
        </w:tc>
        <w:tc>
          <w:tcPr>
            <w:tcW w:w="2446" w:type="dxa"/>
            <w:tcBorders>
              <w:top w:val="single" w:sz="4" w:space="0" w:color="auto"/>
              <w:left w:val="nil"/>
              <w:bottom w:val="single" w:sz="6" w:space="0" w:color="auto"/>
              <w:right w:val="nil"/>
            </w:tcBorders>
            <w:shd w:val="pct50" w:color="auto" w:fill="auto"/>
          </w:tcPr>
          <w:p w14:paraId="004CE591" w14:textId="77777777" w:rsidR="00D112CD" w:rsidRPr="009F1B51" w:rsidRDefault="00D112CD" w:rsidP="00A45A60">
            <w:pPr>
              <w:pStyle w:val="TableText"/>
              <w:keepLines w:val="0"/>
              <w:widowControl w:val="0"/>
              <w:rPr>
                <w:rFonts w:ascii="Verdana" w:hAnsi="Verdana"/>
                <w:sz w:val="20"/>
              </w:rPr>
            </w:pPr>
          </w:p>
        </w:tc>
        <w:tc>
          <w:tcPr>
            <w:tcW w:w="0" w:type="auto"/>
            <w:tcBorders>
              <w:top w:val="single" w:sz="4" w:space="0" w:color="auto"/>
              <w:left w:val="nil"/>
              <w:bottom w:val="single" w:sz="6" w:space="0" w:color="auto"/>
              <w:right w:val="nil"/>
            </w:tcBorders>
            <w:shd w:val="pct50" w:color="auto" w:fill="auto"/>
          </w:tcPr>
          <w:p w14:paraId="004CE592" w14:textId="77777777" w:rsidR="00D112CD" w:rsidRPr="009F1B51" w:rsidRDefault="00D112CD" w:rsidP="00A45A60">
            <w:pPr>
              <w:pStyle w:val="TableText"/>
              <w:keepLines w:val="0"/>
              <w:widowControl w:val="0"/>
              <w:rPr>
                <w:rFonts w:ascii="Verdana" w:hAnsi="Verdana"/>
                <w:sz w:val="20"/>
              </w:rPr>
            </w:pPr>
          </w:p>
        </w:tc>
        <w:tc>
          <w:tcPr>
            <w:tcW w:w="0" w:type="auto"/>
            <w:tcBorders>
              <w:top w:val="single" w:sz="4" w:space="0" w:color="auto"/>
              <w:left w:val="nil"/>
              <w:bottom w:val="single" w:sz="6" w:space="0" w:color="auto"/>
              <w:right w:val="nil"/>
            </w:tcBorders>
            <w:shd w:val="pct50" w:color="auto" w:fill="auto"/>
          </w:tcPr>
          <w:p w14:paraId="004CE593" w14:textId="77777777" w:rsidR="00D112CD" w:rsidRPr="009F1B51" w:rsidRDefault="00D112CD" w:rsidP="00A45A60">
            <w:pPr>
              <w:pStyle w:val="TableText"/>
              <w:keepLines w:val="0"/>
              <w:widowControl w:val="0"/>
              <w:rPr>
                <w:rFonts w:ascii="Verdana" w:hAnsi="Verdana"/>
                <w:sz w:val="20"/>
              </w:rPr>
            </w:pPr>
          </w:p>
        </w:tc>
      </w:tr>
      <w:tr w:rsidR="003676B6" w:rsidRPr="009F1B51" w14:paraId="004CE5A3" w14:textId="77777777" w:rsidTr="004913EE">
        <w:tc>
          <w:tcPr>
            <w:tcW w:w="792" w:type="dxa"/>
            <w:tcBorders>
              <w:top w:val="single" w:sz="6" w:space="0" w:color="auto"/>
              <w:left w:val="single" w:sz="6" w:space="0" w:color="auto"/>
              <w:bottom w:val="single" w:sz="6" w:space="0" w:color="auto"/>
            </w:tcBorders>
          </w:tcPr>
          <w:p w14:paraId="004CE595" w14:textId="77777777" w:rsidR="00D112CD" w:rsidRPr="004913EE" w:rsidRDefault="004913EE" w:rsidP="008F5BBA">
            <w:r w:rsidRPr="004913EE">
              <w:t>1</w:t>
            </w:r>
          </w:p>
        </w:tc>
        <w:tc>
          <w:tcPr>
            <w:tcW w:w="1086" w:type="dxa"/>
            <w:tcBorders>
              <w:top w:val="single" w:sz="6" w:space="0" w:color="auto"/>
              <w:bottom w:val="single" w:sz="6" w:space="0" w:color="auto"/>
            </w:tcBorders>
          </w:tcPr>
          <w:p w14:paraId="004CE596" w14:textId="77777777" w:rsidR="00D112CD" w:rsidRPr="004913EE" w:rsidRDefault="004913EE" w:rsidP="008F5BBA">
            <w:r w:rsidRPr="004913EE">
              <w:t>6.6</w:t>
            </w:r>
          </w:p>
        </w:tc>
        <w:tc>
          <w:tcPr>
            <w:tcW w:w="1862" w:type="dxa"/>
            <w:tcBorders>
              <w:top w:val="single" w:sz="6" w:space="0" w:color="auto"/>
              <w:bottom w:val="single" w:sz="6" w:space="0" w:color="auto"/>
            </w:tcBorders>
          </w:tcPr>
          <w:p w14:paraId="004CE597" w14:textId="77777777" w:rsidR="00D112CD" w:rsidRPr="00D37B82" w:rsidRDefault="004913EE" w:rsidP="00A45A60">
            <w:pPr>
              <w:widowControl w:val="0"/>
              <w:rPr>
                <w:lang w:val="en-GB"/>
              </w:rPr>
            </w:pPr>
            <w:r>
              <w:rPr>
                <w:lang w:val="en-GB"/>
              </w:rPr>
              <w:t>Costing variant holds the parameters for the cost roll up e.g. valuation variant</w:t>
            </w:r>
          </w:p>
        </w:tc>
        <w:tc>
          <w:tcPr>
            <w:tcW w:w="2446" w:type="dxa"/>
            <w:tcBorders>
              <w:top w:val="single" w:sz="6" w:space="0" w:color="auto"/>
              <w:bottom w:val="single" w:sz="6" w:space="0" w:color="auto"/>
            </w:tcBorders>
          </w:tcPr>
          <w:p w14:paraId="004CE598" w14:textId="77777777" w:rsidR="00D112CD" w:rsidRPr="009F1B51" w:rsidRDefault="00B93B5B" w:rsidP="00A45A60">
            <w:pPr>
              <w:widowControl w:val="0"/>
              <w:jc w:val="left"/>
            </w:pPr>
            <w:r>
              <w:t>Costing variant to support exertis specific requirements.</w:t>
            </w:r>
            <w:r w:rsidR="002517F5">
              <w:t xml:space="preserve"> Only one costing variant is required.</w:t>
            </w:r>
            <w:r w:rsidR="00D112CD">
              <w:t xml:space="preserve"> </w:t>
            </w:r>
          </w:p>
        </w:tc>
        <w:tc>
          <w:tcPr>
            <w:tcW w:w="0" w:type="auto"/>
            <w:tcBorders>
              <w:top w:val="single" w:sz="6" w:space="0" w:color="auto"/>
              <w:bottom w:val="single" w:sz="6" w:space="0" w:color="auto"/>
            </w:tcBorders>
          </w:tcPr>
          <w:p w14:paraId="004CE599" w14:textId="77777777" w:rsidR="00D112CD" w:rsidRPr="001A178B" w:rsidRDefault="00D112CD" w:rsidP="00A45A60">
            <w:pPr>
              <w:pStyle w:val="CommentText"/>
              <w:widowControl w:val="0"/>
              <w:jc w:val="left"/>
              <w:outlineLvl w:val="3"/>
              <w:rPr>
                <w:u w:val="single"/>
              </w:rPr>
            </w:pPr>
            <w:r w:rsidRPr="001A178B">
              <w:rPr>
                <w:u w:val="single"/>
              </w:rPr>
              <w:t>Configuration</w:t>
            </w:r>
            <w:r w:rsidR="001A178B" w:rsidRPr="001A178B">
              <w:rPr>
                <w:u w:val="single"/>
              </w:rPr>
              <w:t>:</w:t>
            </w:r>
          </w:p>
          <w:p w14:paraId="004CE59A" w14:textId="77777777" w:rsidR="00D112CD" w:rsidRDefault="003667FF" w:rsidP="005C4CAF">
            <w:pPr>
              <w:pStyle w:val="CommentText"/>
              <w:widowControl w:val="0"/>
              <w:numPr>
                <w:ilvl w:val="0"/>
                <w:numId w:val="8"/>
              </w:numPr>
              <w:jc w:val="left"/>
              <w:outlineLvl w:val="3"/>
            </w:pPr>
            <w:r>
              <w:t xml:space="preserve">Costing variant ZPC1 </w:t>
            </w:r>
            <w:r w:rsidR="002517F5">
              <w:t>(copy of the standard costing variant to allow for an exertis specific valuation variant</w:t>
            </w:r>
            <w:r w:rsidR="00595D79">
              <w:t>.</w:t>
            </w:r>
          </w:p>
          <w:p w14:paraId="004CE59B" w14:textId="77777777" w:rsidR="003667FF" w:rsidRDefault="003667FF" w:rsidP="005C4CAF">
            <w:pPr>
              <w:pStyle w:val="CommentText"/>
              <w:widowControl w:val="0"/>
              <w:numPr>
                <w:ilvl w:val="0"/>
                <w:numId w:val="8"/>
              </w:numPr>
              <w:jc w:val="left"/>
              <w:outlineLvl w:val="3"/>
            </w:pPr>
            <w:r>
              <w:t>Valuation variant Z001</w:t>
            </w:r>
            <w:r w:rsidR="00595D79">
              <w:t xml:space="preserve"> will be created and will have the Purchase Information record set as first priority when determing the the cost of the material component.</w:t>
            </w:r>
          </w:p>
          <w:p w14:paraId="004CE59C" w14:textId="77777777" w:rsidR="00595D79" w:rsidRDefault="00595D79" w:rsidP="005C4CAF">
            <w:pPr>
              <w:pStyle w:val="CommentText"/>
              <w:widowControl w:val="0"/>
              <w:numPr>
                <w:ilvl w:val="0"/>
                <w:numId w:val="8"/>
              </w:numPr>
              <w:jc w:val="left"/>
              <w:outlineLvl w:val="3"/>
            </w:pPr>
            <w:r>
              <w:t>All other elements of the costing varaint (e.g. date control, quantity structure control) will be standard settings.</w:t>
            </w:r>
          </w:p>
          <w:p w14:paraId="004CE59D" w14:textId="77777777" w:rsidR="000F49B3" w:rsidRDefault="000F49B3" w:rsidP="005C4CAF">
            <w:pPr>
              <w:pStyle w:val="CommentText"/>
              <w:widowControl w:val="0"/>
              <w:numPr>
                <w:ilvl w:val="0"/>
                <w:numId w:val="8"/>
              </w:numPr>
              <w:jc w:val="left"/>
              <w:outlineLvl w:val="3"/>
            </w:pPr>
            <w:r>
              <w:t xml:space="preserve">Costing variants are also assigned to Production Orders to allow a pre-costing of of the order prior to </w:t>
            </w:r>
            <w:r w:rsidR="003676B6">
              <w:t>issuing materials to the order. Standard variant PPP1 will be copied to created ZPP1 and the valuation variant as described above will be assigned to it.</w:t>
            </w:r>
          </w:p>
          <w:p w14:paraId="004CE59E" w14:textId="77777777" w:rsidR="00014F1A" w:rsidRDefault="00014F1A" w:rsidP="00A45A60">
            <w:pPr>
              <w:pStyle w:val="CommentText"/>
              <w:widowControl w:val="0"/>
              <w:jc w:val="left"/>
              <w:outlineLvl w:val="3"/>
            </w:pPr>
          </w:p>
          <w:p w14:paraId="004CE59F" w14:textId="77777777" w:rsidR="000E749F" w:rsidRPr="00A45A60" w:rsidRDefault="000E749F" w:rsidP="000E749F">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5A0" w14:textId="77777777" w:rsidR="000E749F" w:rsidRPr="003313FD" w:rsidRDefault="000E749F" w:rsidP="000E749F">
            <w:pPr>
              <w:pStyle w:val="TableText"/>
              <w:keepLines w:val="0"/>
              <w:widowControl w:val="0"/>
              <w:outlineLvl w:val="3"/>
              <w:rPr>
                <w:rFonts w:ascii="Verdana" w:hAnsi="Verdana"/>
                <w:sz w:val="20"/>
              </w:rPr>
            </w:pPr>
            <w:r>
              <w:rPr>
                <w:rFonts w:ascii="Verdana" w:hAnsi="Verdana"/>
                <w:sz w:val="20"/>
              </w:rPr>
              <w:t>N/A</w:t>
            </w:r>
          </w:p>
          <w:p w14:paraId="004CE5A1" w14:textId="77777777" w:rsidR="00E521E9" w:rsidRPr="009F1B51" w:rsidRDefault="00E521E9" w:rsidP="00A45A60">
            <w:pPr>
              <w:pStyle w:val="CommentText"/>
              <w:widowControl w:val="0"/>
              <w:jc w:val="left"/>
              <w:outlineLvl w:val="3"/>
            </w:pPr>
          </w:p>
        </w:tc>
        <w:tc>
          <w:tcPr>
            <w:tcW w:w="0" w:type="auto"/>
            <w:tcBorders>
              <w:top w:val="single" w:sz="6" w:space="0" w:color="auto"/>
              <w:bottom w:val="single" w:sz="6" w:space="0" w:color="auto"/>
              <w:right w:val="single" w:sz="6" w:space="0" w:color="auto"/>
            </w:tcBorders>
          </w:tcPr>
          <w:p w14:paraId="004CE5A2" w14:textId="77777777" w:rsidR="00D112CD" w:rsidRPr="009F1B51" w:rsidRDefault="00D112CD" w:rsidP="00A45A60">
            <w:pPr>
              <w:pStyle w:val="CommentText"/>
              <w:widowControl w:val="0"/>
              <w:jc w:val="left"/>
            </w:pPr>
          </w:p>
        </w:tc>
      </w:tr>
      <w:tr w:rsidR="003676B6" w:rsidRPr="009F1B51" w14:paraId="004CE5B0" w14:textId="77777777" w:rsidTr="004913EE">
        <w:tc>
          <w:tcPr>
            <w:tcW w:w="792" w:type="dxa"/>
            <w:tcBorders>
              <w:top w:val="single" w:sz="6" w:space="0" w:color="auto"/>
              <w:left w:val="single" w:sz="6" w:space="0" w:color="auto"/>
              <w:bottom w:val="single" w:sz="6" w:space="0" w:color="auto"/>
            </w:tcBorders>
          </w:tcPr>
          <w:p w14:paraId="004CE5A4" w14:textId="77777777" w:rsidR="004913EE" w:rsidRPr="004913EE" w:rsidRDefault="004913EE" w:rsidP="008F5BBA">
            <w:r>
              <w:t>2</w:t>
            </w:r>
          </w:p>
        </w:tc>
        <w:tc>
          <w:tcPr>
            <w:tcW w:w="1086" w:type="dxa"/>
            <w:tcBorders>
              <w:top w:val="single" w:sz="6" w:space="0" w:color="auto"/>
              <w:bottom w:val="single" w:sz="6" w:space="0" w:color="auto"/>
            </w:tcBorders>
          </w:tcPr>
          <w:p w14:paraId="004CE5A5" w14:textId="77777777" w:rsidR="004913EE" w:rsidRDefault="004913EE" w:rsidP="008F5BBA">
            <w:r w:rsidRPr="004913EE">
              <w:t>6.6</w:t>
            </w:r>
          </w:p>
        </w:tc>
        <w:tc>
          <w:tcPr>
            <w:tcW w:w="1862" w:type="dxa"/>
            <w:tcBorders>
              <w:top w:val="single" w:sz="6" w:space="0" w:color="auto"/>
              <w:bottom w:val="single" w:sz="6" w:space="0" w:color="auto"/>
            </w:tcBorders>
          </w:tcPr>
          <w:p w14:paraId="004CE5A6" w14:textId="77777777" w:rsidR="004913EE" w:rsidRPr="00D37B82" w:rsidRDefault="004913EE" w:rsidP="00A45A60">
            <w:pPr>
              <w:widowControl w:val="0"/>
              <w:rPr>
                <w:lang w:val="en-GB"/>
              </w:rPr>
            </w:pPr>
            <w:r>
              <w:rPr>
                <w:lang w:val="en-GB"/>
              </w:rPr>
              <w:t>Cost component structure is a mapping of GL accounts to categories.</w:t>
            </w:r>
          </w:p>
        </w:tc>
        <w:tc>
          <w:tcPr>
            <w:tcW w:w="2446" w:type="dxa"/>
            <w:tcBorders>
              <w:top w:val="single" w:sz="6" w:space="0" w:color="auto"/>
              <w:bottom w:val="single" w:sz="6" w:space="0" w:color="auto"/>
            </w:tcBorders>
          </w:tcPr>
          <w:p w14:paraId="004CE5A7" w14:textId="77777777" w:rsidR="004913EE" w:rsidRDefault="00A625F6" w:rsidP="00A45A60">
            <w:pPr>
              <w:widowControl w:val="0"/>
              <w:jc w:val="left"/>
            </w:pPr>
            <w:r>
              <w:t xml:space="preserve">Only one cost component structure will be created with the category ‘Materials‘ and all consumption </w:t>
            </w:r>
            <w:r w:rsidR="003E32D4">
              <w:t xml:space="preserve">accounts will be assigned to this. Note that if exertis e.g. decide to include overheads then this </w:t>
            </w:r>
            <w:r w:rsidR="003E32D4">
              <w:lastRenderedPageBreak/>
              <w:t>configuration can be amended to include the appropriate cost elements.</w:t>
            </w:r>
          </w:p>
          <w:p w14:paraId="004CE5A8" w14:textId="77777777" w:rsidR="003B3D47" w:rsidRPr="009F1B51" w:rsidRDefault="003B3D47" w:rsidP="00A45A60">
            <w:pPr>
              <w:widowControl w:val="0"/>
              <w:jc w:val="left"/>
            </w:pPr>
          </w:p>
        </w:tc>
        <w:tc>
          <w:tcPr>
            <w:tcW w:w="0" w:type="auto"/>
            <w:tcBorders>
              <w:top w:val="single" w:sz="6" w:space="0" w:color="auto"/>
              <w:bottom w:val="single" w:sz="6" w:space="0" w:color="auto"/>
            </w:tcBorders>
          </w:tcPr>
          <w:p w14:paraId="004CE5A9" w14:textId="77777777" w:rsidR="004913EE" w:rsidRPr="001A178B" w:rsidRDefault="004913EE" w:rsidP="00A45A60">
            <w:pPr>
              <w:pStyle w:val="CommentText"/>
              <w:widowControl w:val="0"/>
              <w:jc w:val="left"/>
              <w:outlineLvl w:val="3"/>
              <w:rPr>
                <w:u w:val="single"/>
              </w:rPr>
            </w:pPr>
            <w:r w:rsidRPr="001A178B">
              <w:rPr>
                <w:u w:val="single"/>
              </w:rPr>
              <w:lastRenderedPageBreak/>
              <w:t>Configuration:</w:t>
            </w:r>
          </w:p>
          <w:p w14:paraId="004CE5AA" w14:textId="77777777" w:rsidR="004913EE" w:rsidRDefault="004913EE" w:rsidP="005C4CAF">
            <w:pPr>
              <w:pStyle w:val="CommentText"/>
              <w:widowControl w:val="0"/>
              <w:numPr>
                <w:ilvl w:val="0"/>
                <w:numId w:val="8"/>
              </w:numPr>
              <w:jc w:val="left"/>
              <w:outlineLvl w:val="3"/>
            </w:pPr>
            <w:r>
              <w:t>Z1 will be created</w:t>
            </w:r>
            <w:r w:rsidR="00595D79">
              <w:t xml:space="preserve"> with one category (Materials)</w:t>
            </w:r>
            <w:r>
              <w:t xml:space="preserve"> to include exertis specific cost elements</w:t>
            </w:r>
            <w:r w:rsidR="000F49B3">
              <w:t xml:space="preserve"> relating to material consumption.</w:t>
            </w:r>
          </w:p>
          <w:p w14:paraId="004CE5AB" w14:textId="77777777" w:rsidR="004913EE" w:rsidRDefault="004913EE" w:rsidP="00A45A60">
            <w:pPr>
              <w:pStyle w:val="CommentText"/>
              <w:widowControl w:val="0"/>
              <w:jc w:val="left"/>
              <w:outlineLvl w:val="3"/>
            </w:pPr>
          </w:p>
          <w:p w14:paraId="004CE5AC" w14:textId="77777777" w:rsidR="000E749F" w:rsidRPr="00A45A60" w:rsidRDefault="000E749F" w:rsidP="000E749F">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5AD" w14:textId="77777777" w:rsidR="000E749F" w:rsidRPr="003313FD" w:rsidRDefault="000E749F" w:rsidP="000E749F">
            <w:pPr>
              <w:pStyle w:val="TableText"/>
              <w:keepLines w:val="0"/>
              <w:widowControl w:val="0"/>
              <w:outlineLvl w:val="3"/>
              <w:rPr>
                <w:rFonts w:ascii="Verdana" w:hAnsi="Verdana"/>
                <w:sz w:val="20"/>
              </w:rPr>
            </w:pPr>
            <w:r>
              <w:rPr>
                <w:rFonts w:ascii="Verdana" w:hAnsi="Verdana"/>
                <w:sz w:val="20"/>
              </w:rPr>
              <w:t>N/A</w:t>
            </w:r>
          </w:p>
          <w:p w14:paraId="004CE5AE" w14:textId="77777777" w:rsidR="004913EE" w:rsidRPr="009F1B51" w:rsidRDefault="004913EE" w:rsidP="00A45A60">
            <w:pPr>
              <w:pStyle w:val="CommentText"/>
              <w:widowControl w:val="0"/>
              <w:jc w:val="left"/>
              <w:outlineLvl w:val="3"/>
            </w:pPr>
          </w:p>
        </w:tc>
        <w:tc>
          <w:tcPr>
            <w:tcW w:w="0" w:type="auto"/>
            <w:tcBorders>
              <w:top w:val="single" w:sz="6" w:space="0" w:color="auto"/>
              <w:bottom w:val="single" w:sz="6" w:space="0" w:color="auto"/>
              <w:right w:val="single" w:sz="6" w:space="0" w:color="auto"/>
            </w:tcBorders>
          </w:tcPr>
          <w:p w14:paraId="004CE5AF" w14:textId="77777777" w:rsidR="004913EE" w:rsidRPr="009F1B51" w:rsidRDefault="004913EE" w:rsidP="00A45A60">
            <w:pPr>
              <w:pStyle w:val="CommentText"/>
              <w:widowControl w:val="0"/>
              <w:jc w:val="left"/>
            </w:pPr>
          </w:p>
        </w:tc>
      </w:tr>
      <w:tr w:rsidR="003676B6" w:rsidRPr="009F1B51" w14:paraId="004CE5BE" w14:textId="77777777" w:rsidTr="004913EE">
        <w:tc>
          <w:tcPr>
            <w:tcW w:w="792" w:type="dxa"/>
            <w:tcBorders>
              <w:top w:val="single" w:sz="6" w:space="0" w:color="auto"/>
              <w:left w:val="single" w:sz="6" w:space="0" w:color="auto"/>
              <w:bottom w:val="single" w:sz="6" w:space="0" w:color="auto"/>
            </w:tcBorders>
          </w:tcPr>
          <w:p w14:paraId="004CE5B1" w14:textId="77777777" w:rsidR="004913EE" w:rsidRPr="004913EE" w:rsidRDefault="004913EE" w:rsidP="008F5BBA">
            <w:r>
              <w:t>3</w:t>
            </w:r>
          </w:p>
        </w:tc>
        <w:tc>
          <w:tcPr>
            <w:tcW w:w="1086" w:type="dxa"/>
            <w:tcBorders>
              <w:top w:val="single" w:sz="6" w:space="0" w:color="auto"/>
              <w:bottom w:val="single" w:sz="6" w:space="0" w:color="auto"/>
            </w:tcBorders>
          </w:tcPr>
          <w:p w14:paraId="004CE5B2" w14:textId="77777777" w:rsidR="004913EE" w:rsidRDefault="004913EE" w:rsidP="008F5BBA">
            <w:r w:rsidRPr="004913EE">
              <w:t>6.6</w:t>
            </w:r>
          </w:p>
        </w:tc>
        <w:tc>
          <w:tcPr>
            <w:tcW w:w="1862" w:type="dxa"/>
            <w:tcBorders>
              <w:top w:val="single" w:sz="6" w:space="0" w:color="auto"/>
              <w:bottom w:val="single" w:sz="6" w:space="0" w:color="auto"/>
            </w:tcBorders>
          </w:tcPr>
          <w:p w14:paraId="004CE5B3" w14:textId="77777777" w:rsidR="004913EE" w:rsidRDefault="004913EE" w:rsidP="00A45A60">
            <w:pPr>
              <w:widowControl w:val="0"/>
              <w:rPr>
                <w:lang w:val="en-GB"/>
              </w:rPr>
            </w:pPr>
            <w:r>
              <w:rPr>
                <w:lang w:val="en-GB"/>
              </w:rPr>
              <w:t>Settlement profiles hold the rules for settling the order.</w:t>
            </w:r>
          </w:p>
        </w:tc>
        <w:tc>
          <w:tcPr>
            <w:tcW w:w="2446" w:type="dxa"/>
            <w:tcBorders>
              <w:top w:val="single" w:sz="6" w:space="0" w:color="auto"/>
              <w:bottom w:val="single" w:sz="6" w:space="0" w:color="auto"/>
            </w:tcBorders>
          </w:tcPr>
          <w:p w14:paraId="004CE5B4" w14:textId="77777777" w:rsidR="004913EE" w:rsidRDefault="003E32D4" w:rsidP="00A45A60">
            <w:pPr>
              <w:widowControl w:val="0"/>
              <w:jc w:val="left"/>
            </w:pPr>
            <w:r>
              <w:t>A single s</w:t>
            </w:r>
            <w:r w:rsidR="004913EE">
              <w:t>ettlement profile for period end processing of production orders</w:t>
            </w:r>
            <w:r>
              <w:t xml:space="preserve"> is required</w:t>
            </w:r>
            <w:r w:rsidR="004913EE">
              <w:t>.</w:t>
            </w:r>
            <w:r>
              <w:t xml:space="preserve"> This will automatically default into the production order</w:t>
            </w:r>
            <w:r w:rsidR="002517F5">
              <w:t xml:space="preserve">. Note that production orders will be used for kitting and bundling items. </w:t>
            </w:r>
          </w:p>
          <w:p w14:paraId="004CE5B5" w14:textId="77777777" w:rsidR="003B3D47" w:rsidRDefault="003B3D47" w:rsidP="00A45A60">
            <w:pPr>
              <w:widowControl w:val="0"/>
              <w:jc w:val="left"/>
            </w:pPr>
          </w:p>
        </w:tc>
        <w:tc>
          <w:tcPr>
            <w:tcW w:w="0" w:type="auto"/>
            <w:tcBorders>
              <w:top w:val="single" w:sz="6" w:space="0" w:color="auto"/>
              <w:bottom w:val="single" w:sz="6" w:space="0" w:color="auto"/>
            </w:tcBorders>
          </w:tcPr>
          <w:p w14:paraId="004CE5B6" w14:textId="77777777" w:rsidR="004913EE" w:rsidRPr="001A178B" w:rsidRDefault="004913EE" w:rsidP="00A45A60">
            <w:pPr>
              <w:pStyle w:val="CommentText"/>
              <w:widowControl w:val="0"/>
              <w:jc w:val="left"/>
              <w:outlineLvl w:val="3"/>
              <w:rPr>
                <w:u w:val="single"/>
              </w:rPr>
            </w:pPr>
            <w:r w:rsidRPr="001A178B">
              <w:rPr>
                <w:u w:val="single"/>
              </w:rPr>
              <w:t>Configuration:</w:t>
            </w:r>
          </w:p>
          <w:p w14:paraId="004CE5B7" w14:textId="77777777" w:rsidR="004913EE" w:rsidRDefault="004913EE" w:rsidP="005C4CAF">
            <w:pPr>
              <w:pStyle w:val="CommentText"/>
              <w:widowControl w:val="0"/>
              <w:numPr>
                <w:ilvl w:val="0"/>
                <w:numId w:val="8"/>
              </w:numPr>
              <w:jc w:val="left"/>
              <w:outlineLvl w:val="3"/>
            </w:pPr>
            <w:r>
              <w:t xml:space="preserve">Standard settlement profile </w:t>
            </w:r>
            <w:r w:rsidR="003676B6">
              <w:t xml:space="preserve">(PP01) </w:t>
            </w:r>
            <w:r>
              <w:t>will be use</w:t>
            </w:r>
            <w:r w:rsidR="003676B6">
              <w:t>d and assigned to the standard production order type PP01.</w:t>
            </w:r>
          </w:p>
          <w:p w14:paraId="004CE5B8" w14:textId="77777777" w:rsidR="004913EE" w:rsidRDefault="004913EE" w:rsidP="00A45A60">
            <w:pPr>
              <w:pStyle w:val="CommentText"/>
              <w:widowControl w:val="0"/>
              <w:jc w:val="left"/>
              <w:outlineLvl w:val="3"/>
            </w:pPr>
          </w:p>
          <w:p w14:paraId="004CE5B9" w14:textId="77777777" w:rsidR="000E749F" w:rsidRPr="00A45A60" w:rsidRDefault="000E749F" w:rsidP="000E749F">
            <w:pPr>
              <w:pStyle w:val="TableText"/>
              <w:keepLines w:val="0"/>
              <w:widowControl w:val="0"/>
              <w:outlineLvl w:val="3"/>
              <w:rPr>
                <w:rFonts w:ascii="Verdana" w:hAnsi="Verdana"/>
                <w:sz w:val="20"/>
                <w:u w:val="single"/>
              </w:rPr>
            </w:pPr>
            <w:r w:rsidRPr="00A45A60">
              <w:rPr>
                <w:rFonts w:ascii="Verdana" w:hAnsi="Verdana"/>
                <w:sz w:val="20"/>
                <w:u w:val="single"/>
              </w:rPr>
              <w:t>WRICEF:</w:t>
            </w:r>
          </w:p>
          <w:p w14:paraId="004CE5BA" w14:textId="77777777" w:rsidR="000E749F" w:rsidRPr="003313FD" w:rsidRDefault="000E749F" w:rsidP="000E749F">
            <w:pPr>
              <w:pStyle w:val="TableText"/>
              <w:keepLines w:val="0"/>
              <w:widowControl w:val="0"/>
              <w:outlineLvl w:val="3"/>
              <w:rPr>
                <w:rFonts w:ascii="Verdana" w:hAnsi="Verdana"/>
                <w:sz w:val="20"/>
              </w:rPr>
            </w:pPr>
            <w:r>
              <w:rPr>
                <w:rFonts w:ascii="Verdana" w:hAnsi="Verdana"/>
                <w:sz w:val="20"/>
              </w:rPr>
              <w:t>N/A</w:t>
            </w:r>
          </w:p>
          <w:p w14:paraId="004CE5BB" w14:textId="77777777" w:rsidR="004913EE" w:rsidRDefault="004913EE" w:rsidP="00A45A60">
            <w:pPr>
              <w:pStyle w:val="CommentText"/>
              <w:widowControl w:val="0"/>
              <w:jc w:val="left"/>
              <w:outlineLvl w:val="3"/>
            </w:pPr>
          </w:p>
          <w:p w14:paraId="004CE5BC" w14:textId="77777777" w:rsidR="004913EE" w:rsidRDefault="004913EE" w:rsidP="00A45A60">
            <w:pPr>
              <w:pStyle w:val="CommentText"/>
              <w:widowControl w:val="0"/>
              <w:jc w:val="left"/>
              <w:outlineLvl w:val="3"/>
            </w:pPr>
          </w:p>
        </w:tc>
        <w:tc>
          <w:tcPr>
            <w:tcW w:w="0" w:type="auto"/>
            <w:tcBorders>
              <w:top w:val="single" w:sz="6" w:space="0" w:color="auto"/>
              <w:bottom w:val="single" w:sz="6" w:space="0" w:color="auto"/>
              <w:right w:val="single" w:sz="6" w:space="0" w:color="auto"/>
            </w:tcBorders>
          </w:tcPr>
          <w:p w14:paraId="004CE5BD" w14:textId="77777777" w:rsidR="004913EE" w:rsidRPr="009F1B51" w:rsidRDefault="004913EE" w:rsidP="00A45A60">
            <w:pPr>
              <w:pStyle w:val="CommentText"/>
              <w:widowControl w:val="0"/>
              <w:jc w:val="left"/>
            </w:pPr>
          </w:p>
        </w:tc>
      </w:tr>
    </w:tbl>
    <w:p w14:paraId="004CE5BF" w14:textId="77777777" w:rsidR="00916883" w:rsidRDefault="00916883" w:rsidP="00A45A60">
      <w:pPr>
        <w:widowControl w:val="0"/>
        <w:rPr>
          <w:lang w:val="en-GB"/>
        </w:rPr>
      </w:pPr>
    </w:p>
    <w:p w14:paraId="004CE5C0" w14:textId="77777777" w:rsidR="00014F1A" w:rsidRDefault="00014F1A" w:rsidP="00A45A60">
      <w:pPr>
        <w:widowControl w:val="0"/>
        <w:rPr>
          <w:lang w:val="en-GB"/>
        </w:rPr>
      </w:pPr>
      <w:r>
        <w:rPr>
          <w:lang w:val="en-GB"/>
        </w:rPr>
        <w:t>Note</w:t>
      </w:r>
      <w:r w:rsidR="00E521E9">
        <w:rPr>
          <w:lang w:val="en-GB"/>
        </w:rPr>
        <w:t xml:space="preserve">: there will be no overhead </w:t>
      </w:r>
      <w:r>
        <w:rPr>
          <w:lang w:val="en-GB"/>
        </w:rPr>
        <w:t xml:space="preserve">applied to kitting and bundling therefore no overhead configuration is required for either establishing the standard cost of the product </w:t>
      </w:r>
      <w:r w:rsidR="00AC4D58">
        <w:rPr>
          <w:lang w:val="en-GB"/>
        </w:rPr>
        <w:t>(Product Cost Planning) or for period end processing of Production Orders (Cost Object Controlling).</w:t>
      </w:r>
      <w:r w:rsidR="00C40B68">
        <w:rPr>
          <w:lang w:val="en-GB"/>
        </w:rPr>
        <w:t xml:space="preserve"> Also, there is no requi</w:t>
      </w:r>
      <w:r w:rsidR="00E521E9">
        <w:rPr>
          <w:lang w:val="en-GB"/>
        </w:rPr>
        <w:t>rement for WIP calculations on Production O</w:t>
      </w:r>
      <w:r w:rsidR="00C40B68">
        <w:rPr>
          <w:lang w:val="en-GB"/>
        </w:rPr>
        <w:t>rders so configur</w:t>
      </w:r>
      <w:r w:rsidR="00E521E9">
        <w:rPr>
          <w:lang w:val="en-GB"/>
        </w:rPr>
        <w:t>ation will be not be required. Normally t</w:t>
      </w:r>
      <w:r w:rsidR="00C40B68">
        <w:rPr>
          <w:lang w:val="en-GB"/>
        </w:rPr>
        <w:t xml:space="preserve">hese areas </w:t>
      </w:r>
      <w:r w:rsidR="00E521E9">
        <w:rPr>
          <w:lang w:val="en-GB"/>
        </w:rPr>
        <w:t xml:space="preserve">of functionality </w:t>
      </w:r>
      <w:r w:rsidR="00C40B68">
        <w:rPr>
          <w:lang w:val="en-GB"/>
        </w:rPr>
        <w:t>are more aligned to a production environment</w:t>
      </w:r>
      <w:r w:rsidR="00E521E9">
        <w:rPr>
          <w:lang w:val="en-GB"/>
        </w:rPr>
        <w:t xml:space="preserve"> and as exertis does not need a full production solution, the majority of the related configuration will not be required.</w:t>
      </w:r>
    </w:p>
    <w:p w14:paraId="004CE5C1" w14:textId="77777777" w:rsidR="00014F1A" w:rsidRDefault="00014F1A" w:rsidP="00A45A60">
      <w:pPr>
        <w:widowControl w:val="0"/>
        <w:rPr>
          <w:lang w:val="en-GB"/>
        </w:rPr>
      </w:pPr>
    </w:p>
    <w:p w14:paraId="004CE5C2" w14:textId="77777777" w:rsidR="00032601" w:rsidRDefault="00032601" w:rsidP="00A45A60">
      <w:pPr>
        <w:widowControl w:val="0"/>
        <w:rPr>
          <w:lang w:val="en-GB"/>
        </w:rPr>
      </w:pPr>
      <w:r>
        <w:rPr>
          <w:lang w:val="en-GB"/>
        </w:rPr>
        <w:t xml:space="preserve">GAP </w:t>
      </w:r>
      <w:r w:rsidR="00014F1A">
        <w:rPr>
          <w:lang w:val="en-GB"/>
        </w:rPr>
        <w:t xml:space="preserve">– </w:t>
      </w:r>
      <w:r>
        <w:rPr>
          <w:lang w:val="en-GB"/>
        </w:rPr>
        <w:t>valuation of non-GBP items at vendor specific prices.</w:t>
      </w:r>
    </w:p>
    <w:p w14:paraId="004CE5C3" w14:textId="77777777" w:rsidR="006A5518" w:rsidRDefault="006A5518" w:rsidP="00A45A60">
      <w:pPr>
        <w:widowControl w:val="0"/>
        <w:rPr>
          <w:lang w:val="en-GB"/>
        </w:rPr>
      </w:pPr>
    </w:p>
    <w:p w14:paraId="004CE5C4" w14:textId="77777777" w:rsidR="006A5518" w:rsidRDefault="006A5518" w:rsidP="00A45A60">
      <w:pPr>
        <w:widowControl w:val="0"/>
        <w:rPr>
          <w:lang w:val="en-GB"/>
        </w:rPr>
      </w:pPr>
      <w:r>
        <w:rPr>
          <w:lang w:val="en-GB"/>
        </w:rPr>
        <w:t xml:space="preserve">GAP – the categorisation of reasons for stock revaluation i.e. is this due to </w:t>
      </w:r>
      <w:r w:rsidR="00F7735D">
        <w:rPr>
          <w:lang w:val="en-GB"/>
        </w:rPr>
        <w:t>a genuine change to the price in the Purchase Information record or due to the change in exchange rates.</w:t>
      </w:r>
    </w:p>
    <w:p w14:paraId="004CE5C5" w14:textId="77777777" w:rsidR="003B3D47" w:rsidRDefault="003B3D47" w:rsidP="00A45A60">
      <w:pPr>
        <w:widowControl w:val="0"/>
        <w:rPr>
          <w:lang w:val="en-GB"/>
        </w:rPr>
        <w:sectPr w:rsidR="003B3D47" w:rsidSect="003B3D47">
          <w:pgSz w:w="16838" w:h="11906" w:orient="landscape" w:code="9"/>
          <w:pgMar w:top="1418" w:right="1418" w:bottom="1418" w:left="1843" w:header="709" w:footer="357" w:gutter="0"/>
          <w:cols w:space="708"/>
          <w:docGrid w:linePitch="360"/>
        </w:sectPr>
      </w:pPr>
    </w:p>
    <w:p w14:paraId="004CE5C6" w14:textId="77777777" w:rsidR="00367D76" w:rsidRDefault="00367D76" w:rsidP="00A45A60">
      <w:pPr>
        <w:widowControl w:val="0"/>
        <w:rPr>
          <w:lang w:val="en-GB"/>
        </w:rPr>
      </w:pPr>
    </w:p>
    <w:p w14:paraId="004CE5C7" w14:textId="77777777" w:rsidR="00916883" w:rsidRDefault="00916883" w:rsidP="00A45A60">
      <w:pPr>
        <w:pStyle w:val="Heading2"/>
        <w:widowControl w:val="0"/>
        <w:rPr>
          <w:lang w:val="en-GB"/>
        </w:rPr>
      </w:pPr>
      <w:bookmarkStart w:id="446" w:name="_Toc421089932"/>
      <w:r>
        <w:rPr>
          <w:lang w:val="en-GB"/>
        </w:rPr>
        <w:t>Budget Planning and Forecasting</w:t>
      </w:r>
      <w:bookmarkEnd w:id="446"/>
    </w:p>
    <w:p w14:paraId="004CE5C8" w14:textId="77777777" w:rsidR="00916883" w:rsidRDefault="00F7680E" w:rsidP="00A45A60">
      <w:pPr>
        <w:widowControl w:val="0"/>
        <w:rPr>
          <w:lang w:val="en-GB"/>
        </w:rPr>
      </w:pPr>
      <w:r>
        <w:rPr>
          <w:lang w:val="en-GB"/>
        </w:rPr>
        <w:t xml:space="preserve">All configuration and developments in this area is </w:t>
      </w:r>
      <w:r w:rsidR="000E749F">
        <w:rPr>
          <w:lang w:val="en-GB"/>
        </w:rPr>
        <w:t>covered in the BPC related Blue</w:t>
      </w:r>
      <w:r>
        <w:rPr>
          <w:lang w:val="en-GB"/>
        </w:rPr>
        <w:t>prints.</w:t>
      </w:r>
    </w:p>
    <w:p w14:paraId="004CE5C9" w14:textId="77777777" w:rsidR="000E749F" w:rsidRDefault="000E749F" w:rsidP="00A45A60">
      <w:pPr>
        <w:widowControl w:val="0"/>
        <w:rPr>
          <w:lang w:val="en-GB"/>
        </w:rPr>
      </w:pPr>
    </w:p>
    <w:p w14:paraId="004CE5CA" w14:textId="77777777" w:rsidR="00916883" w:rsidRDefault="00916883" w:rsidP="00A45A60">
      <w:pPr>
        <w:pStyle w:val="Heading2"/>
        <w:widowControl w:val="0"/>
        <w:rPr>
          <w:lang w:val="en-GB"/>
        </w:rPr>
      </w:pPr>
      <w:bookmarkStart w:id="447" w:name="_Toc421089933"/>
      <w:r>
        <w:rPr>
          <w:lang w:val="en-GB"/>
        </w:rPr>
        <w:t>Margin Analysis</w:t>
      </w:r>
      <w:r w:rsidR="00753C27">
        <w:rPr>
          <w:lang w:val="en-GB"/>
        </w:rPr>
        <w:t xml:space="preserve"> and Inventory Valuation</w:t>
      </w:r>
      <w:bookmarkEnd w:id="447"/>
    </w:p>
    <w:p w14:paraId="004CE5CB" w14:textId="77777777" w:rsidR="00916883" w:rsidRDefault="00916883" w:rsidP="00A45A60">
      <w:pPr>
        <w:widowControl w:val="0"/>
        <w:rPr>
          <w:lang w:val="en-GB"/>
        </w:rPr>
      </w:pPr>
    </w:p>
    <w:p w14:paraId="004CE5CC" w14:textId="77777777" w:rsidR="004F332D" w:rsidRDefault="004F332D" w:rsidP="00A45A60">
      <w:pPr>
        <w:widowControl w:val="0"/>
        <w:rPr>
          <w:lang w:val="en-GB"/>
        </w:rPr>
      </w:pPr>
      <w:r>
        <w:rPr>
          <w:lang w:val="en-GB"/>
        </w:rPr>
        <w:t>The following des</w:t>
      </w:r>
      <w:r w:rsidR="00C169E4">
        <w:rPr>
          <w:lang w:val="en-GB"/>
        </w:rPr>
        <w:t>cribes how margin analysis for e</w:t>
      </w:r>
      <w:r>
        <w:rPr>
          <w:lang w:val="en-GB"/>
        </w:rPr>
        <w:t>xertis is defined and achieved.</w:t>
      </w:r>
    </w:p>
    <w:p w14:paraId="004CE5CD" w14:textId="77777777" w:rsidR="004F332D" w:rsidRDefault="004F332D" w:rsidP="00A45A60">
      <w:pPr>
        <w:widowControl w:val="0"/>
        <w:rPr>
          <w:lang w:val="en-GB"/>
        </w:rPr>
      </w:pPr>
    </w:p>
    <w:p w14:paraId="004CE5CE" w14:textId="77777777" w:rsidR="004F332D" w:rsidRDefault="004F332D" w:rsidP="00A45A60">
      <w:pPr>
        <w:widowControl w:val="0"/>
        <w:rPr>
          <w:lang w:val="en-GB"/>
        </w:rPr>
      </w:pPr>
      <w:r>
        <w:rPr>
          <w:lang w:val="en-GB"/>
        </w:rPr>
        <w:t>Note that this is based on a standard costing approach to material valuation.</w:t>
      </w:r>
    </w:p>
    <w:p w14:paraId="004CE5CF" w14:textId="77777777" w:rsidR="00D9660E" w:rsidRDefault="00D9660E" w:rsidP="00A45A60">
      <w:pPr>
        <w:widowControl w:val="0"/>
        <w:rPr>
          <w:lang w:val="en-GB"/>
        </w:rPr>
      </w:pPr>
    </w:p>
    <w:p w14:paraId="004CE5D0" w14:textId="77777777" w:rsidR="004F332D" w:rsidRDefault="00C169E4" w:rsidP="00A45A60">
      <w:pPr>
        <w:widowControl w:val="0"/>
        <w:rPr>
          <w:lang w:val="en-GB"/>
        </w:rPr>
      </w:pPr>
      <w:r>
        <w:rPr>
          <w:lang w:val="en-GB"/>
        </w:rPr>
        <w:t>e</w:t>
      </w:r>
      <w:r w:rsidR="00D9660E">
        <w:rPr>
          <w:lang w:val="en-GB"/>
        </w:rPr>
        <w:t xml:space="preserve">xertis define Gross Margin </w:t>
      </w:r>
      <w:r w:rsidR="00D9660E" w:rsidRPr="00D9660E">
        <w:rPr>
          <w:lang w:val="en-GB"/>
        </w:rPr>
        <w:t>as Sales Revenue minus Cost of Goods Sold</w:t>
      </w:r>
      <w:r w:rsidR="00D9660E">
        <w:rPr>
          <w:lang w:val="en-GB"/>
        </w:rPr>
        <w:t xml:space="preserve"> (COGS). Sales revenue being generated from the Billing Runs in Sales and Distribution and COGS being made up of a number </w:t>
      </w:r>
      <w:r w:rsidR="00E521E9">
        <w:rPr>
          <w:lang w:val="en-GB"/>
        </w:rPr>
        <w:t xml:space="preserve">of </w:t>
      </w:r>
      <w:r w:rsidR="00D9660E">
        <w:rPr>
          <w:lang w:val="en-GB"/>
        </w:rPr>
        <w:t xml:space="preserve">postings/adjustments as </w:t>
      </w:r>
      <w:r w:rsidR="00E521E9">
        <w:rPr>
          <w:lang w:val="en-GB"/>
        </w:rPr>
        <w:t xml:space="preserve">shown in the table </w:t>
      </w:r>
      <w:r w:rsidR="00D9660E">
        <w:rPr>
          <w:lang w:val="en-GB"/>
        </w:rPr>
        <w:t>below.</w:t>
      </w:r>
      <w:r w:rsidR="00F8706F">
        <w:rPr>
          <w:lang w:val="en-GB"/>
        </w:rPr>
        <w:t xml:space="preserve"> These adjustments </w:t>
      </w:r>
      <w:r w:rsidR="006D3FB6">
        <w:rPr>
          <w:lang w:val="en-GB"/>
        </w:rPr>
        <w:t xml:space="preserve">will be </w:t>
      </w:r>
      <w:r w:rsidR="00E521E9">
        <w:rPr>
          <w:lang w:val="en-GB"/>
        </w:rPr>
        <w:t>visible</w:t>
      </w:r>
      <w:r w:rsidR="006D3FB6">
        <w:rPr>
          <w:lang w:val="en-GB"/>
        </w:rPr>
        <w:t xml:space="preserve"> in </w:t>
      </w:r>
      <w:r w:rsidR="00E521E9">
        <w:rPr>
          <w:lang w:val="en-GB"/>
        </w:rPr>
        <w:t xml:space="preserve">both </w:t>
      </w:r>
      <w:r w:rsidR="006D3FB6">
        <w:rPr>
          <w:lang w:val="en-GB"/>
        </w:rPr>
        <w:t>FI and COPA.</w:t>
      </w:r>
      <w:r w:rsidR="003B78BB">
        <w:rPr>
          <w:lang w:val="en-GB"/>
        </w:rPr>
        <w:t xml:space="preserve"> GL account determination has been addressed in the Finance Blueprint.</w:t>
      </w:r>
    </w:p>
    <w:p w14:paraId="004CE5D1" w14:textId="77777777" w:rsidR="00D9660E" w:rsidRDefault="00D9660E" w:rsidP="00A45A60">
      <w:pPr>
        <w:widowControl w:val="0"/>
        <w:rPr>
          <w:lang w:val="en-GB"/>
        </w:rPr>
      </w:pPr>
    </w:p>
    <w:tbl>
      <w:tblPr>
        <w:tblW w:w="9698" w:type="dxa"/>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107" w:type="dxa"/>
          <w:right w:w="107" w:type="dxa"/>
        </w:tblCellMar>
        <w:tblLook w:val="0000" w:firstRow="0" w:lastRow="0" w:firstColumn="0" w:lastColumn="0" w:noHBand="0" w:noVBand="0"/>
      </w:tblPr>
      <w:tblGrid>
        <w:gridCol w:w="1729"/>
        <w:gridCol w:w="2666"/>
        <w:gridCol w:w="5303"/>
      </w:tblGrid>
      <w:tr w:rsidR="00EC41B1" w:rsidRPr="009F1B51" w14:paraId="004CE5D5" w14:textId="77777777" w:rsidTr="003B3D47">
        <w:trPr>
          <w:trHeight w:val="549"/>
          <w:tblHeader/>
        </w:trPr>
        <w:tc>
          <w:tcPr>
            <w:tcW w:w="1729"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004CE5D2" w14:textId="77777777" w:rsidR="00EC41B1" w:rsidRPr="009F1B51" w:rsidRDefault="00EC41B1"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Add</w:t>
            </w:r>
            <w:r w:rsidR="000E749F">
              <w:rPr>
                <w:rFonts w:ascii="Verdana" w:hAnsi="Verdana"/>
                <w:color w:val="FFFFFF" w:themeColor="background1"/>
                <w:sz w:val="20"/>
              </w:rPr>
              <w:t xml:space="preserve"> </w:t>
            </w:r>
            <w:r>
              <w:rPr>
                <w:rFonts w:ascii="Verdana" w:hAnsi="Verdana"/>
                <w:color w:val="FFFFFF" w:themeColor="background1"/>
                <w:sz w:val="20"/>
              </w:rPr>
              <w:t>/</w:t>
            </w:r>
            <w:r w:rsidR="000E749F">
              <w:rPr>
                <w:rFonts w:ascii="Verdana" w:hAnsi="Verdana"/>
                <w:color w:val="FFFFFF" w:themeColor="background1"/>
                <w:sz w:val="20"/>
              </w:rPr>
              <w:t xml:space="preserve"> </w:t>
            </w:r>
            <w:r>
              <w:rPr>
                <w:rFonts w:ascii="Verdana" w:hAnsi="Verdana"/>
                <w:color w:val="FFFFFF" w:themeColor="background1"/>
                <w:sz w:val="20"/>
              </w:rPr>
              <w:t>Subtract</w:t>
            </w:r>
          </w:p>
        </w:tc>
        <w:tc>
          <w:tcPr>
            <w:tcW w:w="2666"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004CE5D3" w14:textId="77777777" w:rsidR="00EC41B1" w:rsidRPr="009F1B51" w:rsidRDefault="00EC41B1" w:rsidP="00A45A60">
            <w:pPr>
              <w:pStyle w:val="TableHeading"/>
              <w:keepLines w:val="0"/>
              <w:widowControl w:val="0"/>
              <w:rPr>
                <w:rFonts w:ascii="Verdana" w:hAnsi="Verdana"/>
                <w:color w:val="FFFFFF" w:themeColor="background1"/>
                <w:sz w:val="20"/>
              </w:rPr>
            </w:pPr>
            <w:r>
              <w:rPr>
                <w:rFonts w:ascii="Verdana" w:hAnsi="Verdana"/>
                <w:color w:val="FFFFFF" w:themeColor="background1"/>
                <w:sz w:val="20"/>
              </w:rPr>
              <w:t>Typ</w:t>
            </w:r>
            <w:r w:rsidR="000E749F">
              <w:rPr>
                <w:rFonts w:ascii="Verdana" w:hAnsi="Verdana"/>
                <w:color w:val="FFFFFF" w:themeColor="background1"/>
                <w:sz w:val="20"/>
              </w:rPr>
              <w:t>e</w:t>
            </w:r>
          </w:p>
        </w:tc>
        <w:tc>
          <w:tcPr>
            <w:tcW w:w="5303"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004CE5D4" w14:textId="77777777" w:rsidR="00EC41B1" w:rsidRPr="009F1B51" w:rsidRDefault="00EC41B1" w:rsidP="003B3D47">
            <w:pPr>
              <w:pStyle w:val="TableHeading"/>
              <w:keepLines w:val="0"/>
              <w:widowControl w:val="0"/>
              <w:ind w:right="3239"/>
              <w:rPr>
                <w:rFonts w:ascii="Verdana" w:hAnsi="Verdana"/>
                <w:color w:val="FFFFFF" w:themeColor="background1"/>
                <w:sz w:val="20"/>
              </w:rPr>
            </w:pPr>
            <w:r>
              <w:rPr>
                <w:rFonts w:ascii="Verdana" w:hAnsi="Verdana"/>
                <w:color w:val="FFFFFF" w:themeColor="background1"/>
                <w:sz w:val="20"/>
              </w:rPr>
              <w:t>Narrative</w:t>
            </w:r>
          </w:p>
        </w:tc>
      </w:tr>
      <w:tr w:rsidR="00EC41B1" w:rsidRPr="009F1B51" w14:paraId="004CE5D9" w14:textId="77777777" w:rsidTr="003B3D47">
        <w:trPr>
          <w:trHeight w:hRule="exact" w:val="133"/>
          <w:tblHeader/>
        </w:trPr>
        <w:tc>
          <w:tcPr>
            <w:tcW w:w="1729" w:type="dxa"/>
            <w:tcBorders>
              <w:top w:val="single" w:sz="4" w:space="0" w:color="auto"/>
              <w:left w:val="nil"/>
              <w:bottom w:val="single" w:sz="6" w:space="0" w:color="auto"/>
              <w:right w:val="nil"/>
            </w:tcBorders>
            <w:shd w:val="pct50" w:color="auto" w:fill="auto"/>
          </w:tcPr>
          <w:p w14:paraId="004CE5D6" w14:textId="77777777" w:rsidR="00EC41B1" w:rsidRPr="009F1B51" w:rsidRDefault="00EC41B1" w:rsidP="00A45A60">
            <w:pPr>
              <w:pStyle w:val="TableText"/>
              <w:keepLines w:val="0"/>
              <w:widowControl w:val="0"/>
              <w:rPr>
                <w:rFonts w:ascii="Verdana" w:hAnsi="Verdana"/>
                <w:sz w:val="20"/>
              </w:rPr>
            </w:pPr>
          </w:p>
        </w:tc>
        <w:tc>
          <w:tcPr>
            <w:tcW w:w="2666" w:type="dxa"/>
            <w:tcBorders>
              <w:top w:val="single" w:sz="4" w:space="0" w:color="auto"/>
              <w:left w:val="nil"/>
              <w:bottom w:val="single" w:sz="6" w:space="0" w:color="auto"/>
              <w:right w:val="nil"/>
            </w:tcBorders>
            <w:shd w:val="pct50" w:color="auto" w:fill="auto"/>
          </w:tcPr>
          <w:p w14:paraId="004CE5D7" w14:textId="77777777" w:rsidR="00EC41B1" w:rsidRPr="009F1B51" w:rsidRDefault="00EC41B1" w:rsidP="00A45A60">
            <w:pPr>
              <w:pStyle w:val="TableText"/>
              <w:keepLines w:val="0"/>
              <w:widowControl w:val="0"/>
              <w:rPr>
                <w:rFonts w:ascii="Verdana" w:hAnsi="Verdana"/>
                <w:sz w:val="20"/>
              </w:rPr>
            </w:pPr>
          </w:p>
        </w:tc>
        <w:tc>
          <w:tcPr>
            <w:tcW w:w="5303" w:type="dxa"/>
            <w:tcBorders>
              <w:top w:val="single" w:sz="4" w:space="0" w:color="auto"/>
              <w:left w:val="nil"/>
              <w:bottom w:val="single" w:sz="6" w:space="0" w:color="auto"/>
              <w:right w:val="nil"/>
            </w:tcBorders>
            <w:shd w:val="pct50" w:color="auto" w:fill="auto"/>
          </w:tcPr>
          <w:p w14:paraId="004CE5D8" w14:textId="77777777" w:rsidR="00EC41B1" w:rsidRPr="009F1B51" w:rsidRDefault="00EC41B1" w:rsidP="00A45A60">
            <w:pPr>
              <w:pStyle w:val="TableText"/>
              <w:keepLines w:val="0"/>
              <w:widowControl w:val="0"/>
              <w:rPr>
                <w:rFonts w:ascii="Verdana" w:hAnsi="Verdana"/>
                <w:sz w:val="20"/>
              </w:rPr>
            </w:pPr>
          </w:p>
        </w:tc>
      </w:tr>
      <w:tr w:rsidR="00EC41B1" w:rsidRPr="009F1B51" w14:paraId="004CE5DE" w14:textId="77777777" w:rsidTr="003B3D47">
        <w:trPr>
          <w:trHeight w:val="545"/>
        </w:trPr>
        <w:tc>
          <w:tcPr>
            <w:tcW w:w="1729" w:type="dxa"/>
            <w:tcBorders>
              <w:top w:val="single" w:sz="6" w:space="0" w:color="auto"/>
              <w:bottom w:val="single" w:sz="6" w:space="0" w:color="auto"/>
            </w:tcBorders>
          </w:tcPr>
          <w:p w14:paraId="004CE5DA" w14:textId="77777777" w:rsidR="00EC41B1" w:rsidRPr="0086241A" w:rsidRDefault="00EC41B1" w:rsidP="00A45A60">
            <w:pPr>
              <w:widowControl w:val="0"/>
              <w:rPr>
                <w:lang w:val="en-GB"/>
              </w:rPr>
            </w:pPr>
            <w:r w:rsidRPr="0086241A">
              <w:rPr>
                <w:lang w:val="en-GB"/>
              </w:rPr>
              <w:t>N/A</w:t>
            </w:r>
          </w:p>
        </w:tc>
        <w:tc>
          <w:tcPr>
            <w:tcW w:w="2666" w:type="dxa"/>
            <w:tcBorders>
              <w:top w:val="single" w:sz="6" w:space="0" w:color="auto"/>
              <w:bottom w:val="single" w:sz="6" w:space="0" w:color="auto"/>
            </w:tcBorders>
          </w:tcPr>
          <w:p w14:paraId="004CE5DB" w14:textId="77777777" w:rsidR="00EC41B1" w:rsidRPr="0086241A" w:rsidRDefault="00EC41B1" w:rsidP="00A45A60">
            <w:pPr>
              <w:widowControl w:val="0"/>
            </w:pPr>
            <w:r w:rsidRPr="0086241A">
              <w:rPr>
                <w:lang w:val="en-GB"/>
              </w:rPr>
              <w:t>Standard Cost</w:t>
            </w:r>
          </w:p>
        </w:tc>
        <w:tc>
          <w:tcPr>
            <w:tcW w:w="5303" w:type="dxa"/>
            <w:tcBorders>
              <w:top w:val="single" w:sz="6" w:space="0" w:color="auto"/>
              <w:bottom w:val="single" w:sz="6" w:space="0" w:color="auto"/>
            </w:tcBorders>
          </w:tcPr>
          <w:p w14:paraId="004CE5DC" w14:textId="77777777" w:rsidR="00EC41B1" w:rsidRDefault="0012584B" w:rsidP="00A45A60">
            <w:pPr>
              <w:pStyle w:val="CommentText"/>
              <w:widowControl w:val="0"/>
              <w:jc w:val="left"/>
              <w:outlineLvl w:val="3"/>
            </w:pPr>
            <w:r w:rsidRPr="0086241A">
              <w:t>Materials will be valued using the standard cost approach.</w:t>
            </w:r>
          </w:p>
          <w:p w14:paraId="004CE5DD" w14:textId="77777777" w:rsidR="003B3D47" w:rsidRPr="0086241A" w:rsidRDefault="003B3D47" w:rsidP="00A45A60">
            <w:pPr>
              <w:pStyle w:val="CommentText"/>
              <w:widowControl w:val="0"/>
              <w:jc w:val="left"/>
              <w:outlineLvl w:val="3"/>
            </w:pPr>
          </w:p>
        </w:tc>
      </w:tr>
      <w:tr w:rsidR="00EC41B1" w:rsidRPr="009F1B51" w14:paraId="004CE5E3" w14:textId="77777777" w:rsidTr="003B3D47">
        <w:trPr>
          <w:trHeight w:val="592"/>
        </w:trPr>
        <w:tc>
          <w:tcPr>
            <w:tcW w:w="1729" w:type="dxa"/>
            <w:tcBorders>
              <w:top w:val="single" w:sz="6" w:space="0" w:color="auto"/>
              <w:bottom w:val="single" w:sz="6" w:space="0" w:color="auto"/>
            </w:tcBorders>
          </w:tcPr>
          <w:p w14:paraId="004CE5DF" w14:textId="77777777" w:rsidR="00EC41B1" w:rsidRPr="0086241A" w:rsidRDefault="0012584B" w:rsidP="00A45A60">
            <w:pPr>
              <w:widowControl w:val="0"/>
              <w:rPr>
                <w:lang w:val="en-GB"/>
              </w:rPr>
            </w:pPr>
            <w:r w:rsidRPr="0086241A">
              <w:rPr>
                <w:lang w:val="en-GB"/>
              </w:rPr>
              <w:t>Add</w:t>
            </w:r>
          </w:p>
        </w:tc>
        <w:tc>
          <w:tcPr>
            <w:tcW w:w="2666" w:type="dxa"/>
            <w:tcBorders>
              <w:top w:val="single" w:sz="6" w:space="0" w:color="auto"/>
              <w:bottom w:val="single" w:sz="6" w:space="0" w:color="auto"/>
            </w:tcBorders>
          </w:tcPr>
          <w:p w14:paraId="004CE5E0" w14:textId="77777777" w:rsidR="00EC41B1" w:rsidRPr="0086241A" w:rsidRDefault="0012584B" w:rsidP="00A45A60">
            <w:pPr>
              <w:widowControl w:val="0"/>
            </w:pPr>
            <w:r w:rsidRPr="0086241A">
              <w:t>Add Back</w:t>
            </w:r>
          </w:p>
        </w:tc>
        <w:tc>
          <w:tcPr>
            <w:tcW w:w="5303" w:type="dxa"/>
            <w:tcBorders>
              <w:top w:val="single" w:sz="6" w:space="0" w:color="auto"/>
              <w:bottom w:val="single" w:sz="6" w:space="0" w:color="auto"/>
            </w:tcBorders>
          </w:tcPr>
          <w:p w14:paraId="004CE5E1" w14:textId="77777777" w:rsidR="0012584B" w:rsidRPr="0086241A" w:rsidRDefault="0012584B" w:rsidP="00A45A60">
            <w:pPr>
              <w:pStyle w:val="CommentText"/>
              <w:widowControl w:val="0"/>
              <w:jc w:val="left"/>
              <w:outlineLvl w:val="3"/>
            </w:pPr>
            <w:r w:rsidRPr="0086241A">
              <w:t>Opportunity for purchasing / commercial to increase the “cost” of the product. Utilise Vistex agreements to “accrue” this type of adjustment to a balance sheet control account</w:t>
            </w:r>
            <w:r w:rsidR="006D3FB6" w:rsidRPr="0086241A">
              <w:t>.</w:t>
            </w:r>
            <w:r w:rsidRPr="0086241A">
              <w:t xml:space="preserve"> </w:t>
            </w:r>
          </w:p>
          <w:p w14:paraId="004CE5E2" w14:textId="77777777" w:rsidR="00EC41B1" w:rsidRPr="0086241A" w:rsidRDefault="00EC41B1" w:rsidP="00A45A60">
            <w:pPr>
              <w:pStyle w:val="CommentText"/>
              <w:widowControl w:val="0"/>
              <w:jc w:val="left"/>
              <w:outlineLvl w:val="3"/>
            </w:pPr>
          </w:p>
        </w:tc>
      </w:tr>
      <w:tr w:rsidR="00EC41B1" w:rsidRPr="009F1B51" w14:paraId="004CE5E8" w14:textId="77777777" w:rsidTr="003B3D47">
        <w:trPr>
          <w:trHeight w:val="545"/>
        </w:trPr>
        <w:tc>
          <w:tcPr>
            <w:tcW w:w="1729" w:type="dxa"/>
            <w:tcBorders>
              <w:top w:val="single" w:sz="6" w:space="0" w:color="auto"/>
              <w:bottom w:val="single" w:sz="6" w:space="0" w:color="auto"/>
            </w:tcBorders>
          </w:tcPr>
          <w:p w14:paraId="004CE5E4" w14:textId="77777777" w:rsidR="00EC41B1" w:rsidRPr="0086241A" w:rsidRDefault="00F8706F" w:rsidP="00A45A60">
            <w:pPr>
              <w:widowControl w:val="0"/>
              <w:rPr>
                <w:lang w:val="en-GB"/>
              </w:rPr>
            </w:pPr>
            <w:r w:rsidRPr="0086241A">
              <w:rPr>
                <w:lang w:val="en-GB"/>
              </w:rPr>
              <w:t>Add</w:t>
            </w:r>
          </w:p>
        </w:tc>
        <w:tc>
          <w:tcPr>
            <w:tcW w:w="2666" w:type="dxa"/>
            <w:tcBorders>
              <w:top w:val="single" w:sz="6" w:space="0" w:color="auto"/>
              <w:bottom w:val="single" w:sz="6" w:space="0" w:color="auto"/>
            </w:tcBorders>
          </w:tcPr>
          <w:p w14:paraId="004CE5E5" w14:textId="77777777" w:rsidR="00EC41B1" w:rsidRPr="0086241A" w:rsidRDefault="00F8706F" w:rsidP="00A45A60">
            <w:pPr>
              <w:widowControl w:val="0"/>
            </w:pPr>
            <w:r w:rsidRPr="0086241A">
              <w:t>Internal Adjustment</w:t>
            </w:r>
          </w:p>
        </w:tc>
        <w:tc>
          <w:tcPr>
            <w:tcW w:w="5303" w:type="dxa"/>
            <w:tcBorders>
              <w:top w:val="single" w:sz="6" w:space="0" w:color="auto"/>
              <w:bottom w:val="single" w:sz="6" w:space="0" w:color="auto"/>
            </w:tcBorders>
          </w:tcPr>
          <w:p w14:paraId="004CE5E6" w14:textId="77777777" w:rsidR="00EC41B1" w:rsidRDefault="006D3FB6" w:rsidP="00A45A60">
            <w:pPr>
              <w:pStyle w:val="CommentText"/>
              <w:widowControl w:val="0"/>
              <w:jc w:val="left"/>
              <w:outlineLvl w:val="3"/>
            </w:pPr>
            <w:r w:rsidRPr="0086241A">
              <w:t>Opportunity to increase the “cost” of the product. Utilise Vistex agreements to “accrue” this type of adjustment to a balanc</w:t>
            </w:r>
            <w:r w:rsidR="003B78BB" w:rsidRPr="0086241A">
              <w:t>e sheet control account</w:t>
            </w:r>
            <w:r w:rsidRPr="0086241A">
              <w:t xml:space="preserve">. </w:t>
            </w:r>
            <w:r w:rsidR="00E521E9">
              <w:t xml:space="preserve">For example an </w:t>
            </w:r>
            <w:r w:rsidR="003B78BB" w:rsidRPr="0086241A">
              <w:t xml:space="preserve">adjustment </w:t>
            </w:r>
            <w:r w:rsidR="00E521E9">
              <w:t>accrual</w:t>
            </w:r>
            <w:r w:rsidRPr="0086241A">
              <w:t xml:space="preserve"> for additional warehouse cost</w:t>
            </w:r>
            <w:r w:rsidR="003B78BB" w:rsidRPr="0086241A">
              <w:t>.</w:t>
            </w:r>
          </w:p>
          <w:p w14:paraId="004CE5E7" w14:textId="77777777" w:rsidR="00E521E9" w:rsidRPr="0086241A" w:rsidRDefault="00E521E9" w:rsidP="00A45A60">
            <w:pPr>
              <w:pStyle w:val="CommentText"/>
              <w:widowControl w:val="0"/>
              <w:jc w:val="left"/>
              <w:outlineLvl w:val="3"/>
            </w:pPr>
          </w:p>
        </w:tc>
      </w:tr>
      <w:tr w:rsidR="00EC41B1" w:rsidRPr="009F1B51" w14:paraId="004CE5ED" w14:textId="77777777" w:rsidTr="003B3D47">
        <w:trPr>
          <w:trHeight w:val="545"/>
        </w:trPr>
        <w:tc>
          <w:tcPr>
            <w:tcW w:w="1729" w:type="dxa"/>
            <w:tcBorders>
              <w:top w:val="single" w:sz="6" w:space="0" w:color="auto"/>
              <w:bottom w:val="single" w:sz="6" w:space="0" w:color="auto"/>
            </w:tcBorders>
          </w:tcPr>
          <w:p w14:paraId="004CE5E9" w14:textId="77777777" w:rsidR="00EC41B1" w:rsidRPr="0086241A" w:rsidRDefault="003B78BB" w:rsidP="00A45A60">
            <w:pPr>
              <w:widowControl w:val="0"/>
              <w:rPr>
                <w:lang w:val="en-GB"/>
              </w:rPr>
            </w:pPr>
            <w:r w:rsidRPr="0086241A">
              <w:rPr>
                <w:lang w:val="en-GB"/>
              </w:rPr>
              <w:t>Add / (Subtract)</w:t>
            </w:r>
          </w:p>
        </w:tc>
        <w:tc>
          <w:tcPr>
            <w:tcW w:w="2666" w:type="dxa"/>
            <w:tcBorders>
              <w:top w:val="single" w:sz="6" w:space="0" w:color="auto"/>
              <w:bottom w:val="single" w:sz="6" w:space="0" w:color="auto"/>
            </w:tcBorders>
          </w:tcPr>
          <w:p w14:paraId="004CE5EA" w14:textId="77777777" w:rsidR="00EC41B1" w:rsidRPr="0086241A" w:rsidRDefault="003B78BB" w:rsidP="00A45A60">
            <w:pPr>
              <w:widowControl w:val="0"/>
            </w:pPr>
            <w:r w:rsidRPr="0086241A">
              <w:t>Adjustment to purchase receipt cost of the product</w:t>
            </w:r>
          </w:p>
        </w:tc>
        <w:tc>
          <w:tcPr>
            <w:tcW w:w="5303" w:type="dxa"/>
            <w:tcBorders>
              <w:top w:val="single" w:sz="6" w:space="0" w:color="auto"/>
              <w:bottom w:val="single" w:sz="6" w:space="0" w:color="auto"/>
            </w:tcBorders>
          </w:tcPr>
          <w:p w14:paraId="004CE5EB" w14:textId="77777777" w:rsidR="00EC41B1" w:rsidRDefault="0086241A" w:rsidP="00A45A60">
            <w:pPr>
              <w:pStyle w:val="CommentText"/>
              <w:widowControl w:val="0"/>
              <w:jc w:val="left"/>
              <w:outlineLvl w:val="3"/>
              <w:rPr>
                <w:rFonts w:cs="Tms Rmn"/>
                <w:color w:val="000000"/>
                <w:lang w:val="en-GB"/>
              </w:rPr>
            </w:pPr>
            <w:r w:rsidRPr="0086241A">
              <w:rPr>
                <w:rFonts w:cs="Tms Rmn"/>
                <w:color w:val="000000"/>
                <w:lang w:val="en-GB"/>
              </w:rPr>
              <w:t>Utilise FIFO valuation table countback methodology to derive the delta between the standard cost of the product and the purchase receipt cost.</w:t>
            </w:r>
          </w:p>
          <w:p w14:paraId="004CE5EC" w14:textId="77777777" w:rsidR="003B3D47" w:rsidRPr="0086241A" w:rsidRDefault="003B3D47" w:rsidP="00A45A60">
            <w:pPr>
              <w:pStyle w:val="CommentText"/>
              <w:widowControl w:val="0"/>
              <w:jc w:val="left"/>
              <w:outlineLvl w:val="3"/>
            </w:pPr>
          </w:p>
        </w:tc>
      </w:tr>
      <w:tr w:rsidR="003B78BB" w:rsidRPr="009F1B51" w14:paraId="004CE5F8" w14:textId="77777777" w:rsidTr="003B3D47">
        <w:trPr>
          <w:trHeight w:val="545"/>
        </w:trPr>
        <w:tc>
          <w:tcPr>
            <w:tcW w:w="1729" w:type="dxa"/>
            <w:tcBorders>
              <w:top w:val="single" w:sz="6" w:space="0" w:color="auto"/>
              <w:bottom w:val="single" w:sz="6" w:space="0" w:color="auto"/>
            </w:tcBorders>
          </w:tcPr>
          <w:p w14:paraId="004CE5EE" w14:textId="77777777" w:rsidR="003B78BB" w:rsidRPr="0086241A" w:rsidRDefault="0086241A" w:rsidP="00A45A60">
            <w:pPr>
              <w:widowControl w:val="0"/>
              <w:rPr>
                <w:lang w:val="en-GB"/>
              </w:rPr>
            </w:pPr>
            <w:r w:rsidRPr="0086241A">
              <w:rPr>
                <w:rFonts w:cs="Tms Rmn"/>
                <w:color w:val="000000"/>
                <w:lang w:val="en-GB"/>
              </w:rPr>
              <w:t>(Subtract)</w:t>
            </w:r>
          </w:p>
        </w:tc>
        <w:tc>
          <w:tcPr>
            <w:tcW w:w="2666" w:type="dxa"/>
            <w:tcBorders>
              <w:top w:val="single" w:sz="6" w:space="0" w:color="auto"/>
              <w:bottom w:val="single" w:sz="6" w:space="0" w:color="auto"/>
            </w:tcBorders>
          </w:tcPr>
          <w:p w14:paraId="004CE5EF" w14:textId="77777777" w:rsidR="003B78BB" w:rsidRPr="0086241A" w:rsidRDefault="0086241A" w:rsidP="00A45A60">
            <w:pPr>
              <w:widowControl w:val="0"/>
            </w:pPr>
            <w:r w:rsidRPr="0086241A">
              <w:rPr>
                <w:rFonts w:cs="Tms Rmn"/>
                <w:color w:val="000000"/>
                <w:lang w:val="en-GB"/>
              </w:rPr>
              <w:t>Chargeback / Vendor Bid</w:t>
            </w:r>
          </w:p>
        </w:tc>
        <w:tc>
          <w:tcPr>
            <w:tcW w:w="5303" w:type="dxa"/>
            <w:tcBorders>
              <w:top w:val="single" w:sz="6" w:space="0" w:color="auto"/>
              <w:bottom w:val="single" w:sz="6" w:space="0" w:color="auto"/>
            </w:tcBorders>
          </w:tcPr>
          <w:p w14:paraId="004CE5F0" w14:textId="77777777" w:rsidR="0086241A" w:rsidRDefault="0086241A" w:rsidP="00A45A60">
            <w:pPr>
              <w:widowControl w:val="0"/>
              <w:autoSpaceDE w:val="0"/>
              <w:autoSpaceDN w:val="0"/>
              <w:adjustRightInd w:val="0"/>
              <w:jc w:val="left"/>
              <w:rPr>
                <w:rFonts w:cs="Tms Rmn"/>
                <w:color w:val="000000"/>
                <w:lang w:val="en-GB"/>
              </w:rPr>
            </w:pPr>
            <w:r w:rsidRPr="0086241A">
              <w:rPr>
                <w:rFonts w:cs="Tms Rmn"/>
                <w:color w:val="000000"/>
                <w:lang w:val="en-GB"/>
              </w:rPr>
              <w:t xml:space="preserve">Reduce the “cost” of the product to reflect any bids / chargebacks available. Adjustment accrued to balance sheet control account for reconciliation. </w:t>
            </w:r>
          </w:p>
          <w:p w14:paraId="004CE5F1" w14:textId="77777777" w:rsidR="00E521E9" w:rsidRPr="0086241A" w:rsidRDefault="00E521E9" w:rsidP="00A45A60">
            <w:pPr>
              <w:widowControl w:val="0"/>
              <w:autoSpaceDE w:val="0"/>
              <w:autoSpaceDN w:val="0"/>
              <w:adjustRightInd w:val="0"/>
              <w:jc w:val="left"/>
              <w:rPr>
                <w:rFonts w:cs="Tms Rmn"/>
                <w:color w:val="000000"/>
                <w:lang w:val="en-GB"/>
              </w:rPr>
            </w:pPr>
          </w:p>
          <w:p w14:paraId="004CE5F2" w14:textId="77777777" w:rsidR="0086241A" w:rsidRPr="0086241A" w:rsidRDefault="0086241A" w:rsidP="00A45A60">
            <w:pPr>
              <w:widowControl w:val="0"/>
              <w:autoSpaceDE w:val="0"/>
              <w:autoSpaceDN w:val="0"/>
              <w:adjustRightInd w:val="0"/>
              <w:jc w:val="left"/>
              <w:rPr>
                <w:rFonts w:cs="Tms Rmn"/>
                <w:color w:val="000000"/>
                <w:lang w:val="en-GB"/>
              </w:rPr>
            </w:pPr>
            <w:r w:rsidRPr="0086241A">
              <w:rPr>
                <w:rFonts w:cs="Tms Rmn"/>
                <w:color w:val="000000"/>
                <w:lang w:val="en-GB"/>
              </w:rPr>
              <w:t>Vistex agreements will be used.</w:t>
            </w:r>
            <w:r w:rsidR="00E521E9">
              <w:rPr>
                <w:rFonts w:cs="Tms Rmn"/>
                <w:color w:val="000000"/>
                <w:lang w:val="en-GB"/>
              </w:rPr>
              <w:t xml:space="preserve"> Ther</w:t>
            </w:r>
            <w:r w:rsidRPr="0086241A">
              <w:rPr>
                <w:rFonts w:cs="Tms Rmn"/>
                <w:color w:val="000000"/>
                <w:lang w:val="en-GB"/>
              </w:rPr>
              <w:t xml:space="preserve">e can be multiple </w:t>
            </w:r>
            <w:r w:rsidR="00E521E9">
              <w:rPr>
                <w:rFonts w:cs="Tms Rmn"/>
                <w:color w:val="000000"/>
                <w:lang w:val="en-GB"/>
              </w:rPr>
              <w:t xml:space="preserve">Vistex agreements </w:t>
            </w:r>
            <w:r w:rsidRPr="0086241A">
              <w:rPr>
                <w:rFonts w:cs="Tms Rmn"/>
                <w:color w:val="000000"/>
                <w:lang w:val="en-GB"/>
              </w:rPr>
              <w:t>per product.</w:t>
            </w:r>
          </w:p>
          <w:p w14:paraId="004CE5F3" w14:textId="77777777" w:rsidR="00E521E9" w:rsidRDefault="00E521E9" w:rsidP="00A45A60">
            <w:pPr>
              <w:widowControl w:val="0"/>
              <w:autoSpaceDE w:val="0"/>
              <w:autoSpaceDN w:val="0"/>
              <w:adjustRightInd w:val="0"/>
              <w:jc w:val="left"/>
              <w:rPr>
                <w:rFonts w:cs="Tms Rmn"/>
                <w:color w:val="000000"/>
                <w:lang w:val="en-GB"/>
              </w:rPr>
            </w:pPr>
          </w:p>
          <w:p w14:paraId="004CE5F4" w14:textId="77777777" w:rsidR="0086241A" w:rsidRPr="0086241A" w:rsidRDefault="0086241A" w:rsidP="00A45A60">
            <w:pPr>
              <w:widowControl w:val="0"/>
              <w:autoSpaceDE w:val="0"/>
              <w:autoSpaceDN w:val="0"/>
              <w:adjustRightInd w:val="0"/>
              <w:jc w:val="left"/>
              <w:rPr>
                <w:rFonts w:cs="Tms Rmn"/>
                <w:color w:val="000000"/>
                <w:lang w:val="en-GB"/>
              </w:rPr>
            </w:pPr>
            <w:r w:rsidRPr="0086241A">
              <w:rPr>
                <w:rFonts w:cs="Tms Rmn"/>
                <w:color w:val="000000"/>
                <w:lang w:val="en-GB"/>
              </w:rPr>
              <w:t>They will be separate line items on the billing document</w:t>
            </w:r>
          </w:p>
          <w:p w14:paraId="004CE5F5" w14:textId="77777777" w:rsidR="00E521E9" w:rsidRDefault="00E521E9" w:rsidP="00A45A60">
            <w:pPr>
              <w:pStyle w:val="CommentText"/>
              <w:widowControl w:val="0"/>
              <w:jc w:val="left"/>
              <w:outlineLvl w:val="3"/>
              <w:rPr>
                <w:rFonts w:cs="Tms Rmn"/>
                <w:color w:val="000000"/>
                <w:lang w:val="en-GB"/>
              </w:rPr>
            </w:pPr>
          </w:p>
          <w:p w14:paraId="004CE5F6" w14:textId="77777777" w:rsidR="003B78BB" w:rsidRDefault="0086241A" w:rsidP="00A45A60">
            <w:pPr>
              <w:pStyle w:val="CommentText"/>
              <w:widowControl w:val="0"/>
              <w:jc w:val="left"/>
              <w:outlineLvl w:val="3"/>
              <w:rPr>
                <w:rFonts w:cs="Tms Rmn"/>
                <w:color w:val="000000"/>
                <w:lang w:val="en-GB"/>
              </w:rPr>
            </w:pPr>
            <w:r w:rsidRPr="0086241A">
              <w:rPr>
                <w:rFonts w:cs="Tms Rmn"/>
                <w:color w:val="000000"/>
                <w:lang w:val="en-GB"/>
              </w:rPr>
              <w:t>This type of adjustment will be in COPA and where they are multiple</w:t>
            </w:r>
            <w:r w:rsidR="00BB04EF">
              <w:rPr>
                <w:rFonts w:cs="Tms Rmn"/>
                <w:color w:val="000000"/>
                <w:lang w:val="en-GB"/>
              </w:rPr>
              <w:t xml:space="preserve"> agreements</w:t>
            </w:r>
            <w:r w:rsidRPr="0086241A">
              <w:rPr>
                <w:rFonts w:cs="Tms Rmn"/>
                <w:color w:val="000000"/>
                <w:lang w:val="en-GB"/>
              </w:rPr>
              <w:t>, each unique</w:t>
            </w:r>
            <w:r w:rsidR="00BB04EF">
              <w:rPr>
                <w:rFonts w:cs="Tms Rmn"/>
                <w:color w:val="000000"/>
                <w:lang w:val="en-GB"/>
              </w:rPr>
              <w:t xml:space="preserve"> agreement will be separately identifiable</w:t>
            </w:r>
            <w:r w:rsidRPr="0086241A">
              <w:rPr>
                <w:rFonts w:cs="Tms Rmn"/>
                <w:color w:val="000000"/>
                <w:lang w:val="en-GB"/>
              </w:rPr>
              <w:t xml:space="preserve"> i.e. there </w:t>
            </w:r>
            <w:r w:rsidRPr="0086241A">
              <w:rPr>
                <w:rFonts w:cs="Tms Rmn"/>
                <w:color w:val="000000"/>
                <w:lang w:val="en-GB"/>
              </w:rPr>
              <w:lastRenderedPageBreak/>
              <w:t>is no consolidation in COPA of agreement types.</w:t>
            </w:r>
          </w:p>
          <w:p w14:paraId="004CE5F7" w14:textId="77777777" w:rsidR="00E521E9" w:rsidRPr="0086241A" w:rsidRDefault="00E521E9" w:rsidP="00A45A60">
            <w:pPr>
              <w:pStyle w:val="CommentText"/>
              <w:widowControl w:val="0"/>
              <w:jc w:val="left"/>
              <w:outlineLvl w:val="3"/>
            </w:pPr>
          </w:p>
        </w:tc>
      </w:tr>
      <w:tr w:rsidR="003B78BB" w:rsidRPr="009F1B51" w14:paraId="004CE5FF" w14:textId="77777777" w:rsidTr="003B3D47">
        <w:trPr>
          <w:trHeight w:val="545"/>
        </w:trPr>
        <w:tc>
          <w:tcPr>
            <w:tcW w:w="1729" w:type="dxa"/>
            <w:tcBorders>
              <w:top w:val="single" w:sz="6" w:space="0" w:color="auto"/>
              <w:bottom w:val="single" w:sz="6" w:space="0" w:color="auto"/>
            </w:tcBorders>
          </w:tcPr>
          <w:p w14:paraId="004CE5F9" w14:textId="77777777" w:rsidR="003B78BB" w:rsidRDefault="0086241A" w:rsidP="00A45A60">
            <w:pPr>
              <w:widowControl w:val="0"/>
              <w:rPr>
                <w:lang w:val="en-GB"/>
              </w:rPr>
            </w:pPr>
            <w:r>
              <w:rPr>
                <w:lang w:val="en-GB"/>
              </w:rPr>
              <w:lastRenderedPageBreak/>
              <w:t>Add</w:t>
            </w:r>
          </w:p>
        </w:tc>
        <w:tc>
          <w:tcPr>
            <w:tcW w:w="2666" w:type="dxa"/>
            <w:tcBorders>
              <w:top w:val="single" w:sz="6" w:space="0" w:color="auto"/>
              <w:bottom w:val="single" w:sz="6" w:space="0" w:color="auto"/>
            </w:tcBorders>
          </w:tcPr>
          <w:p w14:paraId="004CE5FA" w14:textId="77777777" w:rsidR="003B78BB" w:rsidRDefault="0086241A" w:rsidP="00A45A60">
            <w:pPr>
              <w:widowControl w:val="0"/>
            </w:pPr>
            <w:r>
              <w:t>Customer Rebates</w:t>
            </w:r>
          </w:p>
        </w:tc>
        <w:tc>
          <w:tcPr>
            <w:tcW w:w="5303" w:type="dxa"/>
            <w:tcBorders>
              <w:top w:val="single" w:sz="6" w:space="0" w:color="auto"/>
              <w:bottom w:val="single" w:sz="6" w:space="0" w:color="auto"/>
            </w:tcBorders>
          </w:tcPr>
          <w:p w14:paraId="004CE5FB" w14:textId="77777777" w:rsidR="00BF7711" w:rsidRDefault="00BB04EF" w:rsidP="00A45A60">
            <w:pPr>
              <w:pStyle w:val="CommentText"/>
              <w:widowControl w:val="0"/>
              <w:jc w:val="left"/>
              <w:outlineLvl w:val="3"/>
              <w:rPr>
                <w:rFonts w:cs="Tms Rmn"/>
                <w:color w:val="000000"/>
                <w:lang w:val="en-GB"/>
              </w:rPr>
            </w:pPr>
            <w:r>
              <w:rPr>
                <w:rFonts w:cs="Tms Rmn"/>
                <w:color w:val="000000"/>
                <w:lang w:val="en-GB"/>
              </w:rPr>
              <w:t>Ther</w:t>
            </w:r>
            <w:r w:rsidR="00BF7711" w:rsidRPr="00BF7711">
              <w:rPr>
                <w:rFonts w:cs="Tms Rmn"/>
                <w:color w:val="000000"/>
                <w:lang w:val="en-GB"/>
              </w:rPr>
              <w:t xml:space="preserve">e can be multiple </w:t>
            </w:r>
            <w:r>
              <w:rPr>
                <w:rFonts w:cs="Tms Rmn"/>
                <w:color w:val="000000"/>
                <w:lang w:val="en-GB"/>
              </w:rPr>
              <w:t xml:space="preserve">rebates </w:t>
            </w:r>
            <w:r w:rsidR="00BF7711" w:rsidRPr="00BF7711">
              <w:rPr>
                <w:rFonts w:cs="Tms Rmn"/>
                <w:color w:val="000000"/>
                <w:lang w:val="en-GB"/>
              </w:rPr>
              <w:t>per customer.</w:t>
            </w:r>
          </w:p>
          <w:p w14:paraId="004CE5FC" w14:textId="77777777" w:rsidR="00BB04EF" w:rsidRPr="00BF7711" w:rsidRDefault="00BB04EF" w:rsidP="00A45A60">
            <w:pPr>
              <w:pStyle w:val="CommentText"/>
              <w:widowControl w:val="0"/>
              <w:jc w:val="left"/>
              <w:outlineLvl w:val="3"/>
              <w:rPr>
                <w:rFonts w:cs="Tms Rmn"/>
                <w:color w:val="000000"/>
                <w:lang w:val="en-GB"/>
              </w:rPr>
            </w:pPr>
          </w:p>
          <w:p w14:paraId="004CE5FD" w14:textId="77777777" w:rsidR="003B78BB" w:rsidRDefault="00BF7711" w:rsidP="00A45A60">
            <w:pPr>
              <w:pStyle w:val="CommentText"/>
              <w:widowControl w:val="0"/>
              <w:jc w:val="left"/>
              <w:outlineLvl w:val="3"/>
              <w:rPr>
                <w:rFonts w:cs="Tms Rmn"/>
                <w:color w:val="000000"/>
                <w:lang w:val="en-GB"/>
              </w:rPr>
            </w:pPr>
            <w:r w:rsidRPr="00BF7711">
              <w:rPr>
                <w:rFonts w:cs="Tms Rmn"/>
                <w:color w:val="000000"/>
                <w:lang w:val="en-GB"/>
              </w:rPr>
              <w:t>This type of adjustmen</w:t>
            </w:r>
            <w:r w:rsidR="00BB04EF">
              <w:rPr>
                <w:rFonts w:cs="Tms Rmn"/>
                <w:color w:val="000000"/>
                <w:lang w:val="en-GB"/>
              </w:rPr>
              <w:t>t will be in COPA and where there</w:t>
            </w:r>
            <w:r w:rsidRPr="00BF7711">
              <w:rPr>
                <w:rFonts w:cs="Tms Rmn"/>
                <w:color w:val="000000"/>
                <w:lang w:val="en-GB"/>
              </w:rPr>
              <w:t xml:space="preserve"> are multiple</w:t>
            </w:r>
            <w:r w:rsidR="00BB04EF">
              <w:rPr>
                <w:rFonts w:cs="Tms Rmn"/>
                <w:color w:val="000000"/>
                <w:lang w:val="en-GB"/>
              </w:rPr>
              <w:t xml:space="preserve"> rebates per customer</w:t>
            </w:r>
            <w:r w:rsidRPr="00BF7711">
              <w:rPr>
                <w:rFonts w:cs="Tms Rmn"/>
                <w:color w:val="000000"/>
                <w:lang w:val="en-GB"/>
              </w:rPr>
              <w:t>,</w:t>
            </w:r>
            <w:r w:rsidR="00BB04EF">
              <w:rPr>
                <w:rFonts w:cs="Tms Rmn"/>
                <w:color w:val="000000"/>
                <w:lang w:val="en-GB"/>
              </w:rPr>
              <w:t xml:space="preserve"> each unique agreement will be separately identifiable</w:t>
            </w:r>
            <w:r w:rsidRPr="00BF7711">
              <w:rPr>
                <w:rFonts w:cs="Tms Rmn"/>
                <w:color w:val="000000"/>
                <w:lang w:val="en-GB"/>
              </w:rPr>
              <w:t xml:space="preserve"> i.e. there is no consolidation in COPA of agreement types.</w:t>
            </w:r>
          </w:p>
          <w:p w14:paraId="004CE5FE" w14:textId="77777777" w:rsidR="00BB04EF" w:rsidRDefault="00BB04EF" w:rsidP="00A45A60">
            <w:pPr>
              <w:pStyle w:val="CommentText"/>
              <w:widowControl w:val="0"/>
              <w:jc w:val="left"/>
              <w:outlineLvl w:val="3"/>
            </w:pPr>
          </w:p>
        </w:tc>
      </w:tr>
      <w:tr w:rsidR="003B78BB" w:rsidRPr="009F1B51" w14:paraId="004CE608" w14:textId="77777777" w:rsidTr="003B3D47">
        <w:trPr>
          <w:trHeight w:val="545"/>
        </w:trPr>
        <w:tc>
          <w:tcPr>
            <w:tcW w:w="1729" w:type="dxa"/>
            <w:tcBorders>
              <w:top w:val="single" w:sz="6" w:space="0" w:color="auto"/>
              <w:bottom w:val="single" w:sz="6" w:space="0" w:color="auto"/>
            </w:tcBorders>
          </w:tcPr>
          <w:p w14:paraId="004CE600" w14:textId="77777777" w:rsidR="003B78BB" w:rsidRDefault="00BF7711" w:rsidP="00A45A60">
            <w:pPr>
              <w:widowControl w:val="0"/>
              <w:rPr>
                <w:lang w:val="en-GB"/>
              </w:rPr>
            </w:pPr>
            <w:r>
              <w:rPr>
                <w:lang w:val="en-GB"/>
              </w:rPr>
              <w:t>Add</w:t>
            </w:r>
          </w:p>
        </w:tc>
        <w:tc>
          <w:tcPr>
            <w:tcW w:w="2666" w:type="dxa"/>
            <w:tcBorders>
              <w:top w:val="single" w:sz="6" w:space="0" w:color="auto"/>
              <w:bottom w:val="single" w:sz="6" w:space="0" w:color="auto"/>
            </w:tcBorders>
          </w:tcPr>
          <w:p w14:paraId="004CE601" w14:textId="77777777" w:rsidR="003B78BB" w:rsidRDefault="00BF7711" w:rsidP="00A45A60">
            <w:pPr>
              <w:pStyle w:val="CommentText"/>
              <w:widowControl w:val="0"/>
              <w:jc w:val="left"/>
              <w:outlineLvl w:val="3"/>
            </w:pPr>
            <w:r w:rsidRPr="00BF7711">
              <w:rPr>
                <w:rFonts w:cs="Tms Rmn"/>
                <w:color w:val="000000"/>
                <w:lang w:val="en-GB"/>
              </w:rPr>
              <w:t>Special Price Increase (SPI)</w:t>
            </w:r>
          </w:p>
        </w:tc>
        <w:tc>
          <w:tcPr>
            <w:tcW w:w="5303" w:type="dxa"/>
            <w:tcBorders>
              <w:top w:val="single" w:sz="6" w:space="0" w:color="auto"/>
              <w:bottom w:val="single" w:sz="6" w:space="0" w:color="auto"/>
            </w:tcBorders>
          </w:tcPr>
          <w:p w14:paraId="004CE602" w14:textId="77777777" w:rsidR="00BF7711" w:rsidRDefault="00BF7711" w:rsidP="00A45A60">
            <w:pPr>
              <w:pStyle w:val="CommentText"/>
              <w:widowControl w:val="0"/>
              <w:jc w:val="left"/>
              <w:outlineLvl w:val="3"/>
              <w:rPr>
                <w:rFonts w:cs="Tms Rmn"/>
                <w:color w:val="000000"/>
                <w:lang w:val="en-GB"/>
              </w:rPr>
            </w:pPr>
            <w:r w:rsidRPr="00BF7711">
              <w:rPr>
                <w:rFonts w:cs="Tms Rmn"/>
                <w:color w:val="000000"/>
                <w:lang w:val="en-GB"/>
              </w:rPr>
              <w:t xml:space="preserve">Opportunity to increase the “cost” of the product. Utilise Vistex agreements to “accrue” this type of adjustment to a balance sheet control account (See FI). This is used to make additional accruals. E.g. To cover “cost” of returns or re-work in situations where we are aware of possible issues / cost. </w:t>
            </w:r>
          </w:p>
          <w:p w14:paraId="004CE603" w14:textId="77777777" w:rsidR="00BB04EF" w:rsidRPr="00BF7711" w:rsidRDefault="00BB04EF" w:rsidP="00A45A60">
            <w:pPr>
              <w:pStyle w:val="CommentText"/>
              <w:widowControl w:val="0"/>
              <w:jc w:val="left"/>
              <w:outlineLvl w:val="3"/>
              <w:rPr>
                <w:rFonts w:cs="Tms Rmn"/>
                <w:color w:val="000000"/>
                <w:lang w:val="en-GB"/>
              </w:rPr>
            </w:pPr>
          </w:p>
          <w:p w14:paraId="004CE604" w14:textId="77777777" w:rsidR="00BB04EF" w:rsidRDefault="00BF7711" w:rsidP="00A45A60">
            <w:pPr>
              <w:pStyle w:val="CommentText"/>
              <w:widowControl w:val="0"/>
              <w:jc w:val="left"/>
              <w:outlineLvl w:val="3"/>
              <w:rPr>
                <w:rFonts w:cs="Tms Rmn"/>
                <w:color w:val="000000"/>
                <w:lang w:val="en-GB"/>
              </w:rPr>
            </w:pPr>
            <w:r w:rsidRPr="00BF7711">
              <w:rPr>
                <w:rFonts w:cs="Tms Rmn"/>
                <w:color w:val="000000"/>
                <w:lang w:val="en-GB"/>
              </w:rPr>
              <w:t>Vistex agreements will be used.</w:t>
            </w:r>
            <w:r w:rsidR="00BB04EF">
              <w:rPr>
                <w:rFonts w:cs="Tms Rmn"/>
                <w:color w:val="000000"/>
                <w:lang w:val="en-GB"/>
              </w:rPr>
              <w:t xml:space="preserve"> Ther</w:t>
            </w:r>
            <w:r w:rsidR="00BB04EF" w:rsidRPr="0086241A">
              <w:rPr>
                <w:rFonts w:cs="Tms Rmn"/>
                <w:color w:val="000000"/>
                <w:lang w:val="en-GB"/>
              </w:rPr>
              <w:t xml:space="preserve">e can be multiple </w:t>
            </w:r>
            <w:r w:rsidR="00BB04EF">
              <w:rPr>
                <w:rFonts w:cs="Tms Rmn"/>
                <w:color w:val="000000"/>
                <w:lang w:val="en-GB"/>
              </w:rPr>
              <w:t xml:space="preserve">Vistex agreements </w:t>
            </w:r>
            <w:r w:rsidR="00BB04EF" w:rsidRPr="0086241A">
              <w:rPr>
                <w:rFonts w:cs="Tms Rmn"/>
                <w:color w:val="000000"/>
                <w:lang w:val="en-GB"/>
              </w:rPr>
              <w:t>per product.</w:t>
            </w:r>
          </w:p>
          <w:p w14:paraId="004CE605" w14:textId="77777777" w:rsidR="00BB04EF" w:rsidRPr="0086241A" w:rsidRDefault="00BB04EF" w:rsidP="00A45A60">
            <w:pPr>
              <w:pStyle w:val="CommentText"/>
              <w:widowControl w:val="0"/>
              <w:jc w:val="left"/>
              <w:outlineLvl w:val="3"/>
              <w:rPr>
                <w:rFonts w:cs="Tms Rmn"/>
                <w:color w:val="000000"/>
                <w:lang w:val="en-GB"/>
              </w:rPr>
            </w:pPr>
          </w:p>
          <w:p w14:paraId="004CE606" w14:textId="77777777" w:rsidR="003B78BB" w:rsidRDefault="00BF7711" w:rsidP="00A45A60">
            <w:pPr>
              <w:pStyle w:val="CommentText"/>
              <w:widowControl w:val="0"/>
              <w:jc w:val="left"/>
              <w:outlineLvl w:val="3"/>
              <w:rPr>
                <w:rFonts w:cs="Tms Rmn"/>
                <w:color w:val="000000"/>
                <w:lang w:val="en-GB"/>
              </w:rPr>
            </w:pPr>
            <w:r w:rsidRPr="00BF7711">
              <w:rPr>
                <w:rFonts w:cs="Tms Rmn"/>
                <w:color w:val="000000"/>
                <w:lang w:val="en-GB"/>
              </w:rPr>
              <w:t>This type of adjustmen</w:t>
            </w:r>
            <w:r w:rsidR="00BB04EF">
              <w:rPr>
                <w:rFonts w:cs="Tms Rmn"/>
                <w:color w:val="000000"/>
                <w:lang w:val="en-GB"/>
              </w:rPr>
              <w:t>t will be in COPA and where there</w:t>
            </w:r>
            <w:r w:rsidRPr="00BF7711">
              <w:rPr>
                <w:rFonts w:cs="Tms Rmn"/>
                <w:color w:val="000000"/>
                <w:lang w:val="en-GB"/>
              </w:rPr>
              <w:t xml:space="preserve"> are multiple</w:t>
            </w:r>
            <w:r w:rsidR="00BB04EF">
              <w:rPr>
                <w:rFonts w:cs="Tms Rmn"/>
                <w:color w:val="000000"/>
                <w:lang w:val="en-GB"/>
              </w:rPr>
              <w:t xml:space="preserve"> agreements</w:t>
            </w:r>
            <w:r w:rsidRPr="00BF7711">
              <w:rPr>
                <w:rFonts w:cs="Tms Rmn"/>
                <w:color w:val="000000"/>
                <w:lang w:val="en-GB"/>
              </w:rPr>
              <w:t xml:space="preserve">, </w:t>
            </w:r>
            <w:r w:rsidR="00BB04EF" w:rsidRPr="0086241A">
              <w:rPr>
                <w:rFonts w:cs="Tms Rmn"/>
                <w:color w:val="000000"/>
                <w:lang w:val="en-GB"/>
              </w:rPr>
              <w:t>each unique</w:t>
            </w:r>
            <w:r w:rsidR="00BB04EF">
              <w:rPr>
                <w:rFonts w:cs="Tms Rmn"/>
                <w:color w:val="000000"/>
                <w:lang w:val="en-GB"/>
              </w:rPr>
              <w:t xml:space="preserve"> agreement will be separately identifiable</w:t>
            </w:r>
            <w:r w:rsidR="00BB04EF" w:rsidRPr="0086241A">
              <w:rPr>
                <w:rFonts w:cs="Tms Rmn"/>
                <w:color w:val="000000"/>
                <w:lang w:val="en-GB"/>
              </w:rPr>
              <w:t xml:space="preserve"> i.e.</w:t>
            </w:r>
            <w:r w:rsidR="00BB04EF">
              <w:rPr>
                <w:rFonts w:cs="Tms Rmn"/>
                <w:color w:val="000000"/>
                <w:lang w:val="en-GB"/>
              </w:rPr>
              <w:t xml:space="preserve"> </w:t>
            </w:r>
            <w:r w:rsidRPr="00BF7711">
              <w:rPr>
                <w:rFonts w:cs="Tms Rmn"/>
                <w:color w:val="000000"/>
                <w:lang w:val="en-GB"/>
              </w:rPr>
              <w:t>there is no consolidation in COPA of agreement types.</w:t>
            </w:r>
          </w:p>
          <w:p w14:paraId="004CE607" w14:textId="77777777" w:rsidR="003B3D47" w:rsidRDefault="003B3D47" w:rsidP="00A45A60">
            <w:pPr>
              <w:pStyle w:val="CommentText"/>
              <w:widowControl w:val="0"/>
              <w:jc w:val="left"/>
              <w:outlineLvl w:val="3"/>
            </w:pPr>
          </w:p>
        </w:tc>
      </w:tr>
      <w:tr w:rsidR="00BF7711" w:rsidRPr="009F1B51" w14:paraId="004CE611" w14:textId="77777777" w:rsidTr="003B3D47">
        <w:trPr>
          <w:trHeight w:val="545"/>
        </w:trPr>
        <w:tc>
          <w:tcPr>
            <w:tcW w:w="1729" w:type="dxa"/>
            <w:tcBorders>
              <w:top w:val="single" w:sz="6" w:space="0" w:color="auto"/>
              <w:bottom w:val="single" w:sz="6" w:space="0" w:color="auto"/>
            </w:tcBorders>
          </w:tcPr>
          <w:p w14:paraId="004CE609" w14:textId="77777777" w:rsidR="00BF7711" w:rsidRDefault="009A5D96" w:rsidP="00A45A60">
            <w:pPr>
              <w:widowControl w:val="0"/>
              <w:rPr>
                <w:lang w:val="en-GB"/>
              </w:rPr>
            </w:pPr>
            <w:r>
              <w:rPr>
                <w:lang w:val="en-GB"/>
              </w:rPr>
              <w:t>Minus</w:t>
            </w:r>
          </w:p>
        </w:tc>
        <w:tc>
          <w:tcPr>
            <w:tcW w:w="2666" w:type="dxa"/>
            <w:tcBorders>
              <w:top w:val="single" w:sz="6" w:space="0" w:color="auto"/>
              <w:bottom w:val="single" w:sz="6" w:space="0" w:color="auto"/>
            </w:tcBorders>
          </w:tcPr>
          <w:p w14:paraId="004CE60A" w14:textId="77777777" w:rsidR="00BF7711" w:rsidRPr="00BF7711" w:rsidRDefault="009A5D96" w:rsidP="00A45A60">
            <w:pPr>
              <w:pStyle w:val="CommentText"/>
              <w:widowControl w:val="0"/>
              <w:jc w:val="left"/>
              <w:outlineLvl w:val="3"/>
              <w:rPr>
                <w:rFonts w:cs="Tms Rmn"/>
                <w:color w:val="000000"/>
                <w:lang w:val="en-GB"/>
              </w:rPr>
            </w:pPr>
            <w:r>
              <w:rPr>
                <w:rFonts w:cs="Tms Rmn"/>
                <w:color w:val="000000"/>
                <w:lang w:val="en-GB"/>
              </w:rPr>
              <w:t>PROFs</w:t>
            </w:r>
          </w:p>
        </w:tc>
        <w:tc>
          <w:tcPr>
            <w:tcW w:w="5303" w:type="dxa"/>
            <w:tcBorders>
              <w:top w:val="single" w:sz="6" w:space="0" w:color="auto"/>
              <w:bottom w:val="single" w:sz="6" w:space="0" w:color="auto"/>
            </w:tcBorders>
          </w:tcPr>
          <w:p w14:paraId="004CE60B" w14:textId="77777777" w:rsidR="009A5D96" w:rsidRDefault="009A5D96" w:rsidP="00A45A60">
            <w:pPr>
              <w:pStyle w:val="CommentText"/>
              <w:widowControl w:val="0"/>
              <w:jc w:val="left"/>
              <w:outlineLvl w:val="3"/>
              <w:rPr>
                <w:rFonts w:cs="Tms Rmn"/>
                <w:color w:val="000000"/>
                <w:lang w:val="en-GB"/>
              </w:rPr>
            </w:pPr>
            <w:r w:rsidRPr="009A5D96">
              <w:rPr>
                <w:rFonts w:cs="Tms Rmn"/>
                <w:color w:val="000000"/>
                <w:lang w:val="en-GB"/>
              </w:rPr>
              <w:t xml:space="preserve">Opportunity to reduce the “cost” of the product. Utilise Vistex agreements to “accrue” this type of adjustment to a balance sheet control account (See FI). An example of this would be to reduce the cost of a SKU in line with an expected Vendor Rebate. i.e. The expected rebate is used to reduce the cost of the product to increase sell through </w:t>
            </w:r>
          </w:p>
          <w:p w14:paraId="004CE60C" w14:textId="77777777" w:rsidR="00BB04EF" w:rsidRPr="009A5D96" w:rsidRDefault="00BB04EF" w:rsidP="00A45A60">
            <w:pPr>
              <w:pStyle w:val="CommentText"/>
              <w:widowControl w:val="0"/>
              <w:jc w:val="left"/>
              <w:outlineLvl w:val="3"/>
              <w:rPr>
                <w:rFonts w:cs="Tms Rmn"/>
                <w:color w:val="000000"/>
                <w:lang w:val="en-GB"/>
              </w:rPr>
            </w:pPr>
          </w:p>
          <w:p w14:paraId="004CE60D" w14:textId="77777777" w:rsidR="00BB04EF" w:rsidRDefault="009A5D96" w:rsidP="00A45A60">
            <w:pPr>
              <w:pStyle w:val="CommentText"/>
              <w:widowControl w:val="0"/>
              <w:jc w:val="left"/>
              <w:outlineLvl w:val="3"/>
              <w:rPr>
                <w:rFonts w:cs="Tms Rmn"/>
                <w:color w:val="000000"/>
                <w:lang w:val="en-GB"/>
              </w:rPr>
            </w:pPr>
            <w:r w:rsidRPr="009A5D96">
              <w:rPr>
                <w:rFonts w:cs="Tms Rmn"/>
                <w:color w:val="000000"/>
                <w:lang w:val="en-GB"/>
              </w:rPr>
              <w:t>Vistex agreements will be used.</w:t>
            </w:r>
            <w:r w:rsidR="00BB04EF">
              <w:rPr>
                <w:rFonts w:cs="Tms Rmn"/>
                <w:color w:val="000000"/>
                <w:lang w:val="en-GB"/>
              </w:rPr>
              <w:t xml:space="preserve"> Ther</w:t>
            </w:r>
            <w:r w:rsidR="00BB04EF" w:rsidRPr="0086241A">
              <w:rPr>
                <w:rFonts w:cs="Tms Rmn"/>
                <w:color w:val="000000"/>
                <w:lang w:val="en-GB"/>
              </w:rPr>
              <w:t xml:space="preserve">e can be multiple </w:t>
            </w:r>
            <w:r w:rsidR="00BB04EF">
              <w:rPr>
                <w:rFonts w:cs="Tms Rmn"/>
                <w:color w:val="000000"/>
                <w:lang w:val="en-GB"/>
              </w:rPr>
              <w:t xml:space="preserve">Vistex agreements </w:t>
            </w:r>
            <w:r w:rsidR="00BB04EF" w:rsidRPr="0086241A">
              <w:rPr>
                <w:rFonts w:cs="Tms Rmn"/>
                <w:color w:val="000000"/>
                <w:lang w:val="en-GB"/>
              </w:rPr>
              <w:t>per product.</w:t>
            </w:r>
          </w:p>
          <w:p w14:paraId="004CE60E" w14:textId="77777777" w:rsidR="00BB04EF" w:rsidRPr="009A5D96" w:rsidRDefault="00BB04EF" w:rsidP="00A45A60">
            <w:pPr>
              <w:pStyle w:val="CommentText"/>
              <w:widowControl w:val="0"/>
              <w:jc w:val="left"/>
              <w:outlineLvl w:val="3"/>
              <w:rPr>
                <w:rFonts w:cs="Tms Rmn"/>
                <w:color w:val="000000"/>
                <w:lang w:val="en-GB"/>
              </w:rPr>
            </w:pPr>
          </w:p>
          <w:p w14:paraId="004CE60F" w14:textId="77777777" w:rsidR="00BF7711" w:rsidRDefault="009A5D96" w:rsidP="00A45A60">
            <w:pPr>
              <w:pStyle w:val="CommentText"/>
              <w:widowControl w:val="0"/>
              <w:jc w:val="left"/>
              <w:outlineLvl w:val="3"/>
              <w:rPr>
                <w:rFonts w:cs="Tms Rmn"/>
                <w:color w:val="000000"/>
                <w:lang w:val="en-GB"/>
              </w:rPr>
            </w:pPr>
            <w:r w:rsidRPr="009A5D96">
              <w:rPr>
                <w:rFonts w:cs="Tms Rmn"/>
                <w:color w:val="000000"/>
                <w:lang w:val="en-GB"/>
              </w:rPr>
              <w:t xml:space="preserve">This type of adjustment will be in COPA and </w:t>
            </w:r>
            <w:r w:rsidR="00BB04EF">
              <w:rPr>
                <w:rFonts w:cs="Tms Rmn"/>
                <w:color w:val="000000"/>
                <w:lang w:val="en-GB"/>
              </w:rPr>
              <w:t>where there</w:t>
            </w:r>
            <w:r w:rsidR="00BB04EF" w:rsidRPr="00BF7711">
              <w:rPr>
                <w:rFonts w:cs="Tms Rmn"/>
                <w:color w:val="000000"/>
                <w:lang w:val="en-GB"/>
              </w:rPr>
              <w:t xml:space="preserve"> are multiple</w:t>
            </w:r>
            <w:r w:rsidR="00BB04EF">
              <w:rPr>
                <w:rFonts w:cs="Tms Rmn"/>
                <w:color w:val="000000"/>
                <w:lang w:val="en-GB"/>
              </w:rPr>
              <w:t xml:space="preserve"> agreements</w:t>
            </w:r>
            <w:r w:rsidR="00BB04EF" w:rsidRPr="0086241A">
              <w:rPr>
                <w:rFonts w:cs="Tms Rmn"/>
                <w:color w:val="000000"/>
                <w:lang w:val="en-GB"/>
              </w:rPr>
              <w:t xml:space="preserve"> each unique</w:t>
            </w:r>
            <w:r w:rsidR="00BB04EF">
              <w:rPr>
                <w:rFonts w:cs="Tms Rmn"/>
                <w:color w:val="000000"/>
                <w:lang w:val="en-GB"/>
              </w:rPr>
              <w:t xml:space="preserve"> agreement will be separately identifiable</w:t>
            </w:r>
            <w:r w:rsidR="00BB04EF" w:rsidRPr="0086241A">
              <w:rPr>
                <w:rFonts w:cs="Tms Rmn"/>
                <w:color w:val="000000"/>
                <w:lang w:val="en-GB"/>
              </w:rPr>
              <w:t xml:space="preserve"> i.e.</w:t>
            </w:r>
            <w:r w:rsidRPr="009A5D96">
              <w:rPr>
                <w:rFonts w:cs="Tms Rmn"/>
                <w:color w:val="000000"/>
                <w:lang w:val="en-GB"/>
              </w:rPr>
              <w:t>there is no consolidation in COPA of agreement types.</w:t>
            </w:r>
          </w:p>
          <w:p w14:paraId="004CE610" w14:textId="77777777" w:rsidR="00BB04EF" w:rsidRPr="00BF7711" w:rsidRDefault="00BB04EF" w:rsidP="00A45A60">
            <w:pPr>
              <w:pStyle w:val="CommentText"/>
              <w:widowControl w:val="0"/>
              <w:jc w:val="left"/>
              <w:outlineLvl w:val="3"/>
              <w:rPr>
                <w:rFonts w:cs="Tms Rmn"/>
                <w:color w:val="000000"/>
                <w:lang w:val="en-GB"/>
              </w:rPr>
            </w:pPr>
          </w:p>
        </w:tc>
      </w:tr>
      <w:tr w:rsidR="00472117" w:rsidRPr="009F1B51" w14:paraId="004CE616" w14:textId="77777777" w:rsidTr="003B3D47">
        <w:trPr>
          <w:trHeight w:val="545"/>
        </w:trPr>
        <w:tc>
          <w:tcPr>
            <w:tcW w:w="1729" w:type="dxa"/>
            <w:tcBorders>
              <w:top w:val="single" w:sz="6" w:space="0" w:color="auto"/>
              <w:bottom w:val="single" w:sz="6" w:space="0" w:color="auto"/>
            </w:tcBorders>
          </w:tcPr>
          <w:p w14:paraId="004CE612" w14:textId="77777777" w:rsidR="00472117" w:rsidRDefault="00472117" w:rsidP="00A45A60">
            <w:pPr>
              <w:widowControl w:val="0"/>
              <w:rPr>
                <w:lang w:val="en-GB"/>
              </w:rPr>
            </w:pPr>
            <w:r>
              <w:rPr>
                <w:lang w:val="en-GB"/>
              </w:rPr>
              <w:t>Add</w:t>
            </w:r>
          </w:p>
        </w:tc>
        <w:tc>
          <w:tcPr>
            <w:tcW w:w="2666" w:type="dxa"/>
            <w:tcBorders>
              <w:top w:val="single" w:sz="6" w:space="0" w:color="auto"/>
              <w:bottom w:val="single" w:sz="6" w:space="0" w:color="auto"/>
            </w:tcBorders>
          </w:tcPr>
          <w:p w14:paraId="004CE613" w14:textId="77777777" w:rsidR="00472117" w:rsidRDefault="00472117" w:rsidP="00A45A60">
            <w:pPr>
              <w:pStyle w:val="CommentText"/>
              <w:widowControl w:val="0"/>
              <w:jc w:val="left"/>
              <w:outlineLvl w:val="3"/>
              <w:rPr>
                <w:rFonts w:cs="Tms Rmn"/>
                <w:color w:val="000000"/>
                <w:lang w:val="en-GB"/>
              </w:rPr>
            </w:pPr>
            <w:r>
              <w:rPr>
                <w:rFonts w:cs="Tms Rmn"/>
                <w:color w:val="000000"/>
                <w:lang w:val="en-GB"/>
              </w:rPr>
              <w:t>Carriage</w:t>
            </w:r>
          </w:p>
        </w:tc>
        <w:tc>
          <w:tcPr>
            <w:tcW w:w="5303" w:type="dxa"/>
            <w:tcBorders>
              <w:top w:val="single" w:sz="6" w:space="0" w:color="auto"/>
              <w:bottom w:val="single" w:sz="6" w:space="0" w:color="auto"/>
            </w:tcBorders>
          </w:tcPr>
          <w:p w14:paraId="004CE614" w14:textId="77777777" w:rsidR="00472117" w:rsidRDefault="00472117" w:rsidP="00A45A60">
            <w:pPr>
              <w:pStyle w:val="CommentText"/>
              <w:widowControl w:val="0"/>
              <w:jc w:val="left"/>
              <w:outlineLvl w:val="3"/>
              <w:rPr>
                <w:rFonts w:cs="Tms Rmn"/>
                <w:color w:val="000000"/>
                <w:lang w:val="en-GB"/>
              </w:rPr>
            </w:pPr>
            <w:r>
              <w:rPr>
                <w:rFonts w:cs="Tms Rmn"/>
                <w:color w:val="000000"/>
                <w:lang w:val="en-GB"/>
              </w:rPr>
              <w:t>Outbound carriage cost allocated to the item / sales order</w:t>
            </w:r>
          </w:p>
          <w:p w14:paraId="004CE615" w14:textId="77777777" w:rsidR="003B3D47" w:rsidRPr="009A5D96" w:rsidRDefault="003B3D47" w:rsidP="00A45A60">
            <w:pPr>
              <w:pStyle w:val="CommentText"/>
              <w:widowControl w:val="0"/>
              <w:jc w:val="left"/>
              <w:outlineLvl w:val="3"/>
              <w:rPr>
                <w:rFonts w:cs="Tms Rmn"/>
                <w:color w:val="000000"/>
                <w:lang w:val="en-GB"/>
              </w:rPr>
            </w:pPr>
          </w:p>
        </w:tc>
      </w:tr>
    </w:tbl>
    <w:p w14:paraId="004CE617" w14:textId="77777777" w:rsidR="00D9660E" w:rsidRDefault="00D9660E" w:rsidP="00A45A60">
      <w:pPr>
        <w:widowControl w:val="0"/>
        <w:rPr>
          <w:lang w:val="en-GB"/>
        </w:rPr>
      </w:pPr>
    </w:p>
    <w:p w14:paraId="004CE618" w14:textId="77777777" w:rsidR="003B3D47" w:rsidRDefault="003B3D47" w:rsidP="00A45A60">
      <w:pPr>
        <w:widowControl w:val="0"/>
        <w:rPr>
          <w:b/>
        </w:rPr>
      </w:pPr>
    </w:p>
    <w:p w14:paraId="004CE619" w14:textId="77777777" w:rsidR="003B3D47" w:rsidRDefault="003B3D47" w:rsidP="00A45A60">
      <w:pPr>
        <w:widowControl w:val="0"/>
        <w:rPr>
          <w:b/>
        </w:rPr>
      </w:pPr>
    </w:p>
    <w:p w14:paraId="004CE61A" w14:textId="77777777" w:rsidR="00677807" w:rsidRPr="00677807" w:rsidRDefault="00677807" w:rsidP="00A45A60">
      <w:pPr>
        <w:widowControl w:val="0"/>
        <w:rPr>
          <w:b/>
        </w:rPr>
      </w:pPr>
      <w:r w:rsidRPr="00677807">
        <w:rPr>
          <w:b/>
        </w:rPr>
        <w:t>Inventory Valuation</w:t>
      </w:r>
    </w:p>
    <w:p w14:paraId="004CE61B" w14:textId="77777777" w:rsidR="00677807" w:rsidRPr="00677807" w:rsidRDefault="00677807" w:rsidP="00A45A60">
      <w:pPr>
        <w:widowControl w:val="0"/>
        <w:rPr>
          <w:b/>
        </w:rPr>
      </w:pPr>
    </w:p>
    <w:p w14:paraId="004CE61C" w14:textId="77777777" w:rsidR="00677807" w:rsidRDefault="00677807" w:rsidP="00A45A60">
      <w:pPr>
        <w:widowControl w:val="0"/>
      </w:pPr>
      <w:r>
        <w:t xml:space="preserve">exertis need </w:t>
      </w:r>
      <w:r w:rsidRPr="00677807">
        <w:t>to be able to track back to the price paid (i.e. the PO price) for each ‘parcel’ of stock held within the business. This is key when calculating margin and when determining price protection claims. The standard SAP solution to this requirement is to activate split valuation by batch in ERP. By turning on this function, each receipt of stock for a material automatically creates a new batch record and a new valuation type (the two are synonymous). A specific stock value is stored in the system for each valuation type, thus providing similar functionality to the existing Oracle layer costing solution. The drawback with this solution from exertis’ perspective is that stock has to be handled in batches. For operational efficiency reasons, the business has decided that the warehouse must be able to work without the need to handle batches.</w:t>
      </w:r>
    </w:p>
    <w:p w14:paraId="004CE61D" w14:textId="77777777" w:rsidR="006B4D86" w:rsidRPr="00677807" w:rsidRDefault="006B4D86" w:rsidP="00A45A60">
      <w:pPr>
        <w:widowControl w:val="0"/>
      </w:pPr>
    </w:p>
    <w:p w14:paraId="004CE61E" w14:textId="77777777" w:rsidR="00677807" w:rsidRPr="00677807" w:rsidRDefault="00677807" w:rsidP="00A45A60">
      <w:pPr>
        <w:widowControl w:val="0"/>
      </w:pPr>
      <w:r w:rsidRPr="00677807">
        <w:t>A number of solutions to this dichotomy have been considered, all of which will require significant enhancements to SAP. The options considered include:</w:t>
      </w:r>
    </w:p>
    <w:p w14:paraId="004CE61F" w14:textId="77777777" w:rsidR="00677807" w:rsidRPr="00677807" w:rsidRDefault="00677807" w:rsidP="005C4CAF">
      <w:pPr>
        <w:pStyle w:val="ListParagraph"/>
        <w:widowControl w:val="0"/>
        <w:numPr>
          <w:ilvl w:val="0"/>
          <w:numId w:val="12"/>
        </w:numPr>
        <w:suppressAutoHyphens w:val="0"/>
        <w:spacing w:beforeLines="0" w:after="200" w:line="276" w:lineRule="auto"/>
        <w:contextualSpacing/>
        <w:rPr>
          <w:sz w:val="20"/>
          <w:szCs w:val="20"/>
        </w:rPr>
      </w:pPr>
      <w:r w:rsidRPr="00677807">
        <w:rPr>
          <w:sz w:val="20"/>
          <w:szCs w:val="20"/>
        </w:rPr>
        <w:t>Modifying the ERP to EWM interface so that it is possible to work with batches in ERP (and thus achieve the stock valuation requirements) but without batches in EWM (and thus avoid having to manage batches in the warehouse).</w:t>
      </w:r>
    </w:p>
    <w:p w14:paraId="004CE620" w14:textId="77777777" w:rsidR="00677807" w:rsidRPr="00677807" w:rsidRDefault="00677807" w:rsidP="005C4CAF">
      <w:pPr>
        <w:pStyle w:val="ListParagraph"/>
        <w:widowControl w:val="0"/>
        <w:numPr>
          <w:ilvl w:val="1"/>
          <w:numId w:val="12"/>
        </w:numPr>
        <w:suppressAutoHyphens w:val="0"/>
        <w:spacing w:beforeLines="0" w:after="200" w:line="276" w:lineRule="auto"/>
        <w:contextualSpacing/>
        <w:rPr>
          <w:sz w:val="20"/>
          <w:szCs w:val="20"/>
        </w:rPr>
      </w:pPr>
      <w:r w:rsidRPr="00677807">
        <w:rPr>
          <w:sz w:val="20"/>
          <w:szCs w:val="20"/>
        </w:rPr>
        <w:t>This option was considered too risky as it would require fundamental development of the interface, and may prove difficult to future-proof – i.e. if exertis wish to work with batches in future for some new part of the business, it may be difficult to support both ways of working.</w:t>
      </w:r>
    </w:p>
    <w:p w14:paraId="004CE621" w14:textId="77777777" w:rsidR="00677807" w:rsidRPr="00677807" w:rsidRDefault="00677807" w:rsidP="005C4CAF">
      <w:pPr>
        <w:pStyle w:val="ListParagraph"/>
        <w:widowControl w:val="0"/>
        <w:numPr>
          <w:ilvl w:val="0"/>
          <w:numId w:val="12"/>
        </w:numPr>
        <w:suppressAutoHyphens w:val="0"/>
        <w:spacing w:beforeLines="0" w:after="200" w:line="276" w:lineRule="auto"/>
        <w:contextualSpacing/>
        <w:rPr>
          <w:sz w:val="20"/>
          <w:szCs w:val="20"/>
        </w:rPr>
      </w:pPr>
      <w:r w:rsidRPr="00677807">
        <w:rPr>
          <w:sz w:val="20"/>
          <w:szCs w:val="20"/>
        </w:rPr>
        <w:t>Working with batches in both ERP and EWM, but populate the batches in EWM based on the bins that stock was picked from, so that warehouse users do not need to work with batches.</w:t>
      </w:r>
    </w:p>
    <w:p w14:paraId="004CE622" w14:textId="77777777" w:rsidR="00677807" w:rsidRPr="00677807" w:rsidRDefault="00677807" w:rsidP="005C4CAF">
      <w:pPr>
        <w:pStyle w:val="ListParagraph"/>
        <w:widowControl w:val="0"/>
        <w:numPr>
          <w:ilvl w:val="1"/>
          <w:numId w:val="12"/>
        </w:numPr>
        <w:suppressAutoHyphens w:val="0"/>
        <w:spacing w:beforeLines="0" w:after="200" w:line="276" w:lineRule="auto"/>
        <w:contextualSpacing/>
        <w:rPr>
          <w:sz w:val="20"/>
          <w:szCs w:val="20"/>
        </w:rPr>
      </w:pPr>
      <w:r w:rsidRPr="00677807">
        <w:rPr>
          <w:sz w:val="20"/>
          <w:szCs w:val="20"/>
        </w:rPr>
        <w:t>This option either requires a batch per bin (which would considerably reduce warehouse space utilisation) or some enhancements to select batches automatically where mixed batches are stored in a bin. It would also be necessary to enhance physical inventory count transactions to deal with batches in this scenario. The option was discounted due to these constraints.</w:t>
      </w:r>
    </w:p>
    <w:p w14:paraId="004CE623" w14:textId="77777777" w:rsidR="00677807" w:rsidRPr="00677807" w:rsidRDefault="00677807" w:rsidP="005C4CAF">
      <w:pPr>
        <w:pStyle w:val="ListParagraph"/>
        <w:widowControl w:val="0"/>
        <w:numPr>
          <w:ilvl w:val="0"/>
          <w:numId w:val="12"/>
        </w:numPr>
        <w:suppressAutoHyphens w:val="0"/>
        <w:spacing w:beforeLines="0" w:after="200" w:line="276" w:lineRule="auto"/>
        <w:contextualSpacing/>
        <w:rPr>
          <w:sz w:val="20"/>
          <w:szCs w:val="20"/>
        </w:rPr>
      </w:pPr>
      <w:r w:rsidRPr="00677807">
        <w:rPr>
          <w:sz w:val="20"/>
          <w:szCs w:val="20"/>
        </w:rPr>
        <w:t>Working without batch management in either ERP or EWM, and using custom functionality based on assumed FIFO usage logic to work back to the value of any given piece of stock.</w:t>
      </w:r>
    </w:p>
    <w:p w14:paraId="004CE624" w14:textId="77777777" w:rsidR="00677807" w:rsidRPr="00677807" w:rsidRDefault="00677807" w:rsidP="005C4CAF">
      <w:pPr>
        <w:pStyle w:val="ListParagraph"/>
        <w:widowControl w:val="0"/>
        <w:numPr>
          <w:ilvl w:val="1"/>
          <w:numId w:val="12"/>
        </w:numPr>
        <w:suppressAutoHyphens w:val="0"/>
        <w:spacing w:beforeLines="0" w:after="200" w:line="276" w:lineRule="auto"/>
        <w:contextualSpacing/>
        <w:rPr>
          <w:sz w:val="20"/>
          <w:szCs w:val="20"/>
        </w:rPr>
      </w:pPr>
      <w:r w:rsidRPr="00677807">
        <w:rPr>
          <w:sz w:val="20"/>
          <w:szCs w:val="20"/>
        </w:rPr>
        <w:t xml:space="preserve">This option assumes that stock is consumed on a FIFO basis, and uses the idea that at any given point it will be possible to count back through the PO receipt data to understand what was paid for each quantity of material stock, and then use this price to adjust the inventory value stored in the material master (which will be a </w:t>
      </w:r>
      <w:r w:rsidRPr="00B12A8A">
        <w:rPr>
          <w:sz w:val="20"/>
          <w:szCs w:val="20"/>
        </w:rPr>
        <w:t>standard</w:t>
      </w:r>
      <w:r w:rsidR="00140393" w:rsidRPr="00140393">
        <w:rPr>
          <w:sz w:val="20"/>
          <w:szCs w:val="20"/>
        </w:rPr>
        <w:t xml:space="preserve"> </w:t>
      </w:r>
      <w:r w:rsidRPr="00677807">
        <w:rPr>
          <w:sz w:val="20"/>
          <w:szCs w:val="20"/>
        </w:rPr>
        <w:t>price for all stock of that material).</w:t>
      </w:r>
    </w:p>
    <w:p w14:paraId="004CE625" w14:textId="77777777" w:rsidR="00677807" w:rsidRPr="00677807" w:rsidRDefault="00677807" w:rsidP="005C4CAF">
      <w:pPr>
        <w:pStyle w:val="ListParagraph"/>
        <w:widowControl w:val="0"/>
        <w:numPr>
          <w:ilvl w:val="1"/>
          <w:numId w:val="12"/>
        </w:numPr>
        <w:suppressAutoHyphens w:val="0"/>
        <w:spacing w:beforeLines="0" w:after="200" w:line="276" w:lineRule="auto"/>
        <w:contextualSpacing/>
        <w:rPr>
          <w:sz w:val="20"/>
          <w:szCs w:val="20"/>
        </w:rPr>
      </w:pPr>
      <w:r w:rsidRPr="00677807">
        <w:rPr>
          <w:sz w:val="20"/>
          <w:szCs w:val="20"/>
        </w:rPr>
        <w:t>Although this option requires significant enhancements to the system, it is the preferred choice since it removes the need for batch management, while still leaving the option open for its use in future, and does not require fundamental changes to be made to the ERP &lt;&gt; EWM interface. Because the reporting solution is abstracted far enough away from the core function of the system, if the underlying system functionality changes, an upgrade can be supported.</w:t>
      </w:r>
    </w:p>
    <w:p w14:paraId="004CE626" w14:textId="77777777" w:rsidR="00677807" w:rsidRPr="00677807" w:rsidRDefault="00677807" w:rsidP="00A45A60">
      <w:pPr>
        <w:widowControl w:val="0"/>
      </w:pPr>
      <w:r w:rsidRPr="00677807">
        <w:t>SAP provides standard functionality for ‘FIFO inventory valuation’ which will be used as the basis of the exertis inventory valuation solution. Using the standard functionality, a job is scheduled to update an internal table with the PO and receipt document data.  This data includes:</w:t>
      </w:r>
    </w:p>
    <w:p w14:paraId="004CE627" w14:textId="77777777" w:rsidR="00677807" w:rsidRPr="00677807" w:rsidRDefault="00677807" w:rsidP="005C4CAF">
      <w:pPr>
        <w:pStyle w:val="ListParagraph"/>
        <w:widowControl w:val="0"/>
        <w:numPr>
          <w:ilvl w:val="0"/>
          <w:numId w:val="15"/>
        </w:numPr>
        <w:suppressAutoHyphens w:val="0"/>
        <w:spacing w:beforeLines="0" w:after="200" w:line="276" w:lineRule="auto"/>
        <w:contextualSpacing/>
        <w:rPr>
          <w:sz w:val="20"/>
          <w:szCs w:val="20"/>
        </w:rPr>
      </w:pPr>
      <w:r w:rsidRPr="00677807">
        <w:rPr>
          <w:sz w:val="20"/>
          <w:szCs w:val="20"/>
        </w:rPr>
        <w:lastRenderedPageBreak/>
        <w:t>Quantity</w:t>
      </w:r>
    </w:p>
    <w:p w14:paraId="004CE628" w14:textId="77777777" w:rsidR="00677807" w:rsidRPr="00677807" w:rsidRDefault="00677807" w:rsidP="005C4CAF">
      <w:pPr>
        <w:pStyle w:val="ListParagraph"/>
        <w:widowControl w:val="0"/>
        <w:numPr>
          <w:ilvl w:val="0"/>
          <w:numId w:val="15"/>
        </w:numPr>
        <w:suppressAutoHyphens w:val="0"/>
        <w:spacing w:beforeLines="0" w:after="200" w:line="276" w:lineRule="auto"/>
        <w:contextualSpacing/>
        <w:rPr>
          <w:sz w:val="20"/>
          <w:szCs w:val="20"/>
        </w:rPr>
      </w:pPr>
      <w:r w:rsidRPr="00677807">
        <w:rPr>
          <w:sz w:val="20"/>
          <w:szCs w:val="20"/>
        </w:rPr>
        <w:t>Receipt value</w:t>
      </w:r>
    </w:p>
    <w:p w14:paraId="004CE629" w14:textId="77777777" w:rsidR="00677807" w:rsidRPr="00677807" w:rsidRDefault="00677807" w:rsidP="005C4CAF">
      <w:pPr>
        <w:pStyle w:val="ListParagraph"/>
        <w:widowControl w:val="0"/>
        <w:numPr>
          <w:ilvl w:val="0"/>
          <w:numId w:val="15"/>
        </w:numPr>
        <w:suppressAutoHyphens w:val="0"/>
        <w:spacing w:beforeLines="0" w:after="200" w:line="276" w:lineRule="auto"/>
        <w:contextualSpacing/>
        <w:rPr>
          <w:sz w:val="20"/>
          <w:szCs w:val="20"/>
        </w:rPr>
      </w:pPr>
      <w:r w:rsidRPr="00677807">
        <w:rPr>
          <w:sz w:val="20"/>
          <w:szCs w:val="20"/>
        </w:rPr>
        <w:t>Vendor</w:t>
      </w:r>
    </w:p>
    <w:p w14:paraId="004CE62A" w14:textId="77777777" w:rsidR="00677807" w:rsidRPr="00677807" w:rsidRDefault="00677807" w:rsidP="005C4CAF">
      <w:pPr>
        <w:pStyle w:val="ListParagraph"/>
        <w:widowControl w:val="0"/>
        <w:numPr>
          <w:ilvl w:val="0"/>
          <w:numId w:val="15"/>
        </w:numPr>
        <w:suppressAutoHyphens w:val="0"/>
        <w:spacing w:beforeLines="0" w:after="200" w:line="276" w:lineRule="auto"/>
        <w:contextualSpacing/>
        <w:rPr>
          <w:sz w:val="20"/>
          <w:szCs w:val="20"/>
        </w:rPr>
      </w:pPr>
      <w:r w:rsidRPr="00677807">
        <w:rPr>
          <w:sz w:val="20"/>
          <w:szCs w:val="20"/>
        </w:rPr>
        <w:t>PO number</w:t>
      </w:r>
    </w:p>
    <w:p w14:paraId="004CE62B" w14:textId="77777777" w:rsidR="00677807" w:rsidRPr="00677807" w:rsidRDefault="00677807" w:rsidP="005C4CAF">
      <w:pPr>
        <w:pStyle w:val="ListParagraph"/>
        <w:widowControl w:val="0"/>
        <w:numPr>
          <w:ilvl w:val="0"/>
          <w:numId w:val="15"/>
        </w:numPr>
        <w:suppressAutoHyphens w:val="0"/>
        <w:spacing w:beforeLines="0" w:after="200" w:line="276" w:lineRule="auto"/>
        <w:contextualSpacing/>
        <w:rPr>
          <w:sz w:val="20"/>
          <w:szCs w:val="20"/>
        </w:rPr>
      </w:pPr>
      <w:r w:rsidRPr="00677807">
        <w:rPr>
          <w:sz w:val="20"/>
          <w:szCs w:val="20"/>
        </w:rPr>
        <w:t>Goods receipt material document number</w:t>
      </w:r>
    </w:p>
    <w:p w14:paraId="004CE62C" w14:textId="77777777" w:rsidR="00677807" w:rsidRPr="00677807" w:rsidRDefault="00677807" w:rsidP="00A45A60">
      <w:pPr>
        <w:widowControl w:val="0"/>
      </w:pPr>
      <w:r w:rsidRPr="00677807">
        <w:t>A standard program is available which is designed to revalue the materials using the data in this table. The program functions by starting with the last record in the table for a given material and working upwards through the records (i.e. starting from the most recent receipt and working backwards) until the total of the receipt quantities from the table is equal to the current stock level. The sum of the values from the records selected from the table is then used as the total inventory valuation. Dividing this total value by the stock quantity results in the ‘FIFO valuation’ of the material. Whilst exertis will not use the standard program described above, the logic of working historically backwards through an enhanced FIFO table will be used as the basis for the inventory valuation solution.</w:t>
      </w:r>
    </w:p>
    <w:p w14:paraId="004CE62D" w14:textId="77777777" w:rsidR="00677807" w:rsidRPr="00677807" w:rsidRDefault="00677807" w:rsidP="00A45A60">
      <w:pPr>
        <w:widowControl w:val="0"/>
      </w:pPr>
      <w:r w:rsidRPr="00677807">
        <w:t>At exertis, an enhanced FIFO table and associated programs will be created (</w:t>
      </w:r>
      <w:r w:rsidR="00252996">
        <w:t>WRICEF</w:t>
      </w:r>
      <w:r w:rsidRPr="00677807">
        <w:t xml:space="preserve"> reference EN057). The following enhancements will be required to the table:</w:t>
      </w:r>
    </w:p>
    <w:p w14:paraId="004CE62E" w14:textId="77777777" w:rsidR="00677807" w:rsidRPr="00677807" w:rsidRDefault="00677807" w:rsidP="005C4CAF">
      <w:pPr>
        <w:pStyle w:val="ListParagraph"/>
        <w:widowControl w:val="0"/>
        <w:numPr>
          <w:ilvl w:val="0"/>
          <w:numId w:val="13"/>
        </w:numPr>
        <w:suppressAutoHyphens w:val="0"/>
        <w:spacing w:beforeLines="0" w:after="200" w:line="276" w:lineRule="auto"/>
        <w:contextualSpacing/>
        <w:rPr>
          <w:sz w:val="20"/>
          <w:szCs w:val="20"/>
        </w:rPr>
      </w:pPr>
      <w:r w:rsidRPr="00677807">
        <w:rPr>
          <w:sz w:val="20"/>
          <w:szCs w:val="20"/>
        </w:rPr>
        <w:t>Provide the facility to retrieve customer details from the PO.</w:t>
      </w:r>
    </w:p>
    <w:p w14:paraId="004CE62F" w14:textId="77777777" w:rsidR="00677807" w:rsidRPr="00677807" w:rsidRDefault="00677807" w:rsidP="005C4CAF">
      <w:pPr>
        <w:pStyle w:val="ListParagraph"/>
        <w:widowControl w:val="0"/>
        <w:numPr>
          <w:ilvl w:val="0"/>
          <w:numId w:val="13"/>
        </w:numPr>
        <w:suppressAutoHyphens w:val="0"/>
        <w:spacing w:beforeLines="0" w:after="200" w:line="276" w:lineRule="auto"/>
        <w:contextualSpacing/>
        <w:rPr>
          <w:sz w:val="20"/>
          <w:szCs w:val="20"/>
        </w:rPr>
      </w:pPr>
      <w:r w:rsidRPr="00677807">
        <w:rPr>
          <w:sz w:val="20"/>
          <w:szCs w:val="20"/>
        </w:rPr>
        <w:t>Provide the facility to store revaluations in the table for purposes of inventory revaluation due to price protection:</w:t>
      </w:r>
    </w:p>
    <w:p w14:paraId="004CE630" w14:textId="77777777" w:rsidR="00677807" w:rsidRPr="00677807" w:rsidRDefault="00677807" w:rsidP="005C4CAF">
      <w:pPr>
        <w:pStyle w:val="ListParagraph"/>
        <w:widowControl w:val="0"/>
        <w:numPr>
          <w:ilvl w:val="1"/>
          <w:numId w:val="13"/>
        </w:numPr>
        <w:suppressAutoHyphens w:val="0"/>
        <w:spacing w:beforeLines="0" w:after="200" w:line="276" w:lineRule="auto"/>
        <w:contextualSpacing/>
        <w:rPr>
          <w:sz w:val="20"/>
          <w:szCs w:val="20"/>
        </w:rPr>
      </w:pPr>
      <w:r w:rsidRPr="00677807">
        <w:rPr>
          <w:sz w:val="20"/>
          <w:szCs w:val="20"/>
        </w:rPr>
        <w:t>A fixed number of additional columns will be provided for this purpose – 10 columns are suggested.</w:t>
      </w:r>
    </w:p>
    <w:p w14:paraId="004CE631" w14:textId="77777777" w:rsidR="00677807" w:rsidRPr="00677807" w:rsidRDefault="00677807" w:rsidP="00A45A60">
      <w:pPr>
        <w:widowControl w:val="0"/>
      </w:pPr>
      <w:r w:rsidRPr="00677807">
        <w:t>The following enhancements will be required to update the exertis FIFO table:</w:t>
      </w:r>
    </w:p>
    <w:p w14:paraId="004CE632" w14:textId="77777777" w:rsidR="00677807" w:rsidRPr="00677807" w:rsidRDefault="00677807" w:rsidP="005C4CAF">
      <w:pPr>
        <w:pStyle w:val="ListParagraph"/>
        <w:widowControl w:val="0"/>
        <w:numPr>
          <w:ilvl w:val="0"/>
          <w:numId w:val="14"/>
        </w:numPr>
        <w:suppressAutoHyphens w:val="0"/>
        <w:spacing w:beforeLines="0" w:after="200" w:line="276" w:lineRule="auto"/>
        <w:contextualSpacing/>
        <w:rPr>
          <w:sz w:val="20"/>
          <w:szCs w:val="20"/>
        </w:rPr>
      </w:pPr>
      <w:r w:rsidRPr="00677807">
        <w:rPr>
          <w:sz w:val="20"/>
          <w:szCs w:val="20"/>
        </w:rPr>
        <w:t>Inventory revaluations (from price protection) will need to stamp the updated price into the table, but the original PO / receipt value must be retained.</w:t>
      </w:r>
    </w:p>
    <w:p w14:paraId="004CE633" w14:textId="77777777" w:rsidR="00677807" w:rsidRPr="00677807" w:rsidRDefault="00677807" w:rsidP="00A45A60">
      <w:pPr>
        <w:widowControl w:val="0"/>
      </w:pPr>
      <w:r w:rsidRPr="00677807">
        <w:t>The following enhancements will be required to access data in the table:</w:t>
      </w:r>
    </w:p>
    <w:p w14:paraId="004CE634" w14:textId="77777777" w:rsidR="00677807" w:rsidRPr="00677807" w:rsidRDefault="00677807" w:rsidP="005C4CAF">
      <w:pPr>
        <w:pStyle w:val="ListParagraph"/>
        <w:widowControl w:val="0"/>
        <w:numPr>
          <w:ilvl w:val="0"/>
          <w:numId w:val="14"/>
        </w:numPr>
        <w:suppressAutoHyphens w:val="0"/>
        <w:spacing w:beforeLines="0" w:after="200" w:line="276" w:lineRule="auto"/>
        <w:contextualSpacing/>
        <w:rPr>
          <w:sz w:val="20"/>
          <w:szCs w:val="20"/>
        </w:rPr>
      </w:pPr>
      <w:r w:rsidRPr="00677807">
        <w:rPr>
          <w:sz w:val="20"/>
          <w:szCs w:val="20"/>
        </w:rPr>
        <w:t>Price protection by layer cost report (RE002).</w:t>
      </w:r>
    </w:p>
    <w:p w14:paraId="004CE635" w14:textId="77777777" w:rsidR="00677807" w:rsidRPr="00677807" w:rsidRDefault="00677807" w:rsidP="005C4CAF">
      <w:pPr>
        <w:pStyle w:val="ListParagraph"/>
        <w:widowControl w:val="0"/>
        <w:numPr>
          <w:ilvl w:val="0"/>
          <w:numId w:val="14"/>
        </w:numPr>
        <w:suppressAutoHyphens w:val="0"/>
        <w:spacing w:beforeLines="0" w:after="200" w:line="276" w:lineRule="auto"/>
        <w:contextualSpacing/>
        <w:rPr>
          <w:sz w:val="20"/>
          <w:szCs w:val="20"/>
        </w:rPr>
      </w:pPr>
      <w:r w:rsidRPr="00677807">
        <w:rPr>
          <w:sz w:val="20"/>
          <w:szCs w:val="20"/>
        </w:rPr>
        <w:t>Cost price determination at the point of invoicing a sales order.</w:t>
      </w:r>
    </w:p>
    <w:p w14:paraId="004CE636" w14:textId="77777777" w:rsidR="00677807" w:rsidRPr="00677807" w:rsidRDefault="00677807" w:rsidP="005C4CAF">
      <w:pPr>
        <w:pStyle w:val="ListParagraph"/>
        <w:widowControl w:val="0"/>
        <w:numPr>
          <w:ilvl w:val="0"/>
          <w:numId w:val="14"/>
        </w:numPr>
        <w:suppressAutoHyphens w:val="0"/>
        <w:spacing w:beforeLines="0" w:after="200" w:line="276" w:lineRule="auto"/>
        <w:contextualSpacing/>
        <w:rPr>
          <w:sz w:val="20"/>
          <w:szCs w:val="20"/>
        </w:rPr>
      </w:pPr>
      <w:r w:rsidRPr="00677807">
        <w:rPr>
          <w:sz w:val="20"/>
          <w:szCs w:val="20"/>
        </w:rPr>
        <w:t>Determination of PO price for chargebacks claims (vendor bids).</w:t>
      </w:r>
    </w:p>
    <w:p w14:paraId="004CE637" w14:textId="77777777" w:rsidR="00C63507" w:rsidRDefault="00C63507" w:rsidP="00A45A60">
      <w:pPr>
        <w:widowControl w:val="0"/>
        <w:rPr>
          <w:lang w:val="en-GB"/>
        </w:rPr>
      </w:pPr>
    </w:p>
    <w:p w14:paraId="004CE638" w14:textId="77777777" w:rsidR="00BB04EF" w:rsidRDefault="00BB04EF" w:rsidP="00A45A60">
      <w:pPr>
        <w:widowControl w:val="0"/>
        <w:jc w:val="left"/>
        <w:rPr>
          <w:rFonts w:cs="Arial"/>
          <w:b/>
          <w:sz w:val="28"/>
          <w:szCs w:val="12"/>
          <w:lang w:val="en-GB"/>
        </w:rPr>
      </w:pPr>
      <w:r>
        <w:rPr>
          <w:lang w:val="en-GB"/>
        </w:rPr>
        <w:br w:type="page"/>
      </w:r>
    </w:p>
    <w:p w14:paraId="004CE639" w14:textId="77777777" w:rsidR="00BB04EF" w:rsidRDefault="00BB04EF" w:rsidP="00A45A60">
      <w:pPr>
        <w:pStyle w:val="Heading2"/>
        <w:widowControl w:val="0"/>
        <w:rPr>
          <w:lang w:val="en-GB"/>
        </w:rPr>
        <w:sectPr w:rsidR="00BB04EF" w:rsidSect="000E749F">
          <w:pgSz w:w="11906" w:h="16838" w:code="9"/>
          <w:pgMar w:top="1418" w:right="1418" w:bottom="1843" w:left="1418" w:header="709" w:footer="357" w:gutter="0"/>
          <w:cols w:space="708"/>
          <w:docGrid w:linePitch="360"/>
        </w:sectPr>
      </w:pPr>
    </w:p>
    <w:p w14:paraId="004CE63A" w14:textId="77777777" w:rsidR="00916883" w:rsidRDefault="003B3D47" w:rsidP="003B3D47">
      <w:pPr>
        <w:pStyle w:val="Heading1"/>
        <w:rPr>
          <w:lang w:val="en-GB"/>
        </w:rPr>
      </w:pPr>
      <w:bookmarkStart w:id="448" w:name="_Toc421089934"/>
      <w:r>
        <w:rPr>
          <w:lang w:val="en-GB"/>
        </w:rPr>
        <w:lastRenderedPageBreak/>
        <w:t xml:space="preserve">Operational </w:t>
      </w:r>
      <w:r w:rsidR="00916883">
        <w:rPr>
          <w:lang w:val="en-GB"/>
        </w:rPr>
        <w:t>Reporting</w:t>
      </w:r>
      <w:bookmarkEnd w:id="448"/>
    </w:p>
    <w:p w14:paraId="004CE63B" w14:textId="77777777" w:rsidR="003B3D47" w:rsidRDefault="003B3D47" w:rsidP="003B3D47">
      <w:pPr>
        <w:pStyle w:val="NormalWeb"/>
        <w:rPr>
          <w:rFonts w:ascii="Verdana" w:hAnsi="Verdana"/>
          <w:sz w:val="20"/>
          <w:lang w:val="en-GB"/>
        </w:rPr>
      </w:pPr>
      <w:r w:rsidRPr="00FA0F1B">
        <w:rPr>
          <w:rFonts w:ascii="Verdana" w:hAnsi="Verdana"/>
          <w:sz w:val="20"/>
          <w:lang w:val="en-GB"/>
        </w:rPr>
        <w:t>This section summarises the standard ERP operational reports that will be used by exertis. Non-standard reports which will be developed specifically for exertis are detailed in the Reports section of the W</w:t>
      </w:r>
      <w:r w:rsidR="00694A99">
        <w:rPr>
          <w:rFonts w:ascii="Verdana" w:hAnsi="Verdana"/>
          <w:sz w:val="20"/>
          <w:lang w:val="en-GB"/>
        </w:rPr>
        <w:t>RICEF requirements (section 9</w:t>
      </w:r>
      <w:r w:rsidRPr="00FA0F1B">
        <w:rPr>
          <w:rFonts w:ascii="Verdana" w:hAnsi="Verdana"/>
          <w:sz w:val="20"/>
          <w:lang w:val="en-GB"/>
        </w:rPr>
        <w:t>.2). KPI and analytical reports will be provided through the SAP BI tools, and are deta</w:t>
      </w:r>
      <w:r>
        <w:rPr>
          <w:rFonts w:ascii="Verdana" w:hAnsi="Verdana"/>
          <w:sz w:val="20"/>
          <w:lang w:val="en-GB"/>
        </w:rPr>
        <w:t>iled in the Reporting Finance</w:t>
      </w:r>
      <w:r w:rsidRPr="00FA0F1B">
        <w:rPr>
          <w:rFonts w:ascii="Verdana" w:hAnsi="Verdana"/>
          <w:sz w:val="20"/>
          <w:lang w:val="en-GB"/>
        </w:rPr>
        <w:t xml:space="preserve"> blueprint document. </w:t>
      </w:r>
    </w:p>
    <w:p w14:paraId="004CE63C" w14:textId="77777777" w:rsidR="00916883" w:rsidRDefault="00567817" w:rsidP="00A45A60">
      <w:pPr>
        <w:pStyle w:val="Heading3"/>
        <w:keepNext w:val="0"/>
        <w:widowControl w:val="0"/>
        <w:rPr>
          <w:lang w:val="en-GB"/>
        </w:rPr>
      </w:pPr>
      <w:bookmarkStart w:id="449" w:name="_Toc421089935"/>
      <w:r>
        <w:rPr>
          <w:lang w:val="en-GB"/>
        </w:rPr>
        <w:t>Profit Centre</w:t>
      </w:r>
      <w:r w:rsidR="00916883">
        <w:rPr>
          <w:lang w:val="en-GB"/>
        </w:rPr>
        <w:t xml:space="preserve"> and </w:t>
      </w:r>
      <w:r>
        <w:rPr>
          <w:lang w:val="en-GB"/>
        </w:rPr>
        <w:t>Cost Centre</w:t>
      </w:r>
      <w:r w:rsidR="00916883">
        <w:rPr>
          <w:lang w:val="en-GB"/>
        </w:rPr>
        <w:t xml:space="preserve"> Reports</w:t>
      </w:r>
      <w:bookmarkEnd w:id="449"/>
    </w:p>
    <w:p w14:paraId="004CE63D" w14:textId="77777777" w:rsidR="00916883" w:rsidRDefault="00916883" w:rsidP="00A45A60">
      <w:pPr>
        <w:widowControl w:val="0"/>
        <w:rPr>
          <w:lang w:val="en-GB"/>
        </w:rPr>
      </w:pPr>
      <w:r>
        <w:rPr>
          <w:lang w:val="en-GB"/>
        </w:rPr>
        <w:t xml:space="preserve"> </w:t>
      </w:r>
    </w:p>
    <w:p w14:paraId="004CE63E" w14:textId="77777777" w:rsidR="00383F06" w:rsidRDefault="00916883" w:rsidP="00A45A60">
      <w:pPr>
        <w:widowControl w:val="0"/>
        <w:rPr>
          <w:lang w:val="en-GB"/>
        </w:rPr>
      </w:pPr>
      <w:r>
        <w:rPr>
          <w:lang w:val="en-GB"/>
        </w:rPr>
        <w:t xml:space="preserve">Standard reports will be used to view actual revenue and expenditure (including commitments) within ERP real time. </w:t>
      </w:r>
    </w:p>
    <w:p w14:paraId="004CE63F" w14:textId="77777777" w:rsidR="00916883" w:rsidRDefault="00916883" w:rsidP="00A45A60">
      <w:pPr>
        <w:widowControl w:val="0"/>
        <w:rPr>
          <w:lang w:val="en-GB"/>
        </w:rPr>
      </w:pPr>
    </w:p>
    <w:p w14:paraId="004CE640" w14:textId="77777777" w:rsidR="00C65445" w:rsidRPr="003B3D47" w:rsidRDefault="00C65445" w:rsidP="005C4CAF">
      <w:pPr>
        <w:pStyle w:val="ListParagraph"/>
        <w:widowControl w:val="0"/>
        <w:numPr>
          <w:ilvl w:val="0"/>
          <w:numId w:val="16"/>
        </w:numPr>
        <w:spacing w:before="144"/>
        <w:rPr>
          <w:sz w:val="20"/>
          <w:lang w:val="en-GB"/>
        </w:rPr>
      </w:pPr>
      <w:r w:rsidRPr="003B3D47">
        <w:rPr>
          <w:sz w:val="20"/>
          <w:lang w:val="en-GB"/>
        </w:rPr>
        <w:t>S_ALR_87013611 - Cost Centers: Actual/Plan/Variance</w:t>
      </w:r>
    </w:p>
    <w:p w14:paraId="004CE641" w14:textId="77777777" w:rsidR="00C65445" w:rsidRPr="003B3D47" w:rsidRDefault="00C65445" w:rsidP="005C4CAF">
      <w:pPr>
        <w:pStyle w:val="ListParagraph"/>
        <w:widowControl w:val="0"/>
        <w:numPr>
          <w:ilvl w:val="0"/>
          <w:numId w:val="16"/>
        </w:numPr>
        <w:spacing w:before="144"/>
        <w:rPr>
          <w:sz w:val="20"/>
          <w:lang w:val="en-GB"/>
        </w:rPr>
      </w:pPr>
      <w:r w:rsidRPr="003B3D47">
        <w:rPr>
          <w:sz w:val="20"/>
          <w:lang w:val="en-GB"/>
        </w:rPr>
        <w:t>S_ALR_87013620 - Cost Centers: Actual/Plan/Commitments</w:t>
      </w:r>
    </w:p>
    <w:p w14:paraId="004CE642" w14:textId="77777777" w:rsidR="005C1755" w:rsidRPr="003B3D47" w:rsidRDefault="005C1755" w:rsidP="005C4CAF">
      <w:pPr>
        <w:pStyle w:val="ListParagraph"/>
        <w:widowControl w:val="0"/>
        <w:numPr>
          <w:ilvl w:val="0"/>
          <w:numId w:val="16"/>
        </w:numPr>
        <w:spacing w:before="144"/>
        <w:rPr>
          <w:sz w:val="20"/>
          <w:lang w:val="en-GB"/>
        </w:rPr>
      </w:pPr>
      <w:r w:rsidRPr="003B3D47">
        <w:rPr>
          <w:sz w:val="20"/>
          <w:lang w:val="en-GB"/>
        </w:rPr>
        <w:t>S_ALR_87013623 - Cost Centers: Quarterly Comparison</w:t>
      </w:r>
    </w:p>
    <w:p w14:paraId="004CE643" w14:textId="77777777" w:rsidR="005C1755" w:rsidRPr="003B3D47" w:rsidRDefault="005C1755" w:rsidP="005C4CAF">
      <w:pPr>
        <w:pStyle w:val="ListParagraph"/>
        <w:widowControl w:val="0"/>
        <w:numPr>
          <w:ilvl w:val="0"/>
          <w:numId w:val="16"/>
        </w:numPr>
        <w:spacing w:before="144"/>
        <w:rPr>
          <w:sz w:val="20"/>
          <w:lang w:val="en-GB"/>
        </w:rPr>
      </w:pPr>
      <w:r w:rsidRPr="003B3D47">
        <w:rPr>
          <w:sz w:val="20"/>
          <w:lang w:val="en-GB"/>
        </w:rPr>
        <w:t>S_ALR_87013624 - Cost Centers: Fiscal Year Comparison</w:t>
      </w:r>
    </w:p>
    <w:p w14:paraId="004CE644" w14:textId="77777777" w:rsidR="005C1755" w:rsidRPr="003B3D47" w:rsidRDefault="005C1755" w:rsidP="005C4CAF">
      <w:pPr>
        <w:pStyle w:val="ListParagraph"/>
        <w:widowControl w:val="0"/>
        <w:numPr>
          <w:ilvl w:val="0"/>
          <w:numId w:val="16"/>
        </w:numPr>
        <w:spacing w:before="144"/>
        <w:rPr>
          <w:sz w:val="20"/>
          <w:lang w:val="en-GB"/>
        </w:rPr>
      </w:pPr>
      <w:r w:rsidRPr="003B3D47">
        <w:rPr>
          <w:sz w:val="20"/>
          <w:lang w:val="en-GB"/>
        </w:rPr>
        <w:t>S_ALR_87013618 - Range: Statistical Key Figures</w:t>
      </w:r>
    </w:p>
    <w:p w14:paraId="004CE645" w14:textId="77777777" w:rsidR="005C1755" w:rsidRPr="003B3D47" w:rsidRDefault="005C1755" w:rsidP="005C4CAF">
      <w:pPr>
        <w:pStyle w:val="ListParagraph"/>
        <w:widowControl w:val="0"/>
        <w:numPr>
          <w:ilvl w:val="0"/>
          <w:numId w:val="16"/>
        </w:numPr>
        <w:spacing w:before="144"/>
        <w:rPr>
          <w:sz w:val="20"/>
          <w:lang w:val="en-GB"/>
        </w:rPr>
      </w:pPr>
      <w:r w:rsidRPr="003B3D47">
        <w:rPr>
          <w:sz w:val="20"/>
          <w:lang w:val="en-GB"/>
        </w:rPr>
        <w:t>KSB1 - Cost Centers: Actual Line Items</w:t>
      </w:r>
    </w:p>
    <w:p w14:paraId="004CE646" w14:textId="77777777" w:rsidR="00C65445" w:rsidRDefault="00C65445" w:rsidP="00A45A60">
      <w:pPr>
        <w:widowControl w:val="0"/>
        <w:rPr>
          <w:lang w:val="en-GB"/>
        </w:rPr>
      </w:pPr>
    </w:p>
    <w:p w14:paraId="004CE647" w14:textId="77777777" w:rsidR="00916883" w:rsidRDefault="00916883" w:rsidP="00A45A60">
      <w:pPr>
        <w:widowControl w:val="0"/>
        <w:rPr>
          <w:lang w:val="en-GB"/>
        </w:rPr>
      </w:pPr>
      <w:r>
        <w:rPr>
          <w:lang w:val="en-GB"/>
        </w:rPr>
        <w:t>Reporting of Actuals ‘v’ Plan/Budget/Forecast will be available in BI.</w:t>
      </w:r>
    </w:p>
    <w:p w14:paraId="004CE648" w14:textId="77777777" w:rsidR="00916883" w:rsidRDefault="00916883" w:rsidP="00A45A60">
      <w:pPr>
        <w:widowControl w:val="0"/>
        <w:rPr>
          <w:lang w:val="en-GB"/>
        </w:rPr>
      </w:pPr>
    </w:p>
    <w:p w14:paraId="004CE649" w14:textId="77777777" w:rsidR="00916883" w:rsidRDefault="00916883" w:rsidP="00A45A60">
      <w:pPr>
        <w:pStyle w:val="Heading3"/>
        <w:keepNext w:val="0"/>
        <w:widowControl w:val="0"/>
        <w:rPr>
          <w:lang w:val="en-GB"/>
        </w:rPr>
      </w:pPr>
      <w:bookmarkStart w:id="450" w:name="_Toc421089936"/>
      <w:r>
        <w:rPr>
          <w:lang w:val="en-GB"/>
        </w:rPr>
        <w:t>Profitability</w:t>
      </w:r>
      <w:r w:rsidR="00C93F89">
        <w:rPr>
          <w:lang w:val="en-GB"/>
        </w:rPr>
        <w:t xml:space="preserve"> Analysis Reports</w:t>
      </w:r>
      <w:bookmarkEnd w:id="450"/>
    </w:p>
    <w:p w14:paraId="004CE64A" w14:textId="77777777" w:rsidR="00916883" w:rsidRPr="00916883" w:rsidRDefault="00916883" w:rsidP="00A45A60">
      <w:pPr>
        <w:widowControl w:val="0"/>
        <w:rPr>
          <w:lang w:val="en-GB"/>
        </w:rPr>
      </w:pPr>
    </w:p>
    <w:p w14:paraId="004CE64B" w14:textId="77777777" w:rsidR="00916883" w:rsidRDefault="008C3C96" w:rsidP="00A45A60">
      <w:pPr>
        <w:widowControl w:val="0"/>
        <w:rPr>
          <w:lang w:val="en-GB"/>
        </w:rPr>
      </w:pPr>
      <w:r>
        <w:rPr>
          <w:lang w:val="en-GB"/>
        </w:rPr>
        <w:t>Only standard line item reports will be available in ERP.</w:t>
      </w:r>
    </w:p>
    <w:p w14:paraId="004CE64C" w14:textId="77777777" w:rsidR="003B3D47" w:rsidRDefault="003B3D47" w:rsidP="00A45A60">
      <w:pPr>
        <w:widowControl w:val="0"/>
        <w:rPr>
          <w:lang w:val="en-GB"/>
        </w:rPr>
      </w:pPr>
    </w:p>
    <w:p w14:paraId="004CE64D" w14:textId="77777777" w:rsidR="005C1755" w:rsidRPr="003B3D47" w:rsidRDefault="005C1755" w:rsidP="005C4CAF">
      <w:pPr>
        <w:pStyle w:val="ListParagraph"/>
        <w:widowControl w:val="0"/>
        <w:numPr>
          <w:ilvl w:val="0"/>
          <w:numId w:val="17"/>
        </w:numPr>
        <w:spacing w:before="144"/>
        <w:rPr>
          <w:sz w:val="20"/>
          <w:lang w:val="en-GB"/>
        </w:rPr>
      </w:pPr>
      <w:r w:rsidRPr="003B3D47">
        <w:rPr>
          <w:sz w:val="20"/>
          <w:lang w:val="en-GB"/>
        </w:rPr>
        <w:t>KE24 - Actual</w:t>
      </w:r>
    </w:p>
    <w:p w14:paraId="004CE64E" w14:textId="77777777" w:rsidR="005C1755" w:rsidRDefault="005C1755" w:rsidP="00A45A60">
      <w:pPr>
        <w:widowControl w:val="0"/>
        <w:rPr>
          <w:lang w:val="en-GB"/>
        </w:rPr>
      </w:pPr>
    </w:p>
    <w:p w14:paraId="004CE64F" w14:textId="77777777" w:rsidR="008C3C96" w:rsidRDefault="008C3C96" w:rsidP="00A45A60">
      <w:pPr>
        <w:widowControl w:val="0"/>
        <w:rPr>
          <w:lang w:val="en-GB"/>
        </w:rPr>
      </w:pPr>
      <w:r>
        <w:rPr>
          <w:lang w:val="en-GB"/>
        </w:rPr>
        <w:t>All other reports utilising COPA data will be created in BI.</w:t>
      </w:r>
    </w:p>
    <w:p w14:paraId="004CE650" w14:textId="77777777" w:rsidR="009619ED" w:rsidRDefault="009619ED" w:rsidP="00A45A60">
      <w:pPr>
        <w:widowControl w:val="0"/>
        <w:rPr>
          <w:lang w:val="en-GB"/>
        </w:rPr>
      </w:pPr>
    </w:p>
    <w:p w14:paraId="004CE651" w14:textId="77777777" w:rsidR="009619ED" w:rsidRPr="00A44ACF" w:rsidRDefault="009619ED" w:rsidP="00A45A60">
      <w:pPr>
        <w:pStyle w:val="Heading3"/>
        <w:keepNext w:val="0"/>
        <w:widowControl w:val="0"/>
        <w:rPr>
          <w:lang w:val="en-GB"/>
        </w:rPr>
      </w:pPr>
      <w:bookmarkStart w:id="451" w:name="_Toc421089937"/>
      <w:r>
        <w:rPr>
          <w:lang w:val="en-GB"/>
        </w:rPr>
        <w:t>Internal Order Reports</w:t>
      </w:r>
      <w:bookmarkEnd w:id="451"/>
    </w:p>
    <w:p w14:paraId="004CE652" w14:textId="77777777" w:rsidR="00A44ACF" w:rsidRDefault="00A44ACF" w:rsidP="00A45A60">
      <w:pPr>
        <w:widowControl w:val="0"/>
        <w:rPr>
          <w:rFonts w:ascii="Calibri" w:hAnsi="Calibri"/>
          <w:lang w:val="en-US"/>
        </w:rPr>
      </w:pPr>
    </w:p>
    <w:p w14:paraId="004CE653" w14:textId="77777777" w:rsidR="0044038C" w:rsidRDefault="0044038C" w:rsidP="00A45A60">
      <w:pPr>
        <w:widowControl w:val="0"/>
        <w:rPr>
          <w:lang w:val="en-GB"/>
        </w:rPr>
      </w:pPr>
      <w:r w:rsidRPr="0044038C">
        <w:rPr>
          <w:lang w:val="en-GB"/>
        </w:rPr>
        <w:t xml:space="preserve">Standard reports will be used to view expenditure (including commitments) within ERP </w:t>
      </w:r>
      <w:r w:rsidR="00BB04EF">
        <w:rPr>
          <w:lang w:val="en-GB"/>
        </w:rPr>
        <w:t xml:space="preserve">in </w:t>
      </w:r>
      <w:r w:rsidRPr="0044038C">
        <w:rPr>
          <w:lang w:val="en-GB"/>
        </w:rPr>
        <w:t xml:space="preserve">real time. </w:t>
      </w:r>
    </w:p>
    <w:p w14:paraId="004CE654" w14:textId="77777777" w:rsidR="0044038C" w:rsidRDefault="0044038C" w:rsidP="00A45A60">
      <w:pPr>
        <w:widowControl w:val="0"/>
        <w:rPr>
          <w:lang w:val="en-GB"/>
        </w:rPr>
      </w:pPr>
    </w:p>
    <w:p w14:paraId="004CE655" w14:textId="77777777" w:rsidR="005C1755" w:rsidRPr="003B3D47" w:rsidRDefault="005C1755" w:rsidP="005C4CAF">
      <w:pPr>
        <w:pStyle w:val="ListParagraph"/>
        <w:widowControl w:val="0"/>
        <w:numPr>
          <w:ilvl w:val="0"/>
          <w:numId w:val="17"/>
        </w:numPr>
        <w:spacing w:before="144"/>
        <w:rPr>
          <w:sz w:val="20"/>
          <w:lang w:val="en-GB"/>
        </w:rPr>
      </w:pPr>
      <w:r w:rsidRPr="003B3D47">
        <w:rPr>
          <w:sz w:val="20"/>
          <w:lang w:val="en-GB"/>
        </w:rPr>
        <w:t>S_ALR_87012993 - Orders: Actual/Plan/Variance</w:t>
      </w:r>
    </w:p>
    <w:p w14:paraId="004CE656" w14:textId="77777777" w:rsidR="005C1755" w:rsidRPr="003B3D47" w:rsidRDefault="005C1755" w:rsidP="005C4CAF">
      <w:pPr>
        <w:pStyle w:val="ListParagraph"/>
        <w:widowControl w:val="0"/>
        <w:numPr>
          <w:ilvl w:val="0"/>
          <w:numId w:val="17"/>
        </w:numPr>
        <w:spacing w:before="144"/>
        <w:rPr>
          <w:sz w:val="20"/>
          <w:lang w:val="en-GB"/>
        </w:rPr>
      </w:pPr>
      <w:r w:rsidRPr="003B3D47">
        <w:rPr>
          <w:sz w:val="20"/>
          <w:lang w:val="en-GB"/>
        </w:rPr>
        <w:t>S_ALR_87012999 - Orders: Actual/Plan/Commitments</w:t>
      </w:r>
    </w:p>
    <w:p w14:paraId="004CE657" w14:textId="77777777" w:rsidR="005C1755" w:rsidRPr="003B3D47" w:rsidRDefault="005C1755" w:rsidP="005C4CAF">
      <w:pPr>
        <w:pStyle w:val="ListParagraph"/>
        <w:widowControl w:val="0"/>
        <w:numPr>
          <w:ilvl w:val="0"/>
          <w:numId w:val="17"/>
        </w:numPr>
        <w:spacing w:before="144"/>
        <w:rPr>
          <w:sz w:val="20"/>
          <w:lang w:val="en-GB"/>
        </w:rPr>
      </w:pPr>
      <w:r w:rsidRPr="003B3D47">
        <w:rPr>
          <w:sz w:val="20"/>
          <w:lang w:val="en-GB"/>
        </w:rPr>
        <w:t>KOB1 - Orders: Actual Line Items</w:t>
      </w:r>
    </w:p>
    <w:p w14:paraId="004CE658" w14:textId="77777777" w:rsidR="0044038C" w:rsidRDefault="002D017F" w:rsidP="00A45A60">
      <w:pPr>
        <w:pStyle w:val="Heading3"/>
        <w:keepNext w:val="0"/>
        <w:widowControl w:val="0"/>
        <w:rPr>
          <w:lang w:val="en-GB"/>
        </w:rPr>
      </w:pPr>
      <w:bookmarkStart w:id="452" w:name="_Toc421089938"/>
      <w:r>
        <w:rPr>
          <w:lang w:val="en-GB"/>
        </w:rPr>
        <w:lastRenderedPageBreak/>
        <w:t>Project Systems Reports</w:t>
      </w:r>
      <w:bookmarkEnd w:id="452"/>
    </w:p>
    <w:p w14:paraId="004CE659" w14:textId="77777777" w:rsidR="004869ED" w:rsidRPr="0044038C" w:rsidRDefault="004869ED" w:rsidP="00A45A60">
      <w:pPr>
        <w:widowControl w:val="0"/>
        <w:rPr>
          <w:lang w:val="en-GB"/>
        </w:rPr>
      </w:pPr>
    </w:p>
    <w:p w14:paraId="004CE65A" w14:textId="77777777" w:rsidR="00DF4B99" w:rsidRDefault="002D017F" w:rsidP="00A45A60">
      <w:pPr>
        <w:widowControl w:val="0"/>
        <w:rPr>
          <w:lang w:val="en-GB"/>
        </w:rPr>
      </w:pPr>
      <w:r w:rsidRPr="0044038C">
        <w:rPr>
          <w:lang w:val="en-GB"/>
        </w:rPr>
        <w:t>Standard reports will</w:t>
      </w:r>
      <w:r>
        <w:rPr>
          <w:lang w:val="en-GB"/>
        </w:rPr>
        <w:t xml:space="preserve"> be used to view expenditure </w:t>
      </w:r>
      <w:r w:rsidRPr="0044038C">
        <w:rPr>
          <w:lang w:val="en-GB"/>
        </w:rPr>
        <w:t xml:space="preserve">within ERP </w:t>
      </w:r>
      <w:r w:rsidR="00BB04EF">
        <w:rPr>
          <w:lang w:val="en-GB"/>
        </w:rPr>
        <w:t xml:space="preserve">in </w:t>
      </w:r>
      <w:r w:rsidRPr="0044038C">
        <w:rPr>
          <w:lang w:val="en-GB"/>
        </w:rPr>
        <w:t xml:space="preserve">real time. </w:t>
      </w:r>
    </w:p>
    <w:p w14:paraId="004CE65B" w14:textId="77777777" w:rsidR="00BB04EF" w:rsidRDefault="00BB04EF" w:rsidP="00A45A60">
      <w:pPr>
        <w:widowControl w:val="0"/>
        <w:rPr>
          <w:lang w:val="en-GB"/>
        </w:rPr>
      </w:pPr>
    </w:p>
    <w:p w14:paraId="004CE65C" w14:textId="77777777" w:rsidR="00BB04EF" w:rsidRPr="003B3D47" w:rsidRDefault="005C1755" w:rsidP="005C4CAF">
      <w:pPr>
        <w:pStyle w:val="ListParagraph"/>
        <w:widowControl w:val="0"/>
        <w:numPr>
          <w:ilvl w:val="0"/>
          <w:numId w:val="18"/>
        </w:numPr>
        <w:spacing w:before="144"/>
        <w:rPr>
          <w:sz w:val="20"/>
          <w:lang w:val="en-GB"/>
        </w:rPr>
      </w:pPr>
      <w:r w:rsidRPr="003B3D47">
        <w:rPr>
          <w:sz w:val="20"/>
          <w:lang w:val="en-GB"/>
        </w:rPr>
        <w:t>CN41 - Structure Overview</w:t>
      </w:r>
    </w:p>
    <w:p w14:paraId="004CE65D" w14:textId="77777777" w:rsidR="005C1755" w:rsidRPr="003B3D47" w:rsidRDefault="005C1755" w:rsidP="005C4CAF">
      <w:pPr>
        <w:pStyle w:val="ListParagraph"/>
        <w:widowControl w:val="0"/>
        <w:numPr>
          <w:ilvl w:val="0"/>
          <w:numId w:val="18"/>
        </w:numPr>
        <w:spacing w:before="144"/>
        <w:rPr>
          <w:sz w:val="20"/>
          <w:lang w:val="en-GB"/>
        </w:rPr>
      </w:pPr>
      <w:r w:rsidRPr="003B3D47">
        <w:rPr>
          <w:sz w:val="20"/>
          <w:lang w:val="en-GB"/>
        </w:rPr>
        <w:t>CN41N - Project Structure Overview</w:t>
      </w:r>
    </w:p>
    <w:p w14:paraId="004CE65E" w14:textId="77777777" w:rsidR="005C1755" w:rsidRPr="003B3D47" w:rsidRDefault="005C1755" w:rsidP="005C4CAF">
      <w:pPr>
        <w:pStyle w:val="ListParagraph"/>
        <w:widowControl w:val="0"/>
        <w:numPr>
          <w:ilvl w:val="0"/>
          <w:numId w:val="18"/>
        </w:numPr>
        <w:spacing w:before="144"/>
        <w:rPr>
          <w:sz w:val="20"/>
          <w:lang w:val="en-GB"/>
        </w:rPr>
      </w:pPr>
      <w:r w:rsidRPr="003B3D47">
        <w:rPr>
          <w:sz w:val="20"/>
          <w:lang w:val="en-GB"/>
        </w:rPr>
        <w:t>S_ALR_87013531 - Costs/Revenues/Expenditures/Receipts</w:t>
      </w:r>
    </w:p>
    <w:p w14:paraId="004CE65F" w14:textId="77777777" w:rsidR="005C1755" w:rsidRPr="003B3D47" w:rsidRDefault="005C1755" w:rsidP="005C4CAF">
      <w:pPr>
        <w:pStyle w:val="ListParagraph"/>
        <w:widowControl w:val="0"/>
        <w:numPr>
          <w:ilvl w:val="0"/>
          <w:numId w:val="18"/>
        </w:numPr>
        <w:spacing w:before="144"/>
        <w:rPr>
          <w:sz w:val="20"/>
          <w:lang w:val="en-GB"/>
        </w:rPr>
      </w:pPr>
      <w:r w:rsidRPr="003B3D47">
        <w:rPr>
          <w:sz w:val="20"/>
          <w:lang w:val="en-GB"/>
        </w:rPr>
        <w:t>CJI3 - Actual Costs/Revenues</w:t>
      </w:r>
    </w:p>
    <w:p w14:paraId="004CE660" w14:textId="77777777" w:rsidR="00E9252D" w:rsidRDefault="00E9252D" w:rsidP="00A45A60">
      <w:pPr>
        <w:widowControl w:val="0"/>
        <w:jc w:val="left"/>
        <w:rPr>
          <w:ins w:id="453" w:author="Chris Varma" w:date="2015-09-08T11:01:00Z"/>
          <w:lang w:val="en-GB"/>
        </w:rPr>
      </w:pPr>
    </w:p>
    <w:p w14:paraId="004CE661" w14:textId="77777777" w:rsidR="00126714" w:rsidRPr="00126714" w:rsidRDefault="00E9252D">
      <w:pPr>
        <w:pStyle w:val="Heading3"/>
        <w:rPr>
          <w:ins w:id="454" w:author="Chris Varma" w:date="2015-09-08T11:44:00Z"/>
          <w:kern w:val="28"/>
          <w:sz w:val="32"/>
          <w:lang w:val="en-GB"/>
          <w:rPrChange w:id="455" w:author="Chris Varma" w:date="2015-09-08T11:44:00Z">
            <w:rPr>
              <w:ins w:id="456" w:author="Chris Varma" w:date="2015-09-08T11:44:00Z"/>
              <w:lang w:val="en-GB"/>
            </w:rPr>
          </w:rPrChange>
        </w:rPr>
        <w:pPrChange w:id="457" w:author="Chris Varma" w:date="2015-09-08T11:01:00Z">
          <w:pPr>
            <w:widowControl w:val="0"/>
            <w:jc w:val="left"/>
          </w:pPr>
        </w:pPrChange>
      </w:pPr>
      <w:ins w:id="458" w:author="Chris Varma" w:date="2015-09-08T11:01:00Z">
        <w:r>
          <w:rPr>
            <w:lang w:val="en-GB"/>
          </w:rPr>
          <w:t>Development Funds</w:t>
        </w:r>
      </w:ins>
    </w:p>
    <w:p w14:paraId="004CE662" w14:textId="77777777" w:rsidR="00126714" w:rsidRDefault="00126714">
      <w:pPr>
        <w:rPr>
          <w:ins w:id="459" w:author="Chris Varma" w:date="2015-09-08T12:03:00Z"/>
          <w:lang w:val="en-GB"/>
        </w:rPr>
        <w:pPrChange w:id="460" w:author="Chris Varma" w:date="2015-09-08T11:45:00Z">
          <w:pPr>
            <w:widowControl w:val="0"/>
            <w:jc w:val="left"/>
          </w:pPr>
        </w:pPrChange>
      </w:pPr>
      <w:ins w:id="461" w:author="Chris Varma" w:date="2015-09-08T11:45:00Z">
        <w:r>
          <w:rPr>
            <w:lang w:val="en-GB"/>
          </w:rPr>
          <w:t xml:space="preserve">A new report will be </w:t>
        </w:r>
      </w:ins>
      <w:ins w:id="462" w:author="Chris Varma" w:date="2015-09-08T12:02:00Z">
        <w:r w:rsidR="00F81FCE">
          <w:rPr>
            <w:lang w:val="en-GB"/>
          </w:rPr>
          <w:t xml:space="preserve">created to </w:t>
        </w:r>
      </w:ins>
      <w:ins w:id="463" w:author="Chris Varma" w:date="2015-09-08T12:03:00Z">
        <w:r w:rsidR="00F81FCE">
          <w:rPr>
            <w:lang w:val="en-GB"/>
          </w:rPr>
          <w:t>manage Development Funds.</w:t>
        </w:r>
      </w:ins>
    </w:p>
    <w:p w14:paraId="004CE663" w14:textId="77777777" w:rsidR="00F81FCE" w:rsidRDefault="00F81FCE">
      <w:pPr>
        <w:rPr>
          <w:ins w:id="464" w:author="Chris Varma" w:date="2015-09-08T12:03:00Z"/>
          <w:lang w:val="en-GB"/>
        </w:rPr>
        <w:pPrChange w:id="465" w:author="Chris Varma" w:date="2015-09-08T11:45:00Z">
          <w:pPr>
            <w:widowControl w:val="0"/>
            <w:jc w:val="left"/>
          </w:pPr>
        </w:pPrChange>
      </w:pPr>
    </w:p>
    <w:p w14:paraId="004CE664" w14:textId="77777777" w:rsidR="00F81FCE" w:rsidRDefault="00F81FCE">
      <w:pPr>
        <w:rPr>
          <w:ins w:id="466" w:author="Chris Varma" w:date="2015-09-08T12:05:00Z"/>
          <w:lang w:val="en-GB"/>
        </w:rPr>
        <w:pPrChange w:id="467" w:author="Chris Varma" w:date="2015-09-08T11:45:00Z">
          <w:pPr>
            <w:widowControl w:val="0"/>
            <w:jc w:val="left"/>
          </w:pPr>
        </w:pPrChange>
      </w:pPr>
      <w:ins w:id="468" w:author="Chris Varma" w:date="2015-09-08T12:03:00Z">
        <w:r>
          <w:rPr>
            <w:lang w:val="en-GB"/>
          </w:rPr>
          <w:t xml:space="preserve">Build </w:t>
        </w:r>
      </w:ins>
      <w:ins w:id="469" w:author="Chris Varma" w:date="2015-09-08T12:04:00Z">
        <w:r>
          <w:rPr>
            <w:lang w:val="en-GB"/>
          </w:rPr>
          <w:t xml:space="preserve">up </w:t>
        </w:r>
      </w:ins>
      <w:ins w:id="470" w:author="Chris Varma" w:date="2015-09-08T12:03:00Z">
        <w:r>
          <w:rPr>
            <w:lang w:val="en-GB"/>
          </w:rPr>
          <w:t xml:space="preserve">of funds and their consumption will be managed at Vendor level. It should </w:t>
        </w:r>
      </w:ins>
      <w:ins w:id="471" w:author="Chris Varma" w:date="2015-09-08T12:04:00Z">
        <w:r>
          <w:rPr>
            <w:lang w:val="en-GB"/>
          </w:rPr>
          <w:t xml:space="preserve">also </w:t>
        </w:r>
      </w:ins>
      <w:ins w:id="472" w:author="Chris Varma" w:date="2015-09-08T12:03:00Z">
        <w:r>
          <w:rPr>
            <w:lang w:val="en-GB"/>
          </w:rPr>
          <w:t xml:space="preserve">be noted that the build up of funds will also be reported at the </w:t>
        </w:r>
      </w:ins>
      <w:ins w:id="473" w:author="Chris Varma" w:date="2015-09-08T12:05:00Z">
        <w:r>
          <w:rPr>
            <w:lang w:val="en-GB"/>
          </w:rPr>
          <w:t>Agreement level.</w:t>
        </w:r>
      </w:ins>
    </w:p>
    <w:p w14:paraId="004CE665" w14:textId="77777777" w:rsidR="00F81FCE" w:rsidRDefault="00F81FCE">
      <w:pPr>
        <w:rPr>
          <w:ins w:id="474" w:author="Chris Varma" w:date="2015-09-08T12:05:00Z"/>
          <w:lang w:val="en-GB"/>
        </w:rPr>
        <w:pPrChange w:id="475" w:author="Chris Varma" w:date="2015-09-08T11:45:00Z">
          <w:pPr>
            <w:widowControl w:val="0"/>
            <w:jc w:val="left"/>
          </w:pPr>
        </w:pPrChange>
      </w:pPr>
    </w:p>
    <w:p w14:paraId="004CE666" w14:textId="77777777" w:rsidR="00F81FCE" w:rsidRDefault="00F81FCE">
      <w:pPr>
        <w:rPr>
          <w:ins w:id="476" w:author="Chris Varma" w:date="2015-09-08T12:06:00Z"/>
          <w:lang w:val="en-GB"/>
        </w:rPr>
        <w:pPrChange w:id="477" w:author="Chris Varma" w:date="2015-09-08T11:45:00Z">
          <w:pPr>
            <w:widowControl w:val="0"/>
            <w:jc w:val="left"/>
          </w:pPr>
        </w:pPrChange>
      </w:pPr>
      <w:ins w:id="478" w:author="Chris Varma" w:date="2015-09-08T12:05:00Z">
        <w:r>
          <w:rPr>
            <w:lang w:val="en-GB"/>
          </w:rPr>
          <w:t xml:space="preserve">The data to support the above will be sourced from both FI </w:t>
        </w:r>
      </w:ins>
      <w:ins w:id="479" w:author="Chris Varma" w:date="2015-09-08T15:16:00Z">
        <w:r w:rsidR="00D36466">
          <w:rPr>
            <w:lang w:val="en-GB"/>
          </w:rPr>
          <w:t xml:space="preserve">(across multiple General Ledger Accounts) </w:t>
        </w:r>
      </w:ins>
      <w:ins w:id="480" w:author="Chris Varma" w:date="2015-09-08T12:05:00Z">
        <w:r>
          <w:rPr>
            <w:lang w:val="en-GB"/>
          </w:rPr>
          <w:t xml:space="preserve">and SD. The product hierarchy will be used to </w:t>
        </w:r>
      </w:ins>
      <w:ins w:id="481" w:author="Chris Varma" w:date="2015-09-08T12:09:00Z">
        <w:r w:rsidR="003F1941">
          <w:rPr>
            <w:lang w:val="en-GB"/>
          </w:rPr>
          <w:t>give a hierarchical reporting structure.</w:t>
        </w:r>
      </w:ins>
    </w:p>
    <w:p w14:paraId="004CE667" w14:textId="77777777" w:rsidR="00F81FCE" w:rsidRDefault="00F81FCE">
      <w:pPr>
        <w:rPr>
          <w:ins w:id="482" w:author="Chris Varma" w:date="2015-09-08T12:06:00Z"/>
          <w:lang w:val="en-GB"/>
        </w:rPr>
        <w:pPrChange w:id="483" w:author="Chris Varma" w:date="2015-09-08T11:45:00Z">
          <w:pPr>
            <w:widowControl w:val="0"/>
            <w:jc w:val="left"/>
          </w:pPr>
        </w:pPrChange>
      </w:pPr>
    </w:p>
    <w:p w14:paraId="004CE668" w14:textId="77777777" w:rsidR="00F81FCE" w:rsidRDefault="00F81FCE">
      <w:pPr>
        <w:rPr>
          <w:ins w:id="484" w:author="Chris Varma" w:date="2015-09-08T11:44:00Z"/>
          <w:lang w:val="en-GB"/>
        </w:rPr>
        <w:pPrChange w:id="485" w:author="Chris Varma" w:date="2015-09-08T11:45:00Z">
          <w:pPr>
            <w:widowControl w:val="0"/>
            <w:jc w:val="left"/>
          </w:pPr>
        </w:pPrChange>
      </w:pPr>
      <w:ins w:id="486" w:author="Chris Varma" w:date="2015-09-08T12:06:00Z">
        <w:r>
          <w:rPr>
            <w:lang w:val="en-GB"/>
          </w:rPr>
          <w:t xml:space="preserve">A Change Request has been created </w:t>
        </w:r>
      </w:ins>
      <w:ins w:id="487" w:author="Chris Varma" w:date="2015-09-08T12:08:00Z">
        <w:r w:rsidR="00E91BF7">
          <w:rPr>
            <w:lang w:val="en-GB"/>
          </w:rPr>
          <w:t xml:space="preserve">for the new report – ref </w:t>
        </w:r>
        <w:r w:rsidR="008E53C1">
          <w:rPr>
            <w:lang w:val="en-GB"/>
          </w:rPr>
          <w:t>039.</w:t>
        </w:r>
      </w:ins>
    </w:p>
    <w:p w14:paraId="004CE669" w14:textId="77777777" w:rsidR="00BB04EF" w:rsidRPr="00126714" w:rsidRDefault="00BB04EF">
      <w:pPr>
        <w:rPr>
          <w:kern w:val="28"/>
          <w:sz w:val="32"/>
          <w:lang w:val="en-GB"/>
        </w:rPr>
        <w:pPrChange w:id="488" w:author="Chris Varma" w:date="2015-09-08T11:44:00Z">
          <w:pPr>
            <w:widowControl w:val="0"/>
            <w:jc w:val="left"/>
          </w:pPr>
        </w:pPrChange>
      </w:pPr>
      <w:del w:id="489" w:author="Chris Varma" w:date="2015-09-08T12:02:00Z">
        <w:r w:rsidRPr="00126714" w:rsidDel="00F81FCE">
          <w:rPr>
            <w:lang w:val="en-GB"/>
          </w:rPr>
          <w:br w:type="page"/>
        </w:r>
      </w:del>
    </w:p>
    <w:p w14:paraId="004CE66A" w14:textId="77777777" w:rsidR="00B34302" w:rsidRPr="00527BF0" w:rsidRDefault="003E1902" w:rsidP="00A45A60">
      <w:pPr>
        <w:pStyle w:val="Heading1"/>
        <w:keepNext w:val="0"/>
        <w:widowControl w:val="0"/>
        <w:rPr>
          <w:lang w:val="en-GB"/>
        </w:rPr>
      </w:pPr>
      <w:bookmarkStart w:id="490" w:name="_Toc421089939"/>
      <w:r w:rsidRPr="00527BF0">
        <w:rPr>
          <w:lang w:val="en-GB"/>
        </w:rPr>
        <w:t>W</w:t>
      </w:r>
      <w:r w:rsidR="00B34302" w:rsidRPr="00527BF0">
        <w:rPr>
          <w:lang w:val="en-GB"/>
        </w:rPr>
        <w:t>RICEF Requirements</w:t>
      </w:r>
      <w:bookmarkEnd w:id="490"/>
      <w:r w:rsidR="00B34302" w:rsidRPr="00527BF0">
        <w:rPr>
          <w:lang w:val="en-GB"/>
        </w:rPr>
        <w:t xml:space="preserve"> </w:t>
      </w:r>
    </w:p>
    <w:p w14:paraId="004CE66B" w14:textId="77777777" w:rsidR="00527BF0" w:rsidRPr="00527BF0" w:rsidRDefault="00527BF0" w:rsidP="00A45A60">
      <w:pPr>
        <w:pStyle w:val="Heading2"/>
        <w:widowControl w:val="0"/>
        <w:spacing w:before="480"/>
        <w:jc w:val="both"/>
        <w:rPr>
          <w:lang w:val="en-GB"/>
        </w:rPr>
      </w:pPr>
      <w:bookmarkStart w:id="491" w:name="_Toc421089940"/>
      <w:bookmarkStart w:id="492" w:name="_Toc168030468"/>
      <w:bookmarkStart w:id="493" w:name="_Toc281923557"/>
      <w:r>
        <w:rPr>
          <w:lang w:val="en-GB"/>
        </w:rPr>
        <w:t>Workflow</w:t>
      </w:r>
      <w:r w:rsidRPr="00527BF0">
        <w:rPr>
          <w:lang w:val="en-GB"/>
        </w:rPr>
        <w:t xml:space="preserve"> Requirements</w:t>
      </w:r>
      <w:bookmarkEnd w:id="49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9"/>
        <w:gridCol w:w="3447"/>
        <w:gridCol w:w="3136"/>
      </w:tblGrid>
      <w:tr w:rsidR="00527BF0" w:rsidRPr="00527BF0" w14:paraId="004CE66F" w14:textId="77777777" w:rsidTr="00527BF0">
        <w:tc>
          <w:tcPr>
            <w:tcW w:w="2369" w:type="dxa"/>
            <w:shd w:val="clear" w:color="auto" w:fill="595959"/>
          </w:tcPr>
          <w:p w14:paraId="004CE66C" w14:textId="77777777" w:rsidR="00527BF0" w:rsidRPr="00BB04EF" w:rsidRDefault="00527BF0" w:rsidP="00A45A60">
            <w:pPr>
              <w:widowControl w:val="0"/>
              <w:spacing w:before="100" w:beforeAutospacing="1" w:after="60"/>
              <w:rPr>
                <w:rFonts w:cs="Arial"/>
                <w:b/>
                <w:color w:val="FFFFFF"/>
                <w:lang w:val="en-GB"/>
              </w:rPr>
            </w:pPr>
            <w:r w:rsidRPr="00BB04EF">
              <w:rPr>
                <w:rFonts w:cs="Arial"/>
                <w:b/>
                <w:color w:val="FFFFFF"/>
                <w:lang w:val="en-GB"/>
              </w:rPr>
              <w:t>Workflow required</w:t>
            </w:r>
          </w:p>
        </w:tc>
        <w:tc>
          <w:tcPr>
            <w:tcW w:w="3447" w:type="dxa"/>
            <w:shd w:val="clear" w:color="auto" w:fill="595959"/>
          </w:tcPr>
          <w:p w14:paraId="004CE66D" w14:textId="77777777" w:rsidR="00527BF0" w:rsidRPr="00BB04EF" w:rsidRDefault="00527BF0" w:rsidP="00A45A60">
            <w:pPr>
              <w:widowControl w:val="0"/>
              <w:spacing w:before="100" w:beforeAutospacing="1" w:after="60"/>
              <w:rPr>
                <w:rFonts w:cs="Arial"/>
                <w:b/>
                <w:color w:val="FFFFFF"/>
                <w:lang w:val="en-GB"/>
              </w:rPr>
            </w:pPr>
            <w:r w:rsidRPr="00BB04EF">
              <w:rPr>
                <w:rFonts w:cs="Arial"/>
                <w:b/>
                <w:color w:val="FFFFFF"/>
                <w:lang w:val="en-GB"/>
              </w:rPr>
              <w:t>Description</w:t>
            </w:r>
          </w:p>
        </w:tc>
        <w:tc>
          <w:tcPr>
            <w:tcW w:w="3136" w:type="dxa"/>
            <w:shd w:val="clear" w:color="auto" w:fill="595959"/>
          </w:tcPr>
          <w:p w14:paraId="004CE66E" w14:textId="77777777" w:rsidR="00527BF0" w:rsidRPr="00BB04EF" w:rsidRDefault="00527BF0" w:rsidP="00A45A60">
            <w:pPr>
              <w:widowControl w:val="0"/>
              <w:spacing w:before="100" w:beforeAutospacing="1" w:after="60"/>
              <w:rPr>
                <w:rFonts w:cs="Arial"/>
                <w:b/>
                <w:color w:val="FFFFFF"/>
                <w:lang w:val="en-GB"/>
              </w:rPr>
            </w:pPr>
            <w:r w:rsidRPr="00BB04EF">
              <w:rPr>
                <w:rFonts w:cs="Arial"/>
                <w:b/>
                <w:color w:val="FFFFFF"/>
                <w:lang w:val="en-GB"/>
              </w:rPr>
              <w:t xml:space="preserve"> WRICEF Reference</w:t>
            </w:r>
          </w:p>
        </w:tc>
      </w:tr>
      <w:tr w:rsidR="00527BF0" w:rsidRPr="00527BF0" w14:paraId="004CE673" w14:textId="77777777" w:rsidTr="00527BF0">
        <w:tc>
          <w:tcPr>
            <w:tcW w:w="2369" w:type="dxa"/>
          </w:tcPr>
          <w:p w14:paraId="004CE670" w14:textId="77777777" w:rsidR="00527BF0" w:rsidRPr="00527BF0" w:rsidRDefault="004E2CA4" w:rsidP="00A45A60">
            <w:pPr>
              <w:widowControl w:val="0"/>
              <w:rPr>
                <w:lang w:val="en-GB"/>
              </w:rPr>
            </w:pPr>
            <w:r>
              <w:rPr>
                <w:lang w:val="en-GB"/>
              </w:rPr>
              <w:t>N/A</w:t>
            </w:r>
          </w:p>
        </w:tc>
        <w:tc>
          <w:tcPr>
            <w:tcW w:w="3447" w:type="dxa"/>
          </w:tcPr>
          <w:p w14:paraId="004CE671" w14:textId="77777777" w:rsidR="00527BF0" w:rsidRPr="00527BF0" w:rsidRDefault="00527BF0" w:rsidP="00A45A60">
            <w:pPr>
              <w:widowControl w:val="0"/>
              <w:spacing w:before="100" w:beforeAutospacing="1" w:after="60"/>
              <w:rPr>
                <w:rFonts w:cs="Arial"/>
                <w:lang w:val="en-GB"/>
              </w:rPr>
            </w:pPr>
          </w:p>
        </w:tc>
        <w:tc>
          <w:tcPr>
            <w:tcW w:w="3136" w:type="dxa"/>
          </w:tcPr>
          <w:p w14:paraId="004CE672" w14:textId="77777777" w:rsidR="00527BF0" w:rsidRPr="00527BF0" w:rsidRDefault="00527BF0" w:rsidP="00A45A60">
            <w:pPr>
              <w:widowControl w:val="0"/>
              <w:spacing w:before="100" w:beforeAutospacing="1" w:after="60"/>
              <w:rPr>
                <w:rFonts w:cs="Arial"/>
                <w:lang w:val="en-GB"/>
              </w:rPr>
            </w:pPr>
          </w:p>
        </w:tc>
      </w:tr>
    </w:tbl>
    <w:p w14:paraId="004CE674" w14:textId="77777777" w:rsidR="00B34302" w:rsidRPr="00527BF0" w:rsidRDefault="00B34302" w:rsidP="00A45A60">
      <w:pPr>
        <w:pStyle w:val="Heading2"/>
        <w:widowControl w:val="0"/>
        <w:spacing w:before="480"/>
        <w:jc w:val="both"/>
        <w:rPr>
          <w:lang w:val="en-GB"/>
        </w:rPr>
      </w:pPr>
      <w:bookmarkStart w:id="494" w:name="_Toc421089941"/>
      <w:r w:rsidRPr="00527BF0">
        <w:rPr>
          <w:lang w:val="en-GB"/>
        </w:rPr>
        <w:t>Report Requirements</w:t>
      </w:r>
      <w:bookmarkEnd w:id="492"/>
      <w:bookmarkEnd w:id="493"/>
      <w:bookmarkEnd w:id="49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9"/>
        <w:gridCol w:w="3447"/>
        <w:gridCol w:w="3136"/>
      </w:tblGrid>
      <w:tr w:rsidR="00B34302" w:rsidRPr="00527BF0" w14:paraId="004CE678" w14:textId="77777777" w:rsidTr="00B34302">
        <w:tc>
          <w:tcPr>
            <w:tcW w:w="2369" w:type="dxa"/>
            <w:shd w:val="clear" w:color="auto" w:fill="595959"/>
          </w:tcPr>
          <w:p w14:paraId="004CE675" w14:textId="77777777" w:rsidR="00B34302" w:rsidRPr="00BB04EF" w:rsidRDefault="00B34302" w:rsidP="00A45A60">
            <w:pPr>
              <w:widowControl w:val="0"/>
              <w:spacing w:before="100" w:beforeAutospacing="1" w:after="60"/>
              <w:rPr>
                <w:rFonts w:cs="Arial"/>
                <w:b/>
                <w:color w:val="FFFFFF"/>
                <w:lang w:val="en-GB"/>
              </w:rPr>
            </w:pPr>
            <w:r w:rsidRPr="00BB04EF">
              <w:rPr>
                <w:rFonts w:cs="Arial"/>
                <w:b/>
                <w:color w:val="FFFFFF"/>
                <w:lang w:val="en-GB"/>
              </w:rPr>
              <w:t>Report required</w:t>
            </w:r>
          </w:p>
        </w:tc>
        <w:tc>
          <w:tcPr>
            <w:tcW w:w="3447" w:type="dxa"/>
            <w:shd w:val="clear" w:color="auto" w:fill="595959"/>
          </w:tcPr>
          <w:p w14:paraId="004CE676" w14:textId="77777777" w:rsidR="00B34302" w:rsidRPr="00BB04EF" w:rsidRDefault="00B34302" w:rsidP="00A45A60">
            <w:pPr>
              <w:widowControl w:val="0"/>
              <w:spacing w:before="100" w:beforeAutospacing="1" w:after="60"/>
              <w:rPr>
                <w:rFonts w:cs="Arial"/>
                <w:b/>
                <w:color w:val="FFFFFF"/>
                <w:lang w:val="en-GB"/>
              </w:rPr>
            </w:pPr>
            <w:r w:rsidRPr="00BB04EF">
              <w:rPr>
                <w:rFonts w:cs="Arial"/>
                <w:b/>
                <w:color w:val="FFFFFF"/>
                <w:lang w:val="en-GB"/>
              </w:rPr>
              <w:t xml:space="preserve">Fit to SAP standard report </w:t>
            </w:r>
          </w:p>
        </w:tc>
        <w:tc>
          <w:tcPr>
            <w:tcW w:w="3136" w:type="dxa"/>
            <w:shd w:val="clear" w:color="auto" w:fill="595959"/>
          </w:tcPr>
          <w:p w14:paraId="004CE677" w14:textId="77777777" w:rsidR="00B34302" w:rsidRPr="00BB04EF" w:rsidRDefault="00B34302" w:rsidP="00A45A60">
            <w:pPr>
              <w:widowControl w:val="0"/>
              <w:spacing w:before="100" w:beforeAutospacing="1" w:after="60"/>
              <w:rPr>
                <w:rFonts w:cs="Arial"/>
                <w:b/>
                <w:color w:val="FFFFFF"/>
                <w:lang w:val="en-GB"/>
              </w:rPr>
            </w:pPr>
            <w:r w:rsidRPr="00BB04EF">
              <w:rPr>
                <w:rFonts w:cs="Arial"/>
                <w:b/>
                <w:color w:val="FFFFFF"/>
                <w:lang w:val="en-GB"/>
              </w:rPr>
              <w:t xml:space="preserve"> </w:t>
            </w:r>
            <w:r w:rsidR="00527BF0" w:rsidRPr="00BB04EF">
              <w:rPr>
                <w:rFonts w:cs="Arial"/>
                <w:b/>
                <w:color w:val="FFFFFF"/>
                <w:lang w:val="en-GB"/>
              </w:rPr>
              <w:t>W</w:t>
            </w:r>
            <w:r w:rsidRPr="00BB04EF">
              <w:rPr>
                <w:rFonts w:cs="Arial"/>
                <w:b/>
                <w:color w:val="FFFFFF"/>
                <w:lang w:val="en-GB"/>
              </w:rPr>
              <w:t>RICEF Reference</w:t>
            </w:r>
          </w:p>
        </w:tc>
      </w:tr>
      <w:tr w:rsidR="00B34302" w:rsidRPr="00527BF0" w14:paraId="004CE67C" w14:textId="77777777" w:rsidTr="00B34302">
        <w:tc>
          <w:tcPr>
            <w:tcW w:w="2369" w:type="dxa"/>
          </w:tcPr>
          <w:p w14:paraId="004CE679" w14:textId="77777777" w:rsidR="00B34302" w:rsidRPr="00527BF0" w:rsidRDefault="00BB04EF" w:rsidP="00A45A60">
            <w:pPr>
              <w:widowControl w:val="0"/>
              <w:rPr>
                <w:lang w:val="en-GB"/>
              </w:rPr>
            </w:pPr>
            <w:r>
              <w:rPr>
                <w:lang w:val="en-GB"/>
              </w:rPr>
              <w:t>Cost estimate versus</w:t>
            </w:r>
            <w:r w:rsidR="00547601">
              <w:rPr>
                <w:lang w:val="en-GB"/>
              </w:rPr>
              <w:t xml:space="preserve"> current </w:t>
            </w:r>
            <w:r>
              <w:rPr>
                <w:lang w:val="en-GB"/>
              </w:rPr>
              <w:t>standard – reason for change e.g</w:t>
            </w:r>
            <w:r w:rsidR="00547601">
              <w:rPr>
                <w:lang w:val="en-GB"/>
              </w:rPr>
              <w:t>. change in PIR or exchange rate reason.</w:t>
            </w:r>
          </w:p>
        </w:tc>
        <w:tc>
          <w:tcPr>
            <w:tcW w:w="3447" w:type="dxa"/>
          </w:tcPr>
          <w:p w14:paraId="004CE67A" w14:textId="77777777" w:rsidR="00B34302" w:rsidRPr="00527BF0" w:rsidRDefault="00694A99" w:rsidP="00A45A60">
            <w:pPr>
              <w:widowControl w:val="0"/>
              <w:spacing w:before="100" w:beforeAutospacing="1" w:after="60"/>
              <w:rPr>
                <w:rFonts w:cs="Arial"/>
                <w:lang w:val="en-GB"/>
              </w:rPr>
            </w:pPr>
            <w:r>
              <w:rPr>
                <w:rFonts w:cs="Arial"/>
                <w:lang w:val="en-GB"/>
              </w:rPr>
              <w:t>This is identified as a Gap.</w:t>
            </w:r>
          </w:p>
        </w:tc>
        <w:tc>
          <w:tcPr>
            <w:tcW w:w="3136" w:type="dxa"/>
          </w:tcPr>
          <w:p w14:paraId="004CE67B" w14:textId="77777777" w:rsidR="00B34302" w:rsidRPr="00527BF0" w:rsidRDefault="00694A99" w:rsidP="00A45A60">
            <w:pPr>
              <w:widowControl w:val="0"/>
              <w:spacing w:before="100" w:beforeAutospacing="1" w:after="60"/>
              <w:rPr>
                <w:rFonts w:cs="Arial"/>
                <w:lang w:val="en-GB"/>
              </w:rPr>
            </w:pPr>
            <w:r>
              <w:rPr>
                <w:rFonts w:cs="Arial"/>
                <w:lang w:val="en-GB"/>
              </w:rPr>
              <w:t>Not included in the WRICEF</w:t>
            </w:r>
            <w:r w:rsidR="00DA60EB">
              <w:rPr>
                <w:rFonts w:cs="Arial"/>
                <w:lang w:val="en-GB"/>
              </w:rPr>
              <w:t xml:space="preserve"> as further investigation is still required.</w:t>
            </w:r>
          </w:p>
        </w:tc>
      </w:tr>
    </w:tbl>
    <w:p w14:paraId="004CE67D" w14:textId="77777777" w:rsidR="00B34302" w:rsidRPr="00527BF0" w:rsidRDefault="00B34302" w:rsidP="00A45A60">
      <w:pPr>
        <w:pStyle w:val="Heading2"/>
        <w:widowControl w:val="0"/>
        <w:spacing w:before="480"/>
        <w:jc w:val="both"/>
        <w:rPr>
          <w:lang w:val="en-GB"/>
        </w:rPr>
      </w:pPr>
      <w:bookmarkStart w:id="495" w:name="_Toc421089942"/>
      <w:r w:rsidRPr="00527BF0">
        <w:rPr>
          <w:lang w:val="en-GB"/>
        </w:rPr>
        <w:t>Interfaces Requirements</w:t>
      </w:r>
      <w:bookmarkEnd w:id="49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9"/>
        <w:gridCol w:w="3447"/>
        <w:gridCol w:w="3136"/>
      </w:tblGrid>
      <w:tr w:rsidR="00B34302" w:rsidRPr="00527BF0" w14:paraId="004CE681" w14:textId="77777777" w:rsidTr="00B34302">
        <w:tc>
          <w:tcPr>
            <w:tcW w:w="2369" w:type="dxa"/>
            <w:shd w:val="clear" w:color="auto" w:fill="595959"/>
          </w:tcPr>
          <w:p w14:paraId="004CE67E" w14:textId="77777777" w:rsidR="00B34302" w:rsidRPr="00BB04EF" w:rsidRDefault="00B34302" w:rsidP="00A45A60">
            <w:pPr>
              <w:widowControl w:val="0"/>
              <w:spacing w:before="100" w:beforeAutospacing="1" w:after="60"/>
              <w:rPr>
                <w:rFonts w:cs="Arial"/>
                <w:b/>
                <w:color w:val="FFFFFF"/>
                <w:lang w:val="en-GB"/>
              </w:rPr>
            </w:pPr>
            <w:r w:rsidRPr="00BB04EF">
              <w:rPr>
                <w:rFonts w:cs="Arial"/>
                <w:b/>
                <w:color w:val="FFFFFF"/>
                <w:lang w:val="en-GB"/>
              </w:rPr>
              <w:lastRenderedPageBreak/>
              <w:t xml:space="preserve">Interface required </w:t>
            </w:r>
          </w:p>
        </w:tc>
        <w:tc>
          <w:tcPr>
            <w:tcW w:w="3447" w:type="dxa"/>
            <w:shd w:val="clear" w:color="auto" w:fill="595959"/>
          </w:tcPr>
          <w:p w14:paraId="004CE67F" w14:textId="77777777" w:rsidR="00B34302" w:rsidRPr="00BB04EF" w:rsidRDefault="00B34302" w:rsidP="00A45A60">
            <w:pPr>
              <w:widowControl w:val="0"/>
              <w:spacing w:before="100" w:beforeAutospacing="1" w:after="60"/>
              <w:rPr>
                <w:rFonts w:cs="Arial"/>
                <w:b/>
                <w:color w:val="FFFFFF"/>
                <w:lang w:val="en-GB"/>
              </w:rPr>
            </w:pPr>
            <w:r w:rsidRPr="00BB04EF">
              <w:rPr>
                <w:rFonts w:cs="Arial"/>
                <w:b/>
                <w:color w:val="FFFFFF"/>
                <w:lang w:val="en-GB"/>
              </w:rPr>
              <w:t xml:space="preserve">Description - </w:t>
            </w:r>
          </w:p>
        </w:tc>
        <w:tc>
          <w:tcPr>
            <w:tcW w:w="3136" w:type="dxa"/>
            <w:shd w:val="clear" w:color="auto" w:fill="595959"/>
          </w:tcPr>
          <w:p w14:paraId="004CE680" w14:textId="77777777" w:rsidR="00B34302" w:rsidRPr="00BB04EF" w:rsidRDefault="00B34302" w:rsidP="00A45A60">
            <w:pPr>
              <w:widowControl w:val="0"/>
              <w:spacing w:before="100" w:beforeAutospacing="1" w:after="60"/>
              <w:rPr>
                <w:rFonts w:cs="Arial"/>
                <w:b/>
                <w:color w:val="FFFFFF"/>
                <w:lang w:val="en-GB"/>
              </w:rPr>
            </w:pPr>
            <w:r w:rsidRPr="00BB04EF">
              <w:rPr>
                <w:rFonts w:cs="Arial"/>
                <w:b/>
                <w:color w:val="FFFFFF"/>
                <w:lang w:val="en-GB"/>
              </w:rPr>
              <w:t xml:space="preserve"> </w:t>
            </w:r>
            <w:r w:rsidR="00527BF0" w:rsidRPr="00BB04EF">
              <w:rPr>
                <w:rFonts w:cs="Arial"/>
                <w:b/>
                <w:color w:val="FFFFFF"/>
                <w:lang w:val="en-GB"/>
              </w:rPr>
              <w:t>W</w:t>
            </w:r>
            <w:r w:rsidRPr="00BB04EF">
              <w:rPr>
                <w:rFonts w:cs="Arial"/>
                <w:b/>
                <w:color w:val="FFFFFF"/>
                <w:lang w:val="en-GB"/>
              </w:rPr>
              <w:t>RICEF Reference</w:t>
            </w:r>
          </w:p>
        </w:tc>
      </w:tr>
      <w:tr w:rsidR="00B34302" w:rsidRPr="00527BF0" w14:paraId="004CE685" w14:textId="77777777" w:rsidTr="00B34302">
        <w:tc>
          <w:tcPr>
            <w:tcW w:w="2369" w:type="dxa"/>
          </w:tcPr>
          <w:p w14:paraId="004CE682" w14:textId="77777777" w:rsidR="00B34302" w:rsidRPr="00527BF0" w:rsidRDefault="008300AC" w:rsidP="00A45A60">
            <w:pPr>
              <w:widowControl w:val="0"/>
              <w:rPr>
                <w:lang w:val="en-GB"/>
              </w:rPr>
            </w:pPr>
            <w:r>
              <w:rPr>
                <w:lang w:val="en-GB"/>
              </w:rPr>
              <w:t>None</w:t>
            </w:r>
          </w:p>
        </w:tc>
        <w:tc>
          <w:tcPr>
            <w:tcW w:w="3447" w:type="dxa"/>
          </w:tcPr>
          <w:p w14:paraId="004CE683" w14:textId="77777777" w:rsidR="00B34302" w:rsidRPr="00527BF0" w:rsidRDefault="00B34302" w:rsidP="00A45A60">
            <w:pPr>
              <w:widowControl w:val="0"/>
              <w:spacing w:before="100" w:beforeAutospacing="1" w:after="60"/>
              <w:rPr>
                <w:rFonts w:cs="Arial"/>
                <w:lang w:val="en-GB"/>
              </w:rPr>
            </w:pPr>
          </w:p>
        </w:tc>
        <w:tc>
          <w:tcPr>
            <w:tcW w:w="3136" w:type="dxa"/>
          </w:tcPr>
          <w:p w14:paraId="004CE684" w14:textId="77777777" w:rsidR="00B34302" w:rsidRPr="00527BF0" w:rsidRDefault="00B34302" w:rsidP="00A45A60">
            <w:pPr>
              <w:widowControl w:val="0"/>
              <w:spacing w:before="100" w:beforeAutospacing="1" w:after="60"/>
              <w:rPr>
                <w:rFonts w:cs="Arial"/>
                <w:lang w:val="en-GB"/>
              </w:rPr>
            </w:pPr>
          </w:p>
        </w:tc>
      </w:tr>
    </w:tbl>
    <w:p w14:paraId="004CE686" w14:textId="77777777" w:rsidR="00B34302" w:rsidRPr="00527BF0" w:rsidRDefault="00B34302" w:rsidP="00A45A60">
      <w:pPr>
        <w:pStyle w:val="Heading2"/>
        <w:widowControl w:val="0"/>
        <w:spacing w:before="480"/>
        <w:jc w:val="both"/>
        <w:rPr>
          <w:lang w:val="en-GB"/>
        </w:rPr>
      </w:pPr>
      <w:bookmarkStart w:id="496" w:name="_Toc421089943"/>
      <w:r w:rsidRPr="00527BF0">
        <w:rPr>
          <w:lang w:val="en-GB"/>
        </w:rPr>
        <w:t>Data Conversions Requirements</w:t>
      </w:r>
      <w:bookmarkEnd w:id="49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2604"/>
        <w:gridCol w:w="2420"/>
        <w:gridCol w:w="2102"/>
      </w:tblGrid>
      <w:tr w:rsidR="0042252A" w:rsidRPr="00527BF0" w14:paraId="004CE68B" w14:textId="77777777" w:rsidTr="0042252A">
        <w:tc>
          <w:tcPr>
            <w:tcW w:w="1826" w:type="dxa"/>
            <w:shd w:val="clear" w:color="auto" w:fill="595959"/>
          </w:tcPr>
          <w:p w14:paraId="004CE687" w14:textId="77777777" w:rsidR="0042252A" w:rsidRPr="00BB04EF" w:rsidRDefault="0042252A" w:rsidP="00A45A60">
            <w:pPr>
              <w:widowControl w:val="0"/>
              <w:spacing w:before="100" w:beforeAutospacing="1" w:after="60"/>
              <w:rPr>
                <w:rFonts w:cs="Arial"/>
                <w:b/>
                <w:color w:val="FFFFFF"/>
                <w:lang w:val="en-GB"/>
              </w:rPr>
            </w:pPr>
            <w:r w:rsidRPr="00BB04EF">
              <w:rPr>
                <w:rFonts w:cs="Arial"/>
                <w:b/>
                <w:color w:val="FFFFFF"/>
                <w:lang w:val="en-GB"/>
              </w:rPr>
              <w:t xml:space="preserve">Data objects to migrate  </w:t>
            </w:r>
          </w:p>
        </w:tc>
        <w:tc>
          <w:tcPr>
            <w:tcW w:w="2604" w:type="dxa"/>
            <w:shd w:val="clear" w:color="auto" w:fill="595959"/>
          </w:tcPr>
          <w:p w14:paraId="004CE688" w14:textId="77777777" w:rsidR="0042252A" w:rsidRPr="00BB04EF" w:rsidRDefault="0042252A" w:rsidP="00A45A60">
            <w:pPr>
              <w:widowControl w:val="0"/>
              <w:spacing w:before="100" w:beforeAutospacing="1" w:after="60"/>
              <w:rPr>
                <w:rFonts w:cs="Arial"/>
                <w:b/>
                <w:color w:val="FFFFFF"/>
                <w:lang w:val="en-GB"/>
              </w:rPr>
            </w:pPr>
            <w:r w:rsidRPr="00BB04EF">
              <w:rPr>
                <w:rFonts w:cs="Arial"/>
                <w:b/>
                <w:color w:val="FFFFFF"/>
                <w:lang w:val="en-GB"/>
              </w:rPr>
              <w:t xml:space="preserve">Load method / tool </w:t>
            </w:r>
          </w:p>
        </w:tc>
        <w:tc>
          <w:tcPr>
            <w:tcW w:w="2420" w:type="dxa"/>
            <w:shd w:val="clear" w:color="auto" w:fill="595959"/>
          </w:tcPr>
          <w:p w14:paraId="004CE689" w14:textId="77777777" w:rsidR="0042252A" w:rsidRPr="00BB04EF" w:rsidRDefault="0042252A" w:rsidP="00A45A60">
            <w:pPr>
              <w:widowControl w:val="0"/>
              <w:spacing w:before="100" w:beforeAutospacing="1" w:after="60"/>
              <w:rPr>
                <w:rFonts w:cs="Arial"/>
                <w:b/>
                <w:color w:val="FFFFFF"/>
                <w:lang w:val="en-GB"/>
              </w:rPr>
            </w:pPr>
            <w:r w:rsidRPr="00BB04EF">
              <w:rPr>
                <w:rFonts w:cs="Arial"/>
                <w:b/>
                <w:color w:val="FFFFFF"/>
                <w:lang w:val="en-GB"/>
              </w:rPr>
              <w:t xml:space="preserve"> WRICEF Reference</w:t>
            </w:r>
          </w:p>
        </w:tc>
        <w:tc>
          <w:tcPr>
            <w:tcW w:w="2102" w:type="dxa"/>
            <w:shd w:val="clear" w:color="auto" w:fill="595959"/>
          </w:tcPr>
          <w:p w14:paraId="004CE68A" w14:textId="77777777" w:rsidR="0042252A" w:rsidRPr="00BB04EF" w:rsidRDefault="0042252A" w:rsidP="00A45A60">
            <w:pPr>
              <w:widowControl w:val="0"/>
              <w:spacing w:before="100" w:beforeAutospacing="1" w:after="60"/>
              <w:rPr>
                <w:rFonts w:cs="Arial"/>
                <w:b/>
                <w:color w:val="FFFFFF"/>
                <w:lang w:val="en-GB"/>
              </w:rPr>
            </w:pPr>
            <w:r>
              <w:rPr>
                <w:rFonts w:cs="Arial"/>
                <w:b/>
                <w:color w:val="FFFFFF"/>
                <w:lang w:val="en-GB"/>
              </w:rPr>
              <w:t>In Scope ?</w:t>
            </w:r>
          </w:p>
        </w:tc>
      </w:tr>
      <w:tr w:rsidR="000E71CB" w:rsidRPr="00527BF0" w14:paraId="004CE690" w14:textId="77777777" w:rsidTr="0042252A">
        <w:tc>
          <w:tcPr>
            <w:tcW w:w="1826" w:type="dxa"/>
          </w:tcPr>
          <w:p w14:paraId="004CE68C" w14:textId="77777777" w:rsidR="000E71CB" w:rsidRPr="00527BF0" w:rsidRDefault="000E71CB" w:rsidP="000E71CB">
            <w:pPr>
              <w:widowControl w:val="0"/>
              <w:rPr>
                <w:lang w:val="en-GB"/>
              </w:rPr>
            </w:pPr>
            <w:r>
              <w:rPr>
                <w:lang w:val="en-GB"/>
              </w:rPr>
              <w:t>Profit Centres</w:t>
            </w:r>
          </w:p>
        </w:tc>
        <w:tc>
          <w:tcPr>
            <w:tcW w:w="2604" w:type="dxa"/>
          </w:tcPr>
          <w:p w14:paraId="004CE68D" w14:textId="77777777" w:rsidR="000E71CB" w:rsidRPr="00527BF0" w:rsidRDefault="000E71CB" w:rsidP="000E71CB">
            <w:pPr>
              <w:widowControl w:val="0"/>
              <w:spacing w:before="100" w:beforeAutospacing="1" w:after="60"/>
              <w:rPr>
                <w:rFonts w:cs="Arial"/>
                <w:lang w:val="en-GB"/>
              </w:rPr>
            </w:pPr>
            <w:r>
              <w:rPr>
                <w:rFonts w:cs="Arial"/>
                <w:lang w:val="en-GB"/>
              </w:rPr>
              <w:t xml:space="preserve">Manual </w:t>
            </w:r>
          </w:p>
        </w:tc>
        <w:tc>
          <w:tcPr>
            <w:tcW w:w="2420" w:type="dxa"/>
          </w:tcPr>
          <w:p w14:paraId="004CE68E" w14:textId="77777777" w:rsidR="000E71CB" w:rsidRPr="004A5750" w:rsidRDefault="000E71CB" w:rsidP="000E71CB">
            <w:pPr>
              <w:widowControl w:val="0"/>
              <w:spacing w:before="100" w:beforeAutospacing="1" w:after="60"/>
              <w:rPr>
                <w:rFonts w:cs="Arial"/>
                <w:lang w:val="en-GB"/>
              </w:rPr>
            </w:pPr>
            <w:r>
              <w:rPr>
                <w:rFonts w:cs="Arial"/>
                <w:lang w:val="en-GB"/>
              </w:rPr>
              <w:t>n/a</w:t>
            </w:r>
          </w:p>
        </w:tc>
        <w:tc>
          <w:tcPr>
            <w:tcW w:w="2102" w:type="dxa"/>
          </w:tcPr>
          <w:p w14:paraId="004CE68F" w14:textId="77777777" w:rsidR="000E71CB" w:rsidRPr="004A5750" w:rsidRDefault="000E71CB" w:rsidP="000E71CB">
            <w:pPr>
              <w:widowControl w:val="0"/>
              <w:spacing w:before="100" w:beforeAutospacing="1" w:after="60"/>
              <w:rPr>
                <w:rFonts w:cs="Arial"/>
                <w:lang w:val="en-GB"/>
              </w:rPr>
            </w:pPr>
            <w:r>
              <w:rPr>
                <w:rFonts w:cs="Arial"/>
                <w:lang w:val="en-GB"/>
              </w:rPr>
              <w:t>n/a</w:t>
            </w:r>
          </w:p>
        </w:tc>
      </w:tr>
      <w:tr w:rsidR="000E71CB" w:rsidRPr="00527BF0" w14:paraId="004CE695" w14:textId="77777777" w:rsidTr="0042252A">
        <w:tc>
          <w:tcPr>
            <w:tcW w:w="1826" w:type="dxa"/>
          </w:tcPr>
          <w:p w14:paraId="004CE691" w14:textId="77777777" w:rsidR="000E71CB" w:rsidRPr="00527BF0" w:rsidRDefault="000E71CB" w:rsidP="000E71CB">
            <w:pPr>
              <w:widowControl w:val="0"/>
              <w:rPr>
                <w:lang w:val="en-GB"/>
              </w:rPr>
            </w:pPr>
            <w:r>
              <w:rPr>
                <w:lang w:val="en-GB"/>
              </w:rPr>
              <w:t>Cost Centres</w:t>
            </w:r>
          </w:p>
        </w:tc>
        <w:tc>
          <w:tcPr>
            <w:tcW w:w="2604" w:type="dxa"/>
          </w:tcPr>
          <w:p w14:paraId="004CE692" w14:textId="77777777" w:rsidR="000E71CB" w:rsidRPr="00527BF0" w:rsidRDefault="000E71CB" w:rsidP="000E71CB">
            <w:pPr>
              <w:widowControl w:val="0"/>
              <w:spacing w:before="100" w:beforeAutospacing="1" w:after="60"/>
              <w:rPr>
                <w:rFonts w:cs="Arial"/>
                <w:lang w:val="en-GB"/>
              </w:rPr>
            </w:pPr>
            <w:r>
              <w:rPr>
                <w:rFonts w:cs="Arial"/>
                <w:lang w:val="en-GB"/>
              </w:rPr>
              <w:t xml:space="preserve">Manual </w:t>
            </w:r>
          </w:p>
        </w:tc>
        <w:tc>
          <w:tcPr>
            <w:tcW w:w="2420" w:type="dxa"/>
          </w:tcPr>
          <w:p w14:paraId="004CE693" w14:textId="77777777" w:rsidR="000E71CB" w:rsidRPr="004A5750" w:rsidRDefault="000E71CB" w:rsidP="000E71CB">
            <w:pPr>
              <w:widowControl w:val="0"/>
              <w:spacing w:before="100" w:beforeAutospacing="1" w:after="60"/>
              <w:rPr>
                <w:rFonts w:cs="Arial"/>
                <w:lang w:val="en-GB"/>
              </w:rPr>
            </w:pPr>
            <w:r>
              <w:rPr>
                <w:rFonts w:cs="Arial"/>
                <w:lang w:val="en-GB"/>
              </w:rPr>
              <w:t>n/a</w:t>
            </w:r>
          </w:p>
        </w:tc>
        <w:tc>
          <w:tcPr>
            <w:tcW w:w="2102" w:type="dxa"/>
          </w:tcPr>
          <w:p w14:paraId="004CE694" w14:textId="77777777" w:rsidR="000E71CB" w:rsidRPr="004A5750" w:rsidRDefault="000E71CB" w:rsidP="000E71CB">
            <w:pPr>
              <w:widowControl w:val="0"/>
              <w:spacing w:before="100" w:beforeAutospacing="1" w:after="60"/>
              <w:rPr>
                <w:rFonts w:cs="Arial"/>
                <w:lang w:val="en-GB"/>
              </w:rPr>
            </w:pPr>
            <w:r>
              <w:rPr>
                <w:rFonts w:cs="Arial"/>
                <w:lang w:val="en-GB"/>
              </w:rPr>
              <w:t>n/a</w:t>
            </w:r>
          </w:p>
        </w:tc>
      </w:tr>
      <w:tr w:rsidR="0042252A" w:rsidRPr="00527BF0" w14:paraId="004CE69A" w14:textId="77777777" w:rsidTr="0042252A">
        <w:tc>
          <w:tcPr>
            <w:tcW w:w="1826" w:type="dxa"/>
            <w:tcBorders>
              <w:top w:val="single" w:sz="4" w:space="0" w:color="auto"/>
              <w:left w:val="single" w:sz="4" w:space="0" w:color="auto"/>
              <w:bottom w:val="single" w:sz="4" w:space="0" w:color="auto"/>
              <w:right w:val="single" w:sz="4" w:space="0" w:color="auto"/>
            </w:tcBorders>
          </w:tcPr>
          <w:p w14:paraId="004CE696" w14:textId="77777777" w:rsidR="0042252A" w:rsidRPr="00527BF0" w:rsidRDefault="0042252A" w:rsidP="0042252A">
            <w:pPr>
              <w:widowControl w:val="0"/>
              <w:rPr>
                <w:lang w:val="en-GB"/>
              </w:rPr>
            </w:pPr>
            <w:r>
              <w:rPr>
                <w:lang w:val="en-GB"/>
              </w:rPr>
              <w:t>Internal Orders</w:t>
            </w:r>
          </w:p>
        </w:tc>
        <w:tc>
          <w:tcPr>
            <w:tcW w:w="2604" w:type="dxa"/>
            <w:tcBorders>
              <w:top w:val="single" w:sz="4" w:space="0" w:color="auto"/>
              <w:left w:val="single" w:sz="4" w:space="0" w:color="auto"/>
              <w:bottom w:val="single" w:sz="4" w:space="0" w:color="auto"/>
              <w:right w:val="single" w:sz="4" w:space="0" w:color="auto"/>
            </w:tcBorders>
          </w:tcPr>
          <w:p w14:paraId="004CE697" w14:textId="77777777" w:rsidR="0042252A" w:rsidRPr="00527BF0" w:rsidRDefault="0042252A" w:rsidP="0042252A">
            <w:pPr>
              <w:widowControl w:val="0"/>
              <w:spacing w:before="100" w:beforeAutospacing="1" w:after="60"/>
              <w:rPr>
                <w:rFonts w:cs="Arial"/>
                <w:lang w:val="en-GB"/>
              </w:rPr>
            </w:pPr>
            <w:r>
              <w:rPr>
                <w:rFonts w:cs="Arial"/>
                <w:lang w:val="en-GB"/>
              </w:rPr>
              <w:t xml:space="preserve">Manual </w:t>
            </w:r>
          </w:p>
        </w:tc>
        <w:tc>
          <w:tcPr>
            <w:tcW w:w="2420" w:type="dxa"/>
            <w:tcBorders>
              <w:top w:val="single" w:sz="4" w:space="0" w:color="auto"/>
              <w:left w:val="single" w:sz="4" w:space="0" w:color="auto"/>
              <w:bottom w:val="single" w:sz="4" w:space="0" w:color="auto"/>
              <w:right w:val="single" w:sz="4" w:space="0" w:color="auto"/>
            </w:tcBorders>
          </w:tcPr>
          <w:p w14:paraId="004CE698" w14:textId="77777777" w:rsidR="0042252A" w:rsidRPr="00527BF0" w:rsidRDefault="0042252A" w:rsidP="0042252A">
            <w:pPr>
              <w:widowControl w:val="0"/>
              <w:spacing w:before="100" w:beforeAutospacing="1" w:after="60"/>
              <w:rPr>
                <w:rFonts w:cs="Arial"/>
                <w:lang w:val="en-GB"/>
              </w:rPr>
            </w:pPr>
            <w:r>
              <w:rPr>
                <w:rFonts w:cs="Arial"/>
                <w:lang w:val="en-GB"/>
              </w:rPr>
              <w:t>n/a</w:t>
            </w:r>
          </w:p>
        </w:tc>
        <w:tc>
          <w:tcPr>
            <w:tcW w:w="2102" w:type="dxa"/>
            <w:tcBorders>
              <w:top w:val="single" w:sz="4" w:space="0" w:color="auto"/>
              <w:left w:val="single" w:sz="4" w:space="0" w:color="auto"/>
              <w:bottom w:val="single" w:sz="4" w:space="0" w:color="auto"/>
              <w:right w:val="single" w:sz="4" w:space="0" w:color="auto"/>
            </w:tcBorders>
          </w:tcPr>
          <w:p w14:paraId="004CE699" w14:textId="77777777" w:rsidR="0042252A" w:rsidRDefault="0042252A" w:rsidP="0042252A">
            <w:pPr>
              <w:widowControl w:val="0"/>
              <w:spacing w:before="100" w:beforeAutospacing="1" w:after="60"/>
              <w:rPr>
                <w:rFonts w:cs="Arial"/>
                <w:lang w:val="en-GB"/>
              </w:rPr>
            </w:pPr>
            <w:r>
              <w:rPr>
                <w:rFonts w:cs="Arial"/>
                <w:lang w:val="en-GB"/>
              </w:rPr>
              <w:t>n/a</w:t>
            </w:r>
          </w:p>
        </w:tc>
      </w:tr>
      <w:tr w:rsidR="0042252A" w:rsidRPr="00527BF0" w14:paraId="004CE69F" w14:textId="77777777" w:rsidTr="0042252A">
        <w:tc>
          <w:tcPr>
            <w:tcW w:w="1826" w:type="dxa"/>
            <w:tcBorders>
              <w:top w:val="single" w:sz="4" w:space="0" w:color="auto"/>
              <w:left w:val="single" w:sz="4" w:space="0" w:color="auto"/>
              <w:bottom w:val="single" w:sz="4" w:space="0" w:color="auto"/>
              <w:right w:val="single" w:sz="4" w:space="0" w:color="auto"/>
            </w:tcBorders>
          </w:tcPr>
          <w:p w14:paraId="004CE69B" w14:textId="77777777" w:rsidR="0042252A" w:rsidRDefault="0042252A" w:rsidP="0042252A">
            <w:pPr>
              <w:widowControl w:val="0"/>
              <w:rPr>
                <w:lang w:val="en-GB"/>
              </w:rPr>
            </w:pPr>
            <w:r>
              <w:rPr>
                <w:lang w:val="en-GB"/>
              </w:rPr>
              <w:t>Projects</w:t>
            </w:r>
          </w:p>
        </w:tc>
        <w:tc>
          <w:tcPr>
            <w:tcW w:w="2604" w:type="dxa"/>
            <w:tcBorders>
              <w:top w:val="single" w:sz="4" w:space="0" w:color="auto"/>
              <w:left w:val="single" w:sz="4" w:space="0" w:color="auto"/>
              <w:bottom w:val="single" w:sz="4" w:space="0" w:color="auto"/>
              <w:right w:val="single" w:sz="4" w:space="0" w:color="auto"/>
            </w:tcBorders>
          </w:tcPr>
          <w:p w14:paraId="004CE69C" w14:textId="77777777" w:rsidR="0042252A" w:rsidRPr="00527BF0" w:rsidRDefault="0042252A" w:rsidP="0042252A">
            <w:pPr>
              <w:widowControl w:val="0"/>
              <w:spacing w:before="100" w:beforeAutospacing="1" w:after="60"/>
              <w:rPr>
                <w:rFonts w:cs="Arial"/>
                <w:lang w:val="en-GB"/>
              </w:rPr>
            </w:pPr>
            <w:r>
              <w:rPr>
                <w:rFonts w:cs="Arial"/>
                <w:lang w:val="en-GB"/>
              </w:rPr>
              <w:t xml:space="preserve">Manual </w:t>
            </w:r>
          </w:p>
        </w:tc>
        <w:tc>
          <w:tcPr>
            <w:tcW w:w="2420" w:type="dxa"/>
            <w:tcBorders>
              <w:top w:val="single" w:sz="4" w:space="0" w:color="auto"/>
              <w:left w:val="single" w:sz="4" w:space="0" w:color="auto"/>
              <w:bottom w:val="single" w:sz="4" w:space="0" w:color="auto"/>
              <w:right w:val="single" w:sz="4" w:space="0" w:color="auto"/>
            </w:tcBorders>
          </w:tcPr>
          <w:p w14:paraId="004CE69D" w14:textId="77777777" w:rsidR="0042252A" w:rsidRPr="00527BF0" w:rsidRDefault="0042252A" w:rsidP="0042252A">
            <w:pPr>
              <w:widowControl w:val="0"/>
              <w:spacing w:before="100" w:beforeAutospacing="1" w:after="60"/>
              <w:rPr>
                <w:rFonts w:cs="Arial"/>
                <w:lang w:val="en-GB"/>
              </w:rPr>
            </w:pPr>
            <w:r>
              <w:rPr>
                <w:rFonts w:cs="Arial"/>
                <w:lang w:val="en-GB"/>
              </w:rPr>
              <w:t>n/a</w:t>
            </w:r>
          </w:p>
        </w:tc>
        <w:tc>
          <w:tcPr>
            <w:tcW w:w="2102" w:type="dxa"/>
            <w:tcBorders>
              <w:top w:val="single" w:sz="4" w:space="0" w:color="auto"/>
              <w:left w:val="single" w:sz="4" w:space="0" w:color="auto"/>
              <w:bottom w:val="single" w:sz="4" w:space="0" w:color="auto"/>
              <w:right w:val="single" w:sz="4" w:space="0" w:color="auto"/>
            </w:tcBorders>
          </w:tcPr>
          <w:p w14:paraId="004CE69E" w14:textId="77777777" w:rsidR="0042252A" w:rsidRDefault="0042252A" w:rsidP="0042252A">
            <w:pPr>
              <w:widowControl w:val="0"/>
              <w:spacing w:before="100" w:beforeAutospacing="1" w:after="60"/>
              <w:rPr>
                <w:rFonts w:cs="Arial"/>
                <w:lang w:val="en-GB"/>
              </w:rPr>
            </w:pPr>
            <w:r>
              <w:rPr>
                <w:rFonts w:cs="Arial"/>
                <w:lang w:val="en-GB"/>
              </w:rPr>
              <w:t>n/a</w:t>
            </w:r>
          </w:p>
        </w:tc>
      </w:tr>
      <w:tr w:rsidR="0042252A" w:rsidRPr="00527BF0" w14:paraId="004CE6A4" w14:textId="77777777" w:rsidTr="0042252A">
        <w:tc>
          <w:tcPr>
            <w:tcW w:w="1826" w:type="dxa"/>
            <w:tcBorders>
              <w:top w:val="single" w:sz="4" w:space="0" w:color="auto"/>
              <w:left w:val="single" w:sz="4" w:space="0" w:color="auto"/>
              <w:bottom w:val="single" w:sz="4" w:space="0" w:color="auto"/>
              <w:right w:val="single" w:sz="4" w:space="0" w:color="auto"/>
            </w:tcBorders>
          </w:tcPr>
          <w:p w14:paraId="004CE6A0" w14:textId="77777777" w:rsidR="0042252A" w:rsidRDefault="0042252A" w:rsidP="0042252A">
            <w:pPr>
              <w:widowControl w:val="0"/>
              <w:rPr>
                <w:lang w:val="en-GB"/>
              </w:rPr>
            </w:pPr>
            <w:r>
              <w:rPr>
                <w:lang w:val="en-GB"/>
              </w:rPr>
              <w:t>WBS</w:t>
            </w:r>
          </w:p>
        </w:tc>
        <w:tc>
          <w:tcPr>
            <w:tcW w:w="2604" w:type="dxa"/>
            <w:tcBorders>
              <w:top w:val="single" w:sz="4" w:space="0" w:color="auto"/>
              <w:left w:val="single" w:sz="4" w:space="0" w:color="auto"/>
              <w:bottom w:val="single" w:sz="4" w:space="0" w:color="auto"/>
              <w:right w:val="single" w:sz="4" w:space="0" w:color="auto"/>
            </w:tcBorders>
          </w:tcPr>
          <w:p w14:paraId="004CE6A1" w14:textId="77777777" w:rsidR="0042252A" w:rsidRPr="00527BF0" w:rsidRDefault="0042252A" w:rsidP="0042252A">
            <w:pPr>
              <w:widowControl w:val="0"/>
              <w:spacing w:before="100" w:beforeAutospacing="1" w:after="60"/>
              <w:rPr>
                <w:rFonts w:cs="Arial"/>
                <w:lang w:val="en-GB"/>
              </w:rPr>
            </w:pPr>
            <w:r>
              <w:rPr>
                <w:rFonts w:cs="Arial"/>
                <w:lang w:val="en-GB"/>
              </w:rPr>
              <w:t xml:space="preserve">Manual </w:t>
            </w:r>
          </w:p>
        </w:tc>
        <w:tc>
          <w:tcPr>
            <w:tcW w:w="2420" w:type="dxa"/>
            <w:tcBorders>
              <w:top w:val="single" w:sz="4" w:space="0" w:color="auto"/>
              <w:left w:val="single" w:sz="4" w:space="0" w:color="auto"/>
              <w:bottom w:val="single" w:sz="4" w:space="0" w:color="auto"/>
              <w:right w:val="single" w:sz="4" w:space="0" w:color="auto"/>
            </w:tcBorders>
          </w:tcPr>
          <w:p w14:paraId="004CE6A2" w14:textId="77777777" w:rsidR="0042252A" w:rsidRPr="00527BF0" w:rsidRDefault="0042252A" w:rsidP="0042252A">
            <w:pPr>
              <w:widowControl w:val="0"/>
              <w:spacing w:before="100" w:beforeAutospacing="1" w:after="60"/>
              <w:rPr>
                <w:rFonts w:cs="Arial"/>
                <w:lang w:val="en-GB"/>
              </w:rPr>
            </w:pPr>
            <w:r>
              <w:rPr>
                <w:rFonts w:cs="Arial"/>
                <w:lang w:val="en-GB"/>
              </w:rPr>
              <w:t>n/a</w:t>
            </w:r>
          </w:p>
        </w:tc>
        <w:tc>
          <w:tcPr>
            <w:tcW w:w="2102" w:type="dxa"/>
            <w:tcBorders>
              <w:top w:val="single" w:sz="4" w:space="0" w:color="auto"/>
              <w:left w:val="single" w:sz="4" w:space="0" w:color="auto"/>
              <w:bottom w:val="single" w:sz="4" w:space="0" w:color="auto"/>
              <w:right w:val="single" w:sz="4" w:space="0" w:color="auto"/>
            </w:tcBorders>
          </w:tcPr>
          <w:p w14:paraId="004CE6A3" w14:textId="77777777" w:rsidR="0042252A" w:rsidRDefault="0042252A" w:rsidP="0042252A">
            <w:pPr>
              <w:widowControl w:val="0"/>
              <w:spacing w:before="100" w:beforeAutospacing="1" w:after="60"/>
              <w:rPr>
                <w:rFonts w:cs="Arial"/>
                <w:lang w:val="en-GB"/>
              </w:rPr>
            </w:pPr>
            <w:r>
              <w:rPr>
                <w:rFonts w:cs="Arial"/>
                <w:lang w:val="en-GB"/>
              </w:rPr>
              <w:t>n/a</w:t>
            </w:r>
          </w:p>
        </w:tc>
      </w:tr>
      <w:tr w:rsidR="0042252A" w:rsidRPr="00527BF0" w14:paraId="004CE6A9" w14:textId="77777777" w:rsidTr="0042252A">
        <w:tc>
          <w:tcPr>
            <w:tcW w:w="1826" w:type="dxa"/>
            <w:tcBorders>
              <w:top w:val="single" w:sz="4" w:space="0" w:color="auto"/>
              <w:left w:val="single" w:sz="4" w:space="0" w:color="auto"/>
              <w:bottom w:val="single" w:sz="4" w:space="0" w:color="auto"/>
              <w:right w:val="single" w:sz="4" w:space="0" w:color="auto"/>
            </w:tcBorders>
          </w:tcPr>
          <w:p w14:paraId="004CE6A5" w14:textId="77777777" w:rsidR="0042252A" w:rsidRDefault="0042252A" w:rsidP="0042252A">
            <w:pPr>
              <w:widowControl w:val="0"/>
              <w:rPr>
                <w:lang w:val="en-GB"/>
              </w:rPr>
            </w:pPr>
            <w:r>
              <w:rPr>
                <w:lang w:val="en-GB"/>
              </w:rPr>
              <w:t>Statistical Key Figures</w:t>
            </w:r>
          </w:p>
        </w:tc>
        <w:tc>
          <w:tcPr>
            <w:tcW w:w="2604" w:type="dxa"/>
            <w:tcBorders>
              <w:top w:val="single" w:sz="4" w:space="0" w:color="auto"/>
              <w:left w:val="single" w:sz="4" w:space="0" w:color="auto"/>
              <w:bottom w:val="single" w:sz="4" w:space="0" w:color="auto"/>
              <w:right w:val="single" w:sz="4" w:space="0" w:color="auto"/>
            </w:tcBorders>
          </w:tcPr>
          <w:p w14:paraId="004CE6A6" w14:textId="77777777" w:rsidR="0042252A" w:rsidRPr="00527BF0" w:rsidRDefault="0042252A" w:rsidP="0042252A">
            <w:pPr>
              <w:widowControl w:val="0"/>
              <w:spacing w:before="100" w:beforeAutospacing="1" w:after="60"/>
              <w:rPr>
                <w:rFonts w:cs="Arial"/>
                <w:lang w:val="en-GB"/>
              </w:rPr>
            </w:pPr>
            <w:r>
              <w:rPr>
                <w:rFonts w:cs="Arial"/>
                <w:lang w:val="en-GB"/>
              </w:rPr>
              <w:t xml:space="preserve">Manual </w:t>
            </w:r>
          </w:p>
        </w:tc>
        <w:tc>
          <w:tcPr>
            <w:tcW w:w="2420" w:type="dxa"/>
            <w:tcBorders>
              <w:top w:val="single" w:sz="4" w:space="0" w:color="auto"/>
              <w:left w:val="single" w:sz="4" w:space="0" w:color="auto"/>
              <w:bottom w:val="single" w:sz="4" w:space="0" w:color="auto"/>
              <w:right w:val="single" w:sz="4" w:space="0" w:color="auto"/>
            </w:tcBorders>
          </w:tcPr>
          <w:p w14:paraId="004CE6A7" w14:textId="77777777" w:rsidR="0042252A" w:rsidRPr="00527BF0" w:rsidRDefault="0042252A" w:rsidP="0042252A">
            <w:pPr>
              <w:widowControl w:val="0"/>
              <w:spacing w:before="100" w:beforeAutospacing="1" w:after="60"/>
              <w:rPr>
                <w:rFonts w:cs="Arial"/>
                <w:lang w:val="en-GB"/>
              </w:rPr>
            </w:pPr>
            <w:r>
              <w:rPr>
                <w:rFonts w:cs="Arial"/>
                <w:lang w:val="en-GB"/>
              </w:rPr>
              <w:t>n/a</w:t>
            </w:r>
          </w:p>
        </w:tc>
        <w:tc>
          <w:tcPr>
            <w:tcW w:w="2102" w:type="dxa"/>
            <w:tcBorders>
              <w:top w:val="single" w:sz="4" w:space="0" w:color="auto"/>
              <w:left w:val="single" w:sz="4" w:space="0" w:color="auto"/>
              <w:bottom w:val="single" w:sz="4" w:space="0" w:color="auto"/>
              <w:right w:val="single" w:sz="4" w:space="0" w:color="auto"/>
            </w:tcBorders>
          </w:tcPr>
          <w:p w14:paraId="004CE6A8" w14:textId="77777777" w:rsidR="0042252A" w:rsidRDefault="0042252A" w:rsidP="0042252A">
            <w:pPr>
              <w:widowControl w:val="0"/>
              <w:spacing w:before="100" w:beforeAutospacing="1" w:after="60"/>
              <w:rPr>
                <w:rFonts w:cs="Arial"/>
                <w:lang w:val="en-GB"/>
              </w:rPr>
            </w:pPr>
            <w:r>
              <w:rPr>
                <w:rFonts w:cs="Arial"/>
                <w:lang w:val="en-GB"/>
              </w:rPr>
              <w:t>n/a</w:t>
            </w:r>
          </w:p>
        </w:tc>
      </w:tr>
      <w:tr w:rsidR="0042252A" w:rsidRPr="00527BF0" w14:paraId="004CE6AE" w14:textId="77777777" w:rsidTr="0042252A">
        <w:tc>
          <w:tcPr>
            <w:tcW w:w="1826" w:type="dxa"/>
            <w:tcBorders>
              <w:top w:val="single" w:sz="4" w:space="0" w:color="auto"/>
              <w:left w:val="single" w:sz="4" w:space="0" w:color="auto"/>
              <w:bottom w:val="single" w:sz="4" w:space="0" w:color="auto"/>
              <w:right w:val="single" w:sz="4" w:space="0" w:color="auto"/>
            </w:tcBorders>
          </w:tcPr>
          <w:p w14:paraId="004CE6AA" w14:textId="77777777" w:rsidR="0042252A" w:rsidRDefault="0042252A" w:rsidP="0042252A">
            <w:pPr>
              <w:widowControl w:val="0"/>
              <w:rPr>
                <w:lang w:val="en-GB"/>
              </w:rPr>
            </w:pPr>
            <w:r>
              <w:rPr>
                <w:lang w:val="en-GB"/>
              </w:rPr>
              <w:t>Cost Elements</w:t>
            </w:r>
          </w:p>
        </w:tc>
        <w:tc>
          <w:tcPr>
            <w:tcW w:w="2604" w:type="dxa"/>
            <w:tcBorders>
              <w:top w:val="single" w:sz="4" w:space="0" w:color="auto"/>
              <w:left w:val="single" w:sz="4" w:space="0" w:color="auto"/>
              <w:bottom w:val="single" w:sz="4" w:space="0" w:color="auto"/>
              <w:right w:val="single" w:sz="4" w:space="0" w:color="auto"/>
            </w:tcBorders>
          </w:tcPr>
          <w:p w14:paraId="004CE6AB" w14:textId="77777777" w:rsidR="0042252A" w:rsidRPr="00527BF0" w:rsidRDefault="0042252A" w:rsidP="0042252A">
            <w:pPr>
              <w:widowControl w:val="0"/>
              <w:spacing w:before="100" w:beforeAutospacing="1" w:after="60"/>
              <w:rPr>
                <w:rFonts w:cs="Arial"/>
                <w:lang w:val="en-GB"/>
              </w:rPr>
            </w:pPr>
            <w:r>
              <w:rPr>
                <w:rFonts w:cs="Arial"/>
                <w:lang w:val="en-GB"/>
              </w:rPr>
              <w:t xml:space="preserve">Configuration </w:t>
            </w:r>
          </w:p>
        </w:tc>
        <w:tc>
          <w:tcPr>
            <w:tcW w:w="2420" w:type="dxa"/>
            <w:tcBorders>
              <w:top w:val="single" w:sz="4" w:space="0" w:color="auto"/>
              <w:left w:val="single" w:sz="4" w:space="0" w:color="auto"/>
              <w:bottom w:val="single" w:sz="4" w:space="0" w:color="auto"/>
              <w:right w:val="single" w:sz="4" w:space="0" w:color="auto"/>
            </w:tcBorders>
          </w:tcPr>
          <w:p w14:paraId="004CE6AC" w14:textId="77777777" w:rsidR="0042252A" w:rsidRPr="00527BF0" w:rsidRDefault="0042252A" w:rsidP="0042252A">
            <w:pPr>
              <w:widowControl w:val="0"/>
              <w:spacing w:before="100" w:beforeAutospacing="1" w:after="60"/>
              <w:rPr>
                <w:rFonts w:cs="Arial"/>
                <w:lang w:val="en-GB"/>
              </w:rPr>
            </w:pPr>
            <w:r>
              <w:rPr>
                <w:rFonts w:cs="Arial"/>
                <w:lang w:val="en-GB"/>
              </w:rPr>
              <w:t>n/a</w:t>
            </w:r>
          </w:p>
        </w:tc>
        <w:tc>
          <w:tcPr>
            <w:tcW w:w="2102" w:type="dxa"/>
            <w:tcBorders>
              <w:top w:val="single" w:sz="4" w:space="0" w:color="auto"/>
              <w:left w:val="single" w:sz="4" w:space="0" w:color="auto"/>
              <w:bottom w:val="single" w:sz="4" w:space="0" w:color="auto"/>
              <w:right w:val="single" w:sz="4" w:space="0" w:color="auto"/>
            </w:tcBorders>
          </w:tcPr>
          <w:p w14:paraId="004CE6AD" w14:textId="77777777" w:rsidR="0042252A" w:rsidRDefault="0042252A" w:rsidP="0042252A">
            <w:pPr>
              <w:widowControl w:val="0"/>
              <w:spacing w:before="100" w:beforeAutospacing="1" w:after="60"/>
              <w:rPr>
                <w:rFonts w:cs="Arial"/>
                <w:lang w:val="en-GB"/>
              </w:rPr>
            </w:pPr>
            <w:r>
              <w:rPr>
                <w:rFonts w:cs="Arial"/>
                <w:lang w:val="en-GB"/>
              </w:rPr>
              <w:t>n/a</w:t>
            </w:r>
          </w:p>
        </w:tc>
      </w:tr>
      <w:tr w:rsidR="0042252A" w:rsidRPr="00527BF0" w14:paraId="004CE6B3" w14:textId="77777777" w:rsidTr="0042252A">
        <w:tc>
          <w:tcPr>
            <w:tcW w:w="1826" w:type="dxa"/>
            <w:tcBorders>
              <w:top w:val="single" w:sz="4" w:space="0" w:color="auto"/>
              <w:left w:val="single" w:sz="4" w:space="0" w:color="auto"/>
              <w:bottom w:val="single" w:sz="4" w:space="0" w:color="auto"/>
              <w:right w:val="single" w:sz="4" w:space="0" w:color="auto"/>
            </w:tcBorders>
          </w:tcPr>
          <w:p w14:paraId="004CE6AF" w14:textId="77777777" w:rsidR="0042252A" w:rsidRDefault="0042252A" w:rsidP="0042252A">
            <w:pPr>
              <w:widowControl w:val="0"/>
              <w:rPr>
                <w:lang w:val="en-GB"/>
              </w:rPr>
            </w:pPr>
            <w:r>
              <w:rPr>
                <w:lang w:val="en-GB"/>
              </w:rPr>
              <w:t>Profit Centre Hierarchy</w:t>
            </w:r>
          </w:p>
        </w:tc>
        <w:tc>
          <w:tcPr>
            <w:tcW w:w="2604" w:type="dxa"/>
            <w:tcBorders>
              <w:top w:val="single" w:sz="4" w:space="0" w:color="auto"/>
              <w:left w:val="single" w:sz="4" w:space="0" w:color="auto"/>
              <w:bottom w:val="single" w:sz="4" w:space="0" w:color="auto"/>
              <w:right w:val="single" w:sz="4" w:space="0" w:color="auto"/>
            </w:tcBorders>
          </w:tcPr>
          <w:p w14:paraId="004CE6B0" w14:textId="77777777" w:rsidR="0042252A" w:rsidRDefault="0042252A" w:rsidP="0042252A">
            <w:pPr>
              <w:widowControl w:val="0"/>
              <w:spacing w:before="100" w:beforeAutospacing="1" w:after="60"/>
              <w:rPr>
                <w:rFonts w:cs="Arial"/>
                <w:lang w:val="en-GB"/>
              </w:rPr>
            </w:pPr>
            <w:r>
              <w:rPr>
                <w:rFonts w:cs="Arial"/>
                <w:lang w:val="en-GB"/>
              </w:rPr>
              <w:t xml:space="preserve">Manual </w:t>
            </w:r>
          </w:p>
        </w:tc>
        <w:tc>
          <w:tcPr>
            <w:tcW w:w="2420" w:type="dxa"/>
            <w:tcBorders>
              <w:top w:val="single" w:sz="4" w:space="0" w:color="auto"/>
              <w:left w:val="single" w:sz="4" w:space="0" w:color="auto"/>
              <w:bottom w:val="single" w:sz="4" w:space="0" w:color="auto"/>
              <w:right w:val="single" w:sz="4" w:space="0" w:color="auto"/>
            </w:tcBorders>
          </w:tcPr>
          <w:p w14:paraId="004CE6B1" w14:textId="77777777" w:rsidR="0042252A" w:rsidRDefault="0042252A" w:rsidP="0042252A">
            <w:pPr>
              <w:widowControl w:val="0"/>
              <w:spacing w:before="100" w:beforeAutospacing="1" w:after="60"/>
              <w:rPr>
                <w:rFonts w:cs="Arial"/>
                <w:lang w:val="en-GB"/>
              </w:rPr>
            </w:pPr>
            <w:r>
              <w:rPr>
                <w:rFonts w:cs="Arial"/>
                <w:lang w:val="en-GB"/>
              </w:rPr>
              <w:t>n/a</w:t>
            </w:r>
          </w:p>
        </w:tc>
        <w:tc>
          <w:tcPr>
            <w:tcW w:w="2102" w:type="dxa"/>
            <w:tcBorders>
              <w:top w:val="single" w:sz="4" w:space="0" w:color="auto"/>
              <w:left w:val="single" w:sz="4" w:space="0" w:color="auto"/>
              <w:bottom w:val="single" w:sz="4" w:space="0" w:color="auto"/>
              <w:right w:val="single" w:sz="4" w:space="0" w:color="auto"/>
            </w:tcBorders>
          </w:tcPr>
          <w:p w14:paraId="004CE6B2" w14:textId="77777777" w:rsidR="0042252A" w:rsidRDefault="0042252A" w:rsidP="0042252A">
            <w:pPr>
              <w:widowControl w:val="0"/>
              <w:spacing w:before="100" w:beforeAutospacing="1" w:after="60"/>
              <w:rPr>
                <w:rFonts w:cs="Arial"/>
                <w:lang w:val="en-GB"/>
              </w:rPr>
            </w:pPr>
            <w:r>
              <w:rPr>
                <w:rFonts w:cs="Arial"/>
                <w:lang w:val="en-GB"/>
              </w:rPr>
              <w:t>n/a</w:t>
            </w:r>
          </w:p>
        </w:tc>
      </w:tr>
      <w:tr w:rsidR="0042252A" w:rsidRPr="00527BF0" w14:paraId="004CE6B8" w14:textId="77777777" w:rsidTr="0042252A">
        <w:tc>
          <w:tcPr>
            <w:tcW w:w="1826" w:type="dxa"/>
            <w:tcBorders>
              <w:top w:val="single" w:sz="4" w:space="0" w:color="auto"/>
              <w:left w:val="single" w:sz="4" w:space="0" w:color="auto"/>
              <w:bottom w:val="single" w:sz="4" w:space="0" w:color="auto"/>
              <w:right w:val="single" w:sz="4" w:space="0" w:color="auto"/>
            </w:tcBorders>
          </w:tcPr>
          <w:p w14:paraId="004CE6B4" w14:textId="77777777" w:rsidR="0042252A" w:rsidRDefault="0042252A" w:rsidP="0042252A">
            <w:pPr>
              <w:widowControl w:val="0"/>
              <w:rPr>
                <w:lang w:val="en-GB"/>
              </w:rPr>
            </w:pPr>
            <w:r>
              <w:rPr>
                <w:lang w:val="en-GB"/>
              </w:rPr>
              <w:t>Cost Centre Hierarchy</w:t>
            </w:r>
          </w:p>
        </w:tc>
        <w:tc>
          <w:tcPr>
            <w:tcW w:w="2604" w:type="dxa"/>
            <w:tcBorders>
              <w:top w:val="single" w:sz="4" w:space="0" w:color="auto"/>
              <w:left w:val="single" w:sz="4" w:space="0" w:color="auto"/>
              <w:bottom w:val="single" w:sz="4" w:space="0" w:color="auto"/>
              <w:right w:val="single" w:sz="4" w:space="0" w:color="auto"/>
            </w:tcBorders>
          </w:tcPr>
          <w:p w14:paraId="004CE6B5" w14:textId="77777777" w:rsidR="0042252A" w:rsidRDefault="0042252A" w:rsidP="0042252A">
            <w:pPr>
              <w:widowControl w:val="0"/>
              <w:spacing w:before="100" w:beforeAutospacing="1" w:after="60"/>
              <w:rPr>
                <w:rFonts w:cs="Arial"/>
                <w:lang w:val="en-GB"/>
              </w:rPr>
            </w:pPr>
            <w:r>
              <w:rPr>
                <w:rFonts w:cs="Arial"/>
                <w:lang w:val="en-GB"/>
              </w:rPr>
              <w:t>Manual</w:t>
            </w:r>
          </w:p>
        </w:tc>
        <w:tc>
          <w:tcPr>
            <w:tcW w:w="2420" w:type="dxa"/>
            <w:tcBorders>
              <w:top w:val="single" w:sz="4" w:space="0" w:color="auto"/>
              <w:left w:val="single" w:sz="4" w:space="0" w:color="auto"/>
              <w:bottom w:val="single" w:sz="4" w:space="0" w:color="auto"/>
              <w:right w:val="single" w:sz="4" w:space="0" w:color="auto"/>
            </w:tcBorders>
          </w:tcPr>
          <w:p w14:paraId="004CE6B6" w14:textId="77777777" w:rsidR="0042252A" w:rsidRDefault="0042252A" w:rsidP="0042252A">
            <w:pPr>
              <w:widowControl w:val="0"/>
              <w:spacing w:before="100" w:beforeAutospacing="1" w:after="60"/>
              <w:rPr>
                <w:rFonts w:cs="Arial"/>
                <w:lang w:val="en-GB"/>
              </w:rPr>
            </w:pPr>
            <w:r>
              <w:rPr>
                <w:rFonts w:cs="Arial"/>
                <w:lang w:val="en-GB"/>
              </w:rPr>
              <w:t>n/a</w:t>
            </w:r>
          </w:p>
        </w:tc>
        <w:tc>
          <w:tcPr>
            <w:tcW w:w="2102" w:type="dxa"/>
            <w:tcBorders>
              <w:top w:val="single" w:sz="4" w:space="0" w:color="auto"/>
              <w:left w:val="single" w:sz="4" w:space="0" w:color="auto"/>
              <w:bottom w:val="single" w:sz="4" w:space="0" w:color="auto"/>
              <w:right w:val="single" w:sz="4" w:space="0" w:color="auto"/>
            </w:tcBorders>
          </w:tcPr>
          <w:p w14:paraId="004CE6B7" w14:textId="77777777" w:rsidR="0042252A" w:rsidRDefault="0042252A" w:rsidP="0042252A">
            <w:pPr>
              <w:widowControl w:val="0"/>
              <w:spacing w:before="100" w:beforeAutospacing="1" w:after="60"/>
              <w:rPr>
                <w:rFonts w:cs="Arial"/>
                <w:lang w:val="en-GB"/>
              </w:rPr>
            </w:pPr>
            <w:r>
              <w:rPr>
                <w:rFonts w:cs="Arial"/>
                <w:lang w:val="en-GB"/>
              </w:rPr>
              <w:t>n/a</w:t>
            </w:r>
          </w:p>
        </w:tc>
      </w:tr>
    </w:tbl>
    <w:p w14:paraId="004CE6B9" w14:textId="77777777" w:rsidR="00B34302" w:rsidRPr="00527BF0" w:rsidRDefault="00B34302" w:rsidP="00A45A60">
      <w:pPr>
        <w:pStyle w:val="Heading2"/>
        <w:widowControl w:val="0"/>
        <w:spacing w:before="480"/>
        <w:jc w:val="both"/>
        <w:rPr>
          <w:lang w:val="en-GB"/>
        </w:rPr>
      </w:pPr>
      <w:bookmarkStart w:id="497" w:name="_Toc421089944"/>
      <w:r w:rsidRPr="00527BF0">
        <w:rPr>
          <w:lang w:val="en-GB"/>
        </w:rPr>
        <w:t>Enhancements Requirements</w:t>
      </w:r>
      <w:bookmarkEnd w:id="4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0"/>
        <w:gridCol w:w="2626"/>
        <w:gridCol w:w="2387"/>
        <w:gridCol w:w="2059"/>
      </w:tblGrid>
      <w:tr w:rsidR="0042252A" w:rsidRPr="00527BF0" w14:paraId="004CE6BE" w14:textId="77777777" w:rsidTr="0042252A">
        <w:tc>
          <w:tcPr>
            <w:tcW w:w="1880" w:type="dxa"/>
            <w:shd w:val="clear" w:color="auto" w:fill="595959"/>
          </w:tcPr>
          <w:p w14:paraId="004CE6BA" w14:textId="77777777" w:rsidR="0042252A" w:rsidRPr="00BB04EF" w:rsidRDefault="0042252A" w:rsidP="00A45A60">
            <w:pPr>
              <w:widowControl w:val="0"/>
              <w:spacing w:before="100" w:beforeAutospacing="1" w:after="60"/>
              <w:rPr>
                <w:rFonts w:cs="Arial"/>
                <w:b/>
                <w:color w:val="FFFFFF"/>
                <w:lang w:val="en-GB"/>
              </w:rPr>
            </w:pPr>
            <w:r w:rsidRPr="00BB04EF">
              <w:rPr>
                <w:rFonts w:cs="Arial"/>
                <w:b/>
                <w:color w:val="FFFFFF"/>
                <w:lang w:val="en-GB"/>
              </w:rPr>
              <w:t xml:space="preserve">Enhancement required </w:t>
            </w:r>
          </w:p>
        </w:tc>
        <w:tc>
          <w:tcPr>
            <w:tcW w:w="2626" w:type="dxa"/>
            <w:shd w:val="clear" w:color="auto" w:fill="595959"/>
          </w:tcPr>
          <w:p w14:paraId="004CE6BB" w14:textId="77777777" w:rsidR="0042252A" w:rsidRPr="00BB04EF" w:rsidRDefault="0042252A" w:rsidP="00A45A60">
            <w:pPr>
              <w:widowControl w:val="0"/>
              <w:spacing w:before="100" w:beforeAutospacing="1" w:after="60"/>
              <w:rPr>
                <w:rFonts w:cs="Arial"/>
                <w:b/>
                <w:color w:val="FFFFFF"/>
                <w:lang w:val="en-GB"/>
              </w:rPr>
            </w:pPr>
            <w:r w:rsidRPr="00BB04EF">
              <w:rPr>
                <w:rFonts w:cs="Arial"/>
                <w:b/>
                <w:color w:val="FFFFFF"/>
                <w:lang w:val="en-GB"/>
              </w:rPr>
              <w:t xml:space="preserve">Fit to SAP standard transaction </w:t>
            </w:r>
          </w:p>
        </w:tc>
        <w:tc>
          <w:tcPr>
            <w:tcW w:w="2387" w:type="dxa"/>
            <w:shd w:val="clear" w:color="auto" w:fill="595959"/>
          </w:tcPr>
          <w:p w14:paraId="004CE6BC" w14:textId="77777777" w:rsidR="0042252A" w:rsidRPr="00BB04EF" w:rsidRDefault="0042252A" w:rsidP="00A45A60">
            <w:pPr>
              <w:widowControl w:val="0"/>
              <w:spacing w:before="100" w:beforeAutospacing="1" w:after="60"/>
              <w:rPr>
                <w:rFonts w:cs="Arial"/>
                <w:b/>
                <w:color w:val="FFFFFF"/>
                <w:lang w:val="en-GB"/>
              </w:rPr>
            </w:pPr>
            <w:r w:rsidRPr="00BB04EF">
              <w:rPr>
                <w:rFonts w:cs="Arial"/>
                <w:b/>
                <w:color w:val="FFFFFF"/>
                <w:lang w:val="en-GB"/>
              </w:rPr>
              <w:t xml:space="preserve"> WRICEF Reference</w:t>
            </w:r>
          </w:p>
        </w:tc>
        <w:tc>
          <w:tcPr>
            <w:tcW w:w="2059" w:type="dxa"/>
            <w:shd w:val="clear" w:color="auto" w:fill="595959"/>
          </w:tcPr>
          <w:p w14:paraId="004CE6BD" w14:textId="77777777" w:rsidR="0042252A" w:rsidRPr="00BB04EF" w:rsidRDefault="0042252A" w:rsidP="00A45A60">
            <w:pPr>
              <w:widowControl w:val="0"/>
              <w:spacing w:before="100" w:beforeAutospacing="1" w:after="60"/>
              <w:rPr>
                <w:rFonts w:cs="Arial"/>
                <w:b/>
                <w:color w:val="FFFFFF"/>
                <w:lang w:val="en-GB"/>
              </w:rPr>
            </w:pPr>
            <w:r>
              <w:rPr>
                <w:rFonts w:cs="Arial"/>
                <w:b/>
                <w:color w:val="FFFFFF"/>
                <w:lang w:val="en-GB"/>
              </w:rPr>
              <w:t>In Scope ?</w:t>
            </w:r>
          </w:p>
        </w:tc>
      </w:tr>
      <w:tr w:rsidR="0042252A" w:rsidRPr="00527BF0" w14:paraId="004CE6C4" w14:textId="77777777" w:rsidTr="0042252A">
        <w:tc>
          <w:tcPr>
            <w:tcW w:w="1880" w:type="dxa"/>
          </w:tcPr>
          <w:p w14:paraId="004CE6BF" w14:textId="77777777" w:rsidR="0042252A" w:rsidRDefault="0042252A" w:rsidP="00A45A60">
            <w:pPr>
              <w:widowControl w:val="0"/>
              <w:rPr>
                <w:lang w:val="en-GB"/>
              </w:rPr>
            </w:pPr>
            <w:r w:rsidRPr="0031302C">
              <w:rPr>
                <w:lang w:val="en-GB"/>
              </w:rPr>
              <w:t xml:space="preserve">User exit to determine to correct </w:t>
            </w:r>
            <w:r>
              <w:rPr>
                <w:lang w:val="en-GB"/>
              </w:rPr>
              <w:t>Profit Centre</w:t>
            </w:r>
            <w:r w:rsidRPr="0031302C">
              <w:rPr>
                <w:lang w:val="en-GB"/>
              </w:rPr>
              <w:t xml:space="preserve"> at sales order stage using substitution functionality</w:t>
            </w:r>
            <w:r>
              <w:rPr>
                <w:lang w:val="en-GB"/>
              </w:rPr>
              <w:t>.</w:t>
            </w:r>
          </w:p>
          <w:p w14:paraId="004CE6C0" w14:textId="77777777" w:rsidR="0042252A" w:rsidRPr="00527BF0" w:rsidRDefault="0042252A" w:rsidP="00A45A60">
            <w:pPr>
              <w:widowControl w:val="0"/>
              <w:rPr>
                <w:lang w:val="en-GB"/>
              </w:rPr>
            </w:pPr>
          </w:p>
        </w:tc>
        <w:tc>
          <w:tcPr>
            <w:tcW w:w="2626" w:type="dxa"/>
          </w:tcPr>
          <w:p w14:paraId="004CE6C1" w14:textId="77777777" w:rsidR="0042252A" w:rsidRPr="00527BF0" w:rsidRDefault="0042252A" w:rsidP="00A45A60">
            <w:pPr>
              <w:widowControl w:val="0"/>
              <w:spacing w:before="100" w:beforeAutospacing="1" w:after="60"/>
              <w:rPr>
                <w:rFonts w:cs="Arial"/>
                <w:lang w:val="en-GB"/>
              </w:rPr>
            </w:pPr>
            <w:r>
              <w:rPr>
                <w:rFonts w:cs="Arial"/>
                <w:lang w:val="en-GB"/>
              </w:rPr>
              <w:t>Substitutions are standard SAP functionality.</w:t>
            </w:r>
          </w:p>
        </w:tc>
        <w:tc>
          <w:tcPr>
            <w:tcW w:w="2387" w:type="dxa"/>
          </w:tcPr>
          <w:p w14:paraId="004CE6C2" w14:textId="77777777" w:rsidR="0042252A" w:rsidRPr="00527BF0" w:rsidRDefault="0042252A" w:rsidP="00A45A60">
            <w:pPr>
              <w:widowControl w:val="0"/>
              <w:spacing w:before="100" w:beforeAutospacing="1" w:after="60"/>
              <w:rPr>
                <w:rFonts w:cs="Arial"/>
                <w:lang w:val="en-GB"/>
              </w:rPr>
            </w:pPr>
            <w:r w:rsidRPr="0007784C">
              <w:rPr>
                <w:rFonts w:cs="Arial"/>
                <w:lang w:val="en-GB"/>
              </w:rPr>
              <w:t>EN004</w:t>
            </w:r>
          </w:p>
        </w:tc>
        <w:tc>
          <w:tcPr>
            <w:tcW w:w="2059" w:type="dxa"/>
          </w:tcPr>
          <w:p w14:paraId="004CE6C3" w14:textId="77777777" w:rsidR="0042252A" w:rsidRPr="0007784C" w:rsidRDefault="0042252A" w:rsidP="00A45A60">
            <w:pPr>
              <w:widowControl w:val="0"/>
              <w:spacing w:before="100" w:beforeAutospacing="1" w:after="60"/>
              <w:rPr>
                <w:rFonts w:cs="Arial"/>
                <w:lang w:val="en-GB"/>
              </w:rPr>
            </w:pPr>
            <w:r>
              <w:rPr>
                <w:rFonts w:cs="Arial"/>
                <w:lang w:val="en-GB"/>
              </w:rPr>
              <w:t>Y</w:t>
            </w:r>
          </w:p>
        </w:tc>
      </w:tr>
      <w:tr w:rsidR="0042252A" w:rsidRPr="00527BF0" w14:paraId="004CE6C9" w14:textId="77777777" w:rsidTr="0042252A">
        <w:tc>
          <w:tcPr>
            <w:tcW w:w="1880" w:type="dxa"/>
            <w:tcBorders>
              <w:top w:val="single" w:sz="4" w:space="0" w:color="auto"/>
              <w:left w:val="single" w:sz="4" w:space="0" w:color="auto"/>
              <w:bottom w:val="single" w:sz="4" w:space="0" w:color="auto"/>
              <w:right w:val="single" w:sz="4" w:space="0" w:color="auto"/>
            </w:tcBorders>
          </w:tcPr>
          <w:p w14:paraId="004CE6C5" w14:textId="77777777" w:rsidR="0042252A" w:rsidRPr="00527BF0" w:rsidRDefault="0042252A" w:rsidP="00A45A60">
            <w:pPr>
              <w:widowControl w:val="0"/>
              <w:rPr>
                <w:lang w:val="en-GB"/>
              </w:rPr>
            </w:pPr>
            <w:r>
              <w:rPr>
                <w:lang w:val="en-GB"/>
              </w:rPr>
              <w:t>User exit to determine characteristics</w:t>
            </w:r>
          </w:p>
        </w:tc>
        <w:tc>
          <w:tcPr>
            <w:tcW w:w="2626" w:type="dxa"/>
            <w:tcBorders>
              <w:top w:val="single" w:sz="4" w:space="0" w:color="auto"/>
              <w:left w:val="single" w:sz="4" w:space="0" w:color="auto"/>
              <w:bottom w:val="single" w:sz="4" w:space="0" w:color="auto"/>
              <w:right w:val="single" w:sz="4" w:space="0" w:color="auto"/>
            </w:tcBorders>
          </w:tcPr>
          <w:p w14:paraId="004CE6C6" w14:textId="77777777" w:rsidR="0042252A" w:rsidRPr="00527BF0" w:rsidRDefault="0042252A" w:rsidP="00A45A60">
            <w:pPr>
              <w:widowControl w:val="0"/>
              <w:spacing w:before="100" w:beforeAutospacing="1" w:after="60"/>
              <w:rPr>
                <w:rFonts w:cs="Arial"/>
                <w:lang w:val="en-GB"/>
              </w:rPr>
            </w:pPr>
          </w:p>
        </w:tc>
        <w:tc>
          <w:tcPr>
            <w:tcW w:w="2387" w:type="dxa"/>
            <w:tcBorders>
              <w:top w:val="single" w:sz="4" w:space="0" w:color="auto"/>
              <w:left w:val="single" w:sz="4" w:space="0" w:color="auto"/>
              <w:bottom w:val="single" w:sz="4" w:space="0" w:color="auto"/>
              <w:right w:val="single" w:sz="4" w:space="0" w:color="auto"/>
            </w:tcBorders>
          </w:tcPr>
          <w:p w14:paraId="004CE6C7" w14:textId="77777777" w:rsidR="0042252A" w:rsidRPr="00527BF0" w:rsidRDefault="0042252A" w:rsidP="00A45A60">
            <w:pPr>
              <w:widowControl w:val="0"/>
              <w:spacing w:before="100" w:beforeAutospacing="1" w:after="60"/>
              <w:rPr>
                <w:rFonts w:cs="Arial"/>
                <w:lang w:val="en-GB"/>
              </w:rPr>
            </w:pPr>
            <w:r>
              <w:rPr>
                <w:rFonts w:ascii="Helv" w:hAnsi="Helv" w:cs="Helv"/>
                <w:color w:val="000000"/>
                <w:lang w:val="en-GB"/>
              </w:rPr>
              <w:t>EN543</w:t>
            </w:r>
          </w:p>
        </w:tc>
        <w:tc>
          <w:tcPr>
            <w:tcW w:w="2059" w:type="dxa"/>
            <w:tcBorders>
              <w:top w:val="single" w:sz="4" w:space="0" w:color="auto"/>
              <w:left w:val="single" w:sz="4" w:space="0" w:color="auto"/>
              <w:bottom w:val="single" w:sz="4" w:space="0" w:color="auto"/>
              <w:right w:val="single" w:sz="4" w:space="0" w:color="auto"/>
            </w:tcBorders>
          </w:tcPr>
          <w:p w14:paraId="004CE6C8" w14:textId="77777777" w:rsidR="0042252A" w:rsidRDefault="0042252A" w:rsidP="00A45A60">
            <w:pPr>
              <w:widowControl w:val="0"/>
              <w:spacing w:before="100" w:beforeAutospacing="1" w:after="60"/>
              <w:rPr>
                <w:rFonts w:ascii="Helv" w:hAnsi="Helv" w:cs="Helv"/>
                <w:color w:val="000000"/>
                <w:lang w:val="en-GB"/>
              </w:rPr>
            </w:pPr>
            <w:r>
              <w:rPr>
                <w:rFonts w:ascii="Helv" w:hAnsi="Helv" w:cs="Helv"/>
                <w:color w:val="000000"/>
                <w:lang w:val="en-GB"/>
              </w:rPr>
              <w:t>Y</w:t>
            </w:r>
          </w:p>
        </w:tc>
      </w:tr>
      <w:tr w:rsidR="0042252A" w:rsidRPr="00527BF0" w14:paraId="004CE6CF" w14:textId="77777777" w:rsidTr="0042252A">
        <w:tc>
          <w:tcPr>
            <w:tcW w:w="1880" w:type="dxa"/>
            <w:tcBorders>
              <w:top w:val="single" w:sz="4" w:space="0" w:color="auto"/>
              <w:left w:val="single" w:sz="4" w:space="0" w:color="auto"/>
              <w:bottom w:val="single" w:sz="4" w:space="0" w:color="auto"/>
              <w:right w:val="single" w:sz="4" w:space="0" w:color="auto"/>
            </w:tcBorders>
          </w:tcPr>
          <w:p w14:paraId="004CE6CA" w14:textId="77777777" w:rsidR="0042252A" w:rsidRDefault="0042252A" w:rsidP="00A45A60">
            <w:pPr>
              <w:widowControl w:val="0"/>
              <w:rPr>
                <w:lang w:val="en-GB"/>
              </w:rPr>
            </w:pPr>
            <w:r w:rsidRPr="00447EBC">
              <w:rPr>
                <w:lang w:val="en-GB"/>
              </w:rPr>
              <w:t>FIFO stock value determination</w:t>
            </w:r>
          </w:p>
        </w:tc>
        <w:tc>
          <w:tcPr>
            <w:tcW w:w="2626" w:type="dxa"/>
            <w:tcBorders>
              <w:top w:val="single" w:sz="4" w:space="0" w:color="auto"/>
              <w:left w:val="single" w:sz="4" w:space="0" w:color="auto"/>
              <w:bottom w:val="single" w:sz="4" w:space="0" w:color="auto"/>
              <w:right w:val="single" w:sz="4" w:space="0" w:color="auto"/>
            </w:tcBorders>
          </w:tcPr>
          <w:p w14:paraId="004CE6CB" w14:textId="77777777" w:rsidR="0042252A" w:rsidRPr="00447EBC" w:rsidRDefault="0042252A" w:rsidP="00447EBC">
            <w:pPr>
              <w:widowControl w:val="0"/>
              <w:spacing w:before="100" w:beforeAutospacing="1" w:after="60"/>
              <w:rPr>
                <w:rFonts w:cs="Arial"/>
                <w:lang w:val="en-GB"/>
              </w:rPr>
            </w:pPr>
            <w:r>
              <w:rPr>
                <w:rFonts w:cs="Arial"/>
                <w:lang w:val="en-GB"/>
              </w:rPr>
              <w:t>D</w:t>
            </w:r>
            <w:r w:rsidRPr="00447EBC">
              <w:rPr>
                <w:rFonts w:cs="Arial"/>
                <w:lang w:val="en-GB"/>
              </w:rPr>
              <w:t>etermination of stock value based on FIFO rules (without batch management) - requires addition of customer to table.  Base on table MYMP1 and possibly MYMFT; transaction MRF3.</w:t>
            </w:r>
          </w:p>
          <w:p w14:paraId="004CE6CC" w14:textId="77777777" w:rsidR="0042252A" w:rsidRPr="00527BF0" w:rsidRDefault="0042252A" w:rsidP="00447EBC">
            <w:pPr>
              <w:widowControl w:val="0"/>
              <w:spacing w:before="100" w:beforeAutospacing="1" w:after="60"/>
              <w:rPr>
                <w:rFonts w:cs="Arial"/>
                <w:lang w:val="en-GB"/>
              </w:rPr>
            </w:pPr>
            <w:r w:rsidRPr="00447EBC">
              <w:rPr>
                <w:rFonts w:cs="Arial"/>
                <w:lang w:val="en-GB"/>
              </w:rPr>
              <w:t xml:space="preserve">Price protection (VISTEX) credits needs </w:t>
            </w:r>
            <w:r w:rsidRPr="00447EBC">
              <w:rPr>
                <w:rFonts w:cs="Arial"/>
                <w:lang w:val="en-GB"/>
              </w:rPr>
              <w:lastRenderedPageBreak/>
              <w:t>to update FIFO table</w:t>
            </w:r>
            <w:r>
              <w:rPr>
                <w:rFonts w:cs="Arial"/>
                <w:lang w:val="en-GB"/>
              </w:rPr>
              <w:t>.</w:t>
            </w:r>
          </w:p>
        </w:tc>
        <w:tc>
          <w:tcPr>
            <w:tcW w:w="2387" w:type="dxa"/>
            <w:tcBorders>
              <w:top w:val="single" w:sz="4" w:space="0" w:color="auto"/>
              <w:left w:val="single" w:sz="4" w:space="0" w:color="auto"/>
              <w:bottom w:val="single" w:sz="4" w:space="0" w:color="auto"/>
              <w:right w:val="single" w:sz="4" w:space="0" w:color="auto"/>
            </w:tcBorders>
          </w:tcPr>
          <w:p w14:paraId="004CE6CD" w14:textId="77777777" w:rsidR="0042252A" w:rsidRDefault="0042252A" w:rsidP="00A45A60">
            <w:pPr>
              <w:widowControl w:val="0"/>
              <w:spacing w:before="100" w:beforeAutospacing="1" w:after="60"/>
              <w:rPr>
                <w:rFonts w:ascii="Helv" w:hAnsi="Helv" w:cs="Helv"/>
                <w:color w:val="000000"/>
                <w:lang w:val="en-GB"/>
              </w:rPr>
            </w:pPr>
            <w:r w:rsidRPr="00447EBC">
              <w:rPr>
                <w:rFonts w:ascii="Helv" w:hAnsi="Helv" w:cs="Helv"/>
                <w:color w:val="000000"/>
                <w:lang w:val="en-GB"/>
              </w:rPr>
              <w:lastRenderedPageBreak/>
              <w:t>EN057</w:t>
            </w:r>
          </w:p>
        </w:tc>
        <w:tc>
          <w:tcPr>
            <w:tcW w:w="2059" w:type="dxa"/>
            <w:tcBorders>
              <w:top w:val="single" w:sz="4" w:space="0" w:color="auto"/>
              <w:left w:val="single" w:sz="4" w:space="0" w:color="auto"/>
              <w:bottom w:val="single" w:sz="4" w:space="0" w:color="auto"/>
              <w:right w:val="single" w:sz="4" w:space="0" w:color="auto"/>
            </w:tcBorders>
          </w:tcPr>
          <w:p w14:paraId="004CE6CE" w14:textId="77777777" w:rsidR="0042252A" w:rsidRPr="00447EBC" w:rsidRDefault="0042252A" w:rsidP="00A45A60">
            <w:pPr>
              <w:widowControl w:val="0"/>
              <w:spacing w:before="100" w:beforeAutospacing="1" w:after="60"/>
              <w:rPr>
                <w:rFonts w:ascii="Helv" w:hAnsi="Helv" w:cs="Helv"/>
                <w:color w:val="000000"/>
                <w:lang w:val="en-GB"/>
              </w:rPr>
            </w:pPr>
            <w:r>
              <w:rPr>
                <w:rFonts w:ascii="Helv" w:hAnsi="Helv" w:cs="Helv"/>
                <w:color w:val="000000"/>
                <w:lang w:val="en-GB"/>
              </w:rPr>
              <w:t>Y</w:t>
            </w:r>
          </w:p>
        </w:tc>
      </w:tr>
      <w:tr w:rsidR="00044847" w:rsidRPr="00527BF0" w14:paraId="004CE6D4" w14:textId="77777777" w:rsidTr="0042252A">
        <w:tc>
          <w:tcPr>
            <w:tcW w:w="1880" w:type="dxa"/>
            <w:tcBorders>
              <w:top w:val="single" w:sz="4" w:space="0" w:color="auto"/>
              <w:left w:val="single" w:sz="4" w:space="0" w:color="auto"/>
              <w:bottom w:val="single" w:sz="4" w:space="0" w:color="auto"/>
              <w:right w:val="single" w:sz="4" w:space="0" w:color="auto"/>
            </w:tcBorders>
          </w:tcPr>
          <w:p w14:paraId="004CE6D0" w14:textId="77777777" w:rsidR="00044847" w:rsidRPr="00447EBC" w:rsidRDefault="00044847" w:rsidP="00044847">
            <w:pPr>
              <w:widowControl w:val="0"/>
              <w:rPr>
                <w:lang w:val="en-GB"/>
              </w:rPr>
            </w:pPr>
            <w:bookmarkStart w:id="498" w:name="_Toc421089945"/>
            <w:r w:rsidRPr="00044847">
              <w:rPr>
                <w:lang w:val="en-GB"/>
              </w:rPr>
              <w:t>Valuation of non-GBP items at vendor specific prices.</w:t>
            </w:r>
          </w:p>
        </w:tc>
        <w:tc>
          <w:tcPr>
            <w:tcW w:w="2626" w:type="dxa"/>
            <w:tcBorders>
              <w:top w:val="single" w:sz="4" w:space="0" w:color="auto"/>
              <w:left w:val="single" w:sz="4" w:space="0" w:color="auto"/>
              <w:bottom w:val="single" w:sz="4" w:space="0" w:color="auto"/>
              <w:right w:val="single" w:sz="4" w:space="0" w:color="auto"/>
            </w:tcBorders>
          </w:tcPr>
          <w:p w14:paraId="004CE6D1" w14:textId="77777777" w:rsidR="00044847" w:rsidRDefault="00044847" w:rsidP="00044847">
            <w:pPr>
              <w:widowControl w:val="0"/>
              <w:spacing w:before="100" w:beforeAutospacing="1" w:after="60"/>
              <w:rPr>
                <w:rFonts w:cs="Arial"/>
                <w:lang w:val="en-GB"/>
              </w:rPr>
            </w:pPr>
            <w:r w:rsidRPr="00044847">
              <w:rPr>
                <w:rFonts w:cs="Arial"/>
                <w:lang w:val="en-GB"/>
              </w:rPr>
              <w:t>For the same material item, SAP uses the same exchange rate for all items irrespective of which vendor the product was purchased from. This can only be achieved by creating vendor specific currencies.</w:t>
            </w:r>
          </w:p>
        </w:tc>
        <w:tc>
          <w:tcPr>
            <w:tcW w:w="2387" w:type="dxa"/>
            <w:tcBorders>
              <w:top w:val="single" w:sz="4" w:space="0" w:color="auto"/>
              <w:left w:val="single" w:sz="4" w:space="0" w:color="auto"/>
              <w:bottom w:val="single" w:sz="4" w:space="0" w:color="auto"/>
              <w:right w:val="single" w:sz="4" w:space="0" w:color="auto"/>
            </w:tcBorders>
          </w:tcPr>
          <w:p w14:paraId="004CE6D2" w14:textId="77777777" w:rsidR="00044847" w:rsidRPr="00447EBC" w:rsidRDefault="00044847" w:rsidP="00044847">
            <w:pPr>
              <w:widowControl w:val="0"/>
              <w:spacing w:before="100" w:beforeAutospacing="1" w:after="60"/>
              <w:rPr>
                <w:rFonts w:ascii="Helv" w:hAnsi="Helv" w:cs="Helv"/>
                <w:color w:val="000000"/>
                <w:lang w:val="en-GB"/>
              </w:rPr>
            </w:pPr>
            <w:r w:rsidRPr="00B347E5">
              <w:rPr>
                <w:lang w:val="en-GB"/>
              </w:rPr>
              <w:t>EN559</w:t>
            </w:r>
          </w:p>
        </w:tc>
        <w:tc>
          <w:tcPr>
            <w:tcW w:w="2059" w:type="dxa"/>
            <w:tcBorders>
              <w:top w:val="single" w:sz="4" w:space="0" w:color="auto"/>
              <w:left w:val="single" w:sz="4" w:space="0" w:color="auto"/>
              <w:bottom w:val="single" w:sz="4" w:space="0" w:color="auto"/>
              <w:right w:val="single" w:sz="4" w:space="0" w:color="auto"/>
            </w:tcBorders>
          </w:tcPr>
          <w:p w14:paraId="004CE6D3" w14:textId="77777777" w:rsidR="00044847" w:rsidRDefault="00044847" w:rsidP="00044847">
            <w:pPr>
              <w:widowControl w:val="0"/>
              <w:spacing w:before="100" w:beforeAutospacing="1" w:after="60"/>
              <w:rPr>
                <w:rFonts w:ascii="Helv" w:hAnsi="Helv" w:cs="Helv"/>
                <w:color w:val="000000"/>
                <w:lang w:val="en-GB"/>
              </w:rPr>
            </w:pPr>
            <w:r>
              <w:rPr>
                <w:rFonts w:ascii="Helv" w:hAnsi="Helv" w:cs="Helv"/>
                <w:color w:val="000000"/>
                <w:lang w:val="en-GB"/>
              </w:rPr>
              <w:t>Y</w:t>
            </w:r>
          </w:p>
        </w:tc>
      </w:tr>
      <w:tr w:rsidR="00044847" w:rsidRPr="00527BF0" w14:paraId="004CE6D9" w14:textId="77777777" w:rsidTr="0042252A">
        <w:tc>
          <w:tcPr>
            <w:tcW w:w="1880" w:type="dxa"/>
            <w:tcBorders>
              <w:top w:val="single" w:sz="4" w:space="0" w:color="auto"/>
              <w:left w:val="single" w:sz="4" w:space="0" w:color="auto"/>
              <w:bottom w:val="single" w:sz="4" w:space="0" w:color="auto"/>
              <w:right w:val="single" w:sz="4" w:space="0" w:color="auto"/>
            </w:tcBorders>
          </w:tcPr>
          <w:p w14:paraId="004CE6D5" w14:textId="77777777" w:rsidR="00044847" w:rsidRPr="00447EBC" w:rsidRDefault="00044847" w:rsidP="00044847">
            <w:pPr>
              <w:widowControl w:val="0"/>
              <w:rPr>
                <w:lang w:val="en-GB"/>
              </w:rPr>
            </w:pPr>
            <w:r>
              <w:rPr>
                <w:lang w:val="en-GB"/>
              </w:rPr>
              <w:t>Stock revaluation due to price changes and exchange rate movements.</w:t>
            </w:r>
          </w:p>
        </w:tc>
        <w:tc>
          <w:tcPr>
            <w:tcW w:w="2626" w:type="dxa"/>
            <w:tcBorders>
              <w:top w:val="single" w:sz="4" w:space="0" w:color="auto"/>
              <w:left w:val="single" w:sz="4" w:space="0" w:color="auto"/>
              <w:bottom w:val="single" w:sz="4" w:space="0" w:color="auto"/>
              <w:right w:val="single" w:sz="4" w:space="0" w:color="auto"/>
            </w:tcBorders>
          </w:tcPr>
          <w:p w14:paraId="004CE6D6" w14:textId="77777777" w:rsidR="00044847" w:rsidRDefault="00044847" w:rsidP="00044847">
            <w:pPr>
              <w:widowControl w:val="0"/>
              <w:spacing w:before="100" w:beforeAutospacing="1" w:after="60"/>
              <w:rPr>
                <w:rFonts w:cs="Arial"/>
                <w:lang w:val="en-GB"/>
              </w:rPr>
            </w:pPr>
            <w:r w:rsidRPr="00044847">
              <w:rPr>
                <w:lang w:val="en-GB"/>
              </w:rPr>
              <w:t>The categorisat</w:t>
            </w:r>
            <w:r>
              <w:rPr>
                <w:lang w:val="en-GB"/>
              </w:rPr>
              <w:t>ion of reasons for stock revalu</w:t>
            </w:r>
            <w:r w:rsidRPr="00044847">
              <w:rPr>
                <w:lang w:val="en-GB"/>
              </w:rPr>
              <w:t>ation i.e. is this due to a genuine change to the price in the Purchase In-formation record or due to the change in ex-change rates.</w:t>
            </w:r>
          </w:p>
        </w:tc>
        <w:tc>
          <w:tcPr>
            <w:tcW w:w="2387" w:type="dxa"/>
            <w:tcBorders>
              <w:top w:val="single" w:sz="4" w:space="0" w:color="auto"/>
              <w:left w:val="single" w:sz="4" w:space="0" w:color="auto"/>
              <w:bottom w:val="single" w:sz="4" w:space="0" w:color="auto"/>
              <w:right w:val="single" w:sz="4" w:space="0" w:color="auto"/>
            </w:tcBorders>
          </w:tcPr>
          <w:p w14:paraId="004CE6D7" w14:textId="77777777" w:rsidR="00044847" w:rsidRPr="00447EBC" w:rsidRDefault="00044847" w:rsidP="00044847">
            <w:pPr>
              <w:widowControl w:val="0"/>
              <w:spacing w:before="100" w:beforeAutospacing="1" w:after="60"/>
              <w:rPr>
                <w:rFonts w:ascii="Helv" w:hAnsi="Helv" w:cs="Helv"/>
                <w:color w:val="000000"/>
                <w:lang w:val="en-GB"/>
              </w:rPr>
            </w:pPr>
            <w:r w:rsidRPr="00B347E5">
              <w:rPr>
                <w:lang w:val="en-GB"/>
              </w:rPr>
              <w:t>EN560</w:t>
            </w:r>
          </w:p>
        </w:tc>
        <w:tc>
          <w:tcPr>
            <w:tcW w:w="2059" w:type="dxa"/>
            <w:tcBorders>
              <w:top w:val="single" w:sz="4" w:space="0" w:color="auto"/>
              <w:left w:val="single" w:sz="4" w:space="0" w:color="auto"/>
              <w:bottom w:val="single" w:sz="4" w:space="0" w:color="auto"/>
              <w:right w:val="single" w:sz="4" w:space="0" w:color="auto"/>
            </w:tcBorders>
          </w:tcPr>
          <w:p w14:paraId="004CE6D8" w14:textId="77777777" w:rsidR="00044847" w:rsidRDefault="00044847" w:rsidP="00044847">
            <w:pPr>
              <w:widowControl w:val="0"/>
              <w:spacing w:before="100" w:beforeAutospacing="1" w:after="60"/>
              <w:rPr>
                <w:rFonts w:ascii="Helv" w:hAnsi="Helv" w:cs="Helv"/>
                <w:color w:val="000000"/>
                <w:lang w:val="en-GB"/>
              </w:rPr>
            </w:pPr>
            <w:r>
              <w:rPr>
                <w:rFonts w:ascii="Helv" w:hAnsi="Helv" w:cs="Helv"/>
                <w:color w:val="000000"/>
                <w:lang w:val="en-GB"/>
              </w:rPr>
              <w:t>Y</w:t>
            </w:r>
          </w:p>
        </w:tc>
      </w:tr>
    </w:tbl>
    <w:p w14:paraId="004CE6DA" w14:textId="77777777" w:rsidR="001819E1" w:rsidRPr="00527BF0" w:rsidRDefault="00B34302" w:rsidP="00A45A60">
      <w:pPr>
        <w:pStyle w:val="Heading2"/>
        <w:widowControl w:val="0"/>
        <w:spacing w:before="480"/>
        <w:jc w:val="both"/>
        <w:rPr>
          <w:lang w:val="en-GB"/>
        </w:rPr>
      </w:pPr>
      <w:r w:rsidRPr="00527BF0">
        <w:rPr>
          <w:lang w:val="en-GB"/>
        </w:rPr>
        <w:t>Forms</w:t>
      </w:r>
      <w:r w:rsidR="001819E1" w:rsidRPr="00527BF0">
        <w:rPr>
          <w:lang w:val="en-GB"/>
        </w:rPr>
        <w:t xml:space="preserve"> Requirements</w:t>
      </w:r>
      <w:bookmarkEnd w:id="146"/>
      <w:bookmarkEnd w:id="147"/>
      <w:bookmarkEnd w:id="49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3381"/>
        <w:gridCol w:w="3060"/>
      </w:tblGrid>
      <w:tr w:rsidR="001819E1" w:rsidRPr="00527BF0" w14:paraId="004CE6DE" w14:textId="77777777" w:rsidTr="00B34302">
        <w:tc>
          <w:tcPr>
            <w:tcW w:w="2511" w:type="dxa"/>
            <w:shd w:val="clear" w:color="auto" w:fill="595959"/>
          </w:tcPr>
          <w:p w14:paraId="004CE6DB" w14:textId="77777777" w:rsidR="001819E1" w:rsidRPr="00BB04EF" w:rsidRDefault="001819E1" w:rsidP="00A45A60">
            <w:pPr>
              <w:widowControl w:val="0"/>
              <w:spacing w:before="100" w:beforeAutospacing="1" w:after="60"/>
              <w:rPr>
                <w:rFonts w:cs="Arial"/>
                <w:b/>
                <w:color w:val="FFFFFF"/>
                <w:lang w:val="en-GB"/>
              </w:rPr>
            </w:pPr>
            <w:r w:rsidRPr="00BB04EF">
              <w:rPr>
                <w:rFonts w:cs="Arial"/>
                <w:b/>
                <w:color w:val="FFFFFF"/>
                <w:lang w:val="en-GB"/>
              </w:rPr>
              <w:t>Output</w:t>
            </w:r>
            <w:r w:rsidR="00B34302" w:rsidRPr="00BB04EF">
              <w:rPr>
                <w:rFonts w:cs="Arial"/>
                <w:b/>
                <w:color w:val="FFFFFF"/>
                <w:lang w:val="en-GB"/>
              </w:rPr>
              <w:t xml:space="preserve"> form</w:t>
            </w:r>
            <w:r w:rsidRPr="00BB04EF">
              <w:rPr>
                <w:rFonts w:cs="Arial"/>
                <w:b/>
                <w:color w:val="FFFFFF"/>
                <w:lang w:val="en-GB"/>
              </w:rPr>
              <w:t xml:space="preserve"> required </w:t>
            </w:r>
          </w:p>
        </w:tc>
        <w:tc>
          <w:tcPr>
            <w:tcW w:w="3381" w:type="dxa"/>
            <w:shd w:val="clear" w:color="auto" w:fill="595959"/>
          </w:tcPr>
          <w:p w14:paraId="004CE6DC" w14:textId="77777777" w:rsidR="001819E1" w:rsidRPr="00BB04EF" w:rsidRDefault="001819E1" w:rsidP="00A45A60">
            <w:pPr>
              <w:widowControl w:val="0"/>
              <w:spacing w:before="100" w:beforeAutospacing="1" w:after="60"/>
              <w:rPr>
                <w:rFonts w:cs="Arial"/>
                <w:b/>
                <w:color w:val="FFFFFF"/>
                <w:lang w:val="en-GB"/>
              </w:rPr>
            </w:pPr>
            <w:r w:rsidRPr="00BB04EF">
              <w:rPr>
                <w:rFonts w:cs="Arial"/>
                <w:b/>
                <w:color w:val="FFFFFF"/>
                <w:lang w:val="en-GB"/>
              </w:rPr>
              <w:t xml:space="preserve">Fit to SAP standard output  </w:t>
            </w:r>
          </w:p>
        </w:tc>
        <w:tc>
          <w:tcPr>
            <w:tcW w:w="3060" w:type="dxa"/>
            <w:shd w:val="clear" w:color="auto" w:fill="595959"/>
          </w:tcPr>
          <w:p w14:paraId="004CE6DD" w14:textId="77777777" w:rsidR="001819E1" w:rsidRPr="00BB04EF" w:rsidRDefault="00DE67B7" w:rsidP="00A45A60">
            <w:pPr>
              <w:widowControl w:val="0"/>
              <w:spacing w:before="100" w:beforeAutospacing="1" w:after="60"/>
              <w:rPr>
                <w:rFonts w:cs="Arial"/>
                <w:b/>
                <w:color w:val="FFFFFF"/>
                <w:lang w:val="en-GB"/>
              </w:rPr>
            </w:pPr>
            <w:r w:rsidRPr="00BB04EF">
              <w:rPr>
                <w:rFonts w:cs="Arial"/>
                <w:b/>
                <w:color w:val="FFFFFF"/>
                <w:lang w:val="en-GB"/>
              </w:rPr>
              <w:t xml:space="preserve"> </w:t>
            </w:r>
            <w:r w:rsidR="00527BF0" w:rsidRPr="00BB04EF">
              <w:rPr>
                <w:rFonts w:cs="Arial"/>
                <w:b/>
                <w:color w:val="FFFFFF"/>
                <w:lang w:val="en-GB"/>
              </w:rPr>
              <w:t>W</w:t>
            </w:r>
            <w:r w:rsidRPr="00BB04EF">
              <w:rPr>
                <w:rFonts w:cs="Arial"/>
                <w:b/>
                <w:color w:val="FFFFFF"/>
                <w:lang w:val="en-GB"/>
              </w:rPr>
              <w:t>RICEF</w:t>
            </w:r>
            <w:r w:rsidR="001819E1" w:rsidRPr="00BB04EF">
              <w:rPr>
                <w:rFonts w:cs="Arial"/>
                <w:b/>
                <w:color w:val="FFFFFF"/>
                <w:lang w:val="en-GB"/>
              </w:rPr>
              <w:t xml:space="preserve"> Reference</w:t>
            </w:r>
          </w:p>
        </w:tc>
      </w:tr>
      <w:tr w:rsidR="001819E1" w:rsidRPr="00527BF0" w14:paraId="004CE6E2" w14:textId="77777777" w:rsidTr="00B34302">
        <w:tc>
          <w:tcPr>
            <w:tcW w:w="2511" w:type="dxa"/>
          </w:tcPr>
          <w:p w14:paraId="004CE6DF" w14:textId="77777777" w:rsidR="001819E1" w:rsidRPr="00527BF0" w:rsidRDefault="00B730F3" w:rsidP="00A45A60">
            <w:pPr>
              <w:widowControl w:val="0"/>
              <w:spacing w:before="100" w:beforeAutospacing="1" w:after="60"/>
              <w:rPr>
                <w:rFonts w:cs="Arial"/>
                <w:lang w:val="en-GB"/>
              </w:rPr>
            </w:pPr>
            <w:r>
              <w:rPr>
                <w:rFonts w:cs="Arial"/>
                <w:lang w:val="en-GB"/>
              </w:rPr>
              <w:t>None</w:t>
            </w:r>
          </w:p>
        </w:tc>
        <w:tc>
          <w:tcPr>
            <w:tcW w:w="3381" w:type="dxa"/>
          </w:tcPr>
          <w:p w14:paraId="004CE6E0" w14:textId="77777777" w:rsidR="001819E1" w:rsidRPr="00527BF0" w:rsidRDefault="001819E1" w:rsidP="00A45A60">
            <w:pPr>
              <w:widowControl w:val="0"/>
              <w:spacing w:before="100" w:beforeAutospacing="1" w:after="60"/>
              <w:rPr>
                <w:rFonts w:cs="Arial"/>
                <w:lang w:val="en-GB"/>
              </w:rPr>
            </w:pPr>
          </w:p>
        </w:tc>
        <w:tc>
          <w:tcPr>
            <w:tcW w:w="3060" w:type="dxa"/>
          </w:tcPr>
          <w:p w14:paraId="004CE6E1" w14:textId="77777777" w:rsidR="001819E1" w:rsidRPr="00527BF0" w:rsidRDefault="001819E1" w:rsidP="00A45A60">
            <w:pPr>
              <w:widowControl w:val="0"/>
              <w:spacing w:before="100" w:beforeAutospacing="1" w:after="60"/>
              <w:rPr>
                <w:rFonts w:cs="Arial"/>
                <w:lang w:val="en-GB"/>
              </w:rPr>
            </w:pPr>
          </w:p>
        </w:tc>
      </w:tr>
    </w:tbl>
    <w:p w14:paraId="004CE6E3" w14:textId="77777777" w:rsidR="00B34302" w:rsidRPr="00527BF0" w:rsidRDefault="00527BF0" w:rsidP="00A45A60">
      <w:pPr>
        <w:pStyle w:val="Heading1"/>
        <w:keepNext w:val="0"/>
        <w:widowControl w:val="0"/>
        <w:rPr>
          <w:lang w:val="en-GB"/>
        </w:rPr>
      </w:pPr>
      <w:bookmarkStart w:id="499" w:name="_Toc168030465"/>
      <w:bookmarkStart w:id="500" w:name="_Toc168030469"/>
      <w:bookmarkStart w:id="501" w:name="_Toc281923558"/>
      <w:bookmarkEnd w:id="499"/>
      <w:r>
        <w:rPr>
          <w:lang w:val="en-GB"/>
        </w:rPr>
        <w:br w:type="page"/>
      </w:r>
      <w:bookmarkStart w:id="502" w:name="_Toc421089946"/>
      <w:r w:rsidR="00B34302" w:rsidRPr="00527BF0">
        <w:rPr>
          <w:lang w:val="en-GB"/>
        </w:rPr>
        <w:lastRenderedPageBreak/>
        <w:t>Gaps</w:t>
      </w:r>
      <w:bookmarkEnd w:id="502"/>
    </w:p>
    <w:p w14:paraId="004CE6E4" w14:textId="77777777" w:rsidR="00B34302" w:rsidRPr="00527BF0" w:rsidRDefault="00B34302" w:rsidP="00A45A60">
      <w:pPr>
        <w:widowControl w:val="0"/>
        <w:rPr>
          <w:lang w:val="en-GB"/>
        </w:rPr>
      </w:pPr>
      <w:r w:rsidRPr="00527BF0">
        <w:rPr>
          <w:lang w:val="en-GB"/>
        </w:rPr>
        <w:t xml:space="preserve">The following items have been identified as gaps. The solution is either not know because further investigation is required or the solution is not clear because there are multiple options available and it is not clear which of them is the correct fit for the </w:t>
      </w:r>
      <w:r w:rsidR="003E1902" w:rsidRPr="00527BF0">
        <w:rPr>
          <w:lang w:val="en-GB"/>
        </w:rPr>
        <w:t>Exertis</w:t>
      </w:r>
      <w:r w:rsidRPr="00527BF0">
        <w:rPr>
          <w:lang w:val="en-GB"/>
        </w:rPr>
        <w:t xml:space="preserve"> </w:t>
      </w:r>
      <w:r w:rsidR="005E5EDA">
        <w:rPr>
          <w:lang w:val="en-GB"/>
        </w:rPr>
        <w:t>business</w:t>
      </w:r>
      <w:r w:rsidR="005E5EDA" w:rsidRPr="00527BF0">
        <w:rPr>
          <w:lang w:val="en-GB"/>
        </w:rPr>
        <w:t xml:space="preserve"> (</w:t>
      </w:r>
      <w:r w:rsidRPr="00527BF0">
        <w:rPr>
          <w:lang w:val="en-GB"/>
        </w:rPr>
        <w:t xml:space="preserve">es). </w:t>
      </w:r>
    </w:p>
    <w:p w14:paraId="004CE6E5" w14:textId="77777777" w:rsidR="00B34302" w:rsidRPr="00527BF0" w:rsidRDefault="00B34302" w:rsidP="00A45A60">
      <w:pPr>
        <w:pStyle w:val="Heading2"/>
        <w:widowControl w:val="0"/>
        <w:spacing w:before="480"/>
        <w:jc w:val="both"/>
        <w:rPr>
          <w:lang w:val="en-GB"/>
        </w:rPr>
      </w:pPr>
      <w:bookmarkStart w:id="503" w:name="_Toc421089947"/>
      <w:bookmarkEnd w:id="50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5"/>
        <w:gridCol w:w="2693"/>
        <w:gridCol w:w="4954"/>
      </w:tblGrid>
      <w:tr w:rsidR="00B34302" w:rsidRPr="00527BF0" w14:paraId="004CE6E9" w14:textId="77777777" w:rsidTr="4DD70837">
        <w:tc>
          <w:tcPr>
            <w:tcW w:w="1305" w:type="dxa"/>
            <w:shd w:val="clear" w:color="auto" w:fill="595959" w:themeFill="text1" w:themeFillTint="A6"/>
          </w:tcPr>
          <w:p w14:paraId="004CE6E6" w14:textId="77777777" w:rsidR="00B34302" w:rsidRPr="00BB04EF" w:rsidRDefault="00B34302" w:rsidP="00A45A60">
            <w:pPr>
              <w:widowControl w:val="0"/>
              <w:spacing w:before="100" w:beforeAutospacing="1" w:after="60"/>
              <w:rPr>
                <w:rFonts w:cs="Arial"/>
                <w:b/>
                <w:color w:val="FFFFFF"/>
                <w:lang w:val="en-GB"/>
              </w:rPr>
            </w:pPr>
            <w:r w:rsidRPr="00BB04EF">
              <w:rPr>
                <w:rFonts w:cs="Arial"/>
                <w:b/>
                <w:color w:val="FFFFFF"/>
                <w:lang w:val="en-GB"/>
              </w:rPr>
              <w:t>Blueprint reference</w:t>
            </w:r>
          </w:p>
        </w:tc>
        <w:tc>
          <w:tcPr>
            <w:tcW w:w="2693" w:type="dxa"/>
            <w:shd w:val="clear" w:color="auto" w:fill="595959" w:themeFill="text1" w:themeFillTint="A6"/>
          </w:tcPr>
          <w:p w14:paraId="004CE6E7" w14:textId="77777777" w:rsidR="00B34302" w:rsidRPr="00BB04EF" w:rsidRDefault="00B34302" w:rsidP="00A45A60">
            <w:pPr>
              <w:widowControl w:val="0"/>
              <w:spacing w:before="100" w:beforeAutospacing="1" w:after="60"/>
              <w:rPr>
                <w:rFonts w:cs="Arial"/>
                <w:b/>
                <w:color w:val="FFFFFF"/>
                <w:lang w:val="en-GB"/>
              </w:rPr>
            </w:pPr>
            <w:r w:rsidRPr="00BB04EF">
              <w:rPr>
                <w:rFonts w:cs="Arial"/>
                <w:b/>
                <w:color w:val="FFFFFF"/>
                <w:lang w:val="en-GB"/>
              </w:rPr>
              <w:t>Process</w:t>
            </w:r>
          </w:p>
        </w:tc>
        <w:tc>
          <w:tcPr>
            <w:tcW w:w="4954" w:type="dxa"/>
            <w:shd w:val="clear" w:color="auto" w:fill="595959" w:themeFill="text1" w:themeFillTint="A6"/>
          </w:tcPr>
          <w:p w14:paraId="004CE6E8" w14:textId="77777777" w:rsidR="00B34302" w:rsidRPr="00BB04EF" w:rsidRDefault="00B34302" w:rsidP="00A45A60">
            <w:pPr>
              <w:widowControl w:val="0"/>
              <w:spacing w:before="100" w:beforeAutospacing="1" w:after="60"/>
              <w:rPr>
                <w:rFonts w:cs="Arial"/>
                <w:b/>
                <w:color w:val="FFFFFF"/>
                <w:lang w:val="en-GB"/>
              </w:rPr>
            </w:pPr>
            <w:r w:rsidRPr="00BB04EF">
              <w:rPr>
                <w:rFonts w:cs="Arial"/>
                <w:b/>
                <w:color w:val="FFFFFF"/>
                <w:lang w:val="en-GB"/>
              </w:rPr>
              <w:t>Reason for Gap</w:t>
            </w:r>
          </w:p>
        </w:tc>
      </w:tr>
      <w:tr w:rsidR="00577FE7" w:rsidRPr="00527BF0" w:rsidDel="00030652" w14:paraId="004CE6ED" w14:textId="77777777" w:rsidTr="4DD70837">
        <w:trPr>
          <w:del w:id="504" w:author="Chris Varma" w:date="2015-08-28T09:14:00Z"/>
        </w:trPr>
        <w:tc>
          <w:tcPr>
            <w:tcW w:w="1305" w:type="dxa"/>
          </w:tcPr>
          <w:p w14:paraId="004CE6EA" w14:textId="77777777" w:rsidR="00577FE7" w:rsidRPr="00527BF0" w:rsidDel="00030652" w:rsidRDefault="00577FE7" w:rsidP="00A45A60">
            <w:pPr>
              <w:widowControl w:val="0"/>
              <w:spacing w:before="100" w:beforeAutospacing="1" w:after="60"/>
              <w:rPr>
                <w:del w:id="505" w:author="Chris Varma" w:date="2015-08-28T09:14:00Z"/>
                <w:rFonts w:cs="Arial"/>
                <w:lang w:val="en-GB"/>
              </w:rPr>
            </w:pPr>
            <w:del w:id="506" w:author="Chris Varma" w:date="2015-08-28T09:14:00Z">
              <w:r w:rsidDel="00030652">
                <w:rPr>
                  <w:rFonts w:cs="Arial"/>
                  <w:lang w:val="en-GB"/>
                </w:rPr>
                <w:delText>7.6</w:delText>
              </w:r>
            </w:del>
          </w:p>
        </w:tc>
        <w:tc>
          <w:tcPr>
            <w:tcW w:w="2693" w:type="dxa"/>
          </w:tcPr>
          <w:p w14:paraId="004CE6EB" w14:textId="77777777" w:rsidR="00577FE7" w:rsidRPr="00527BF0" w:rsidDel="00030652" w:rsidRDefault="00577FE7" w:rsidP="00A45A60">
            <w:pPr>
              <w:widowControl w:val="0"/>
              <w:spacing w:before="100" w:beforeAutospacing="1" w:after="60"/>
              <w:rPr>
                <w:del w:id="507" w:author="Chris Varma" w:date="2015-08-28T09:14:00Z"/>
                <w:rFonts w:cs="Arial"/>
                <w:lang w:val="en-GB"/>
              </w:rPr>
            </w:pPr>
            <w:del w:id="508" w:author="Chris Varma" w:date="2015-08-28T09:14:00Z">
              <w:r w:rsidDel="00030652">
                <w:rPr>
                  <w:lang w:val="en-GB"/>
                </w:rPr>
                <w:delText>Valuation of non-GBP items at vendor specific prices.</w:delText>
              </w:r>
              <w:r w:rsidR="008715A4" w:rsidDel="00030652">
                <w:rPr>
                  <w:lang w:val="en-GB"/>
                </w:rPr>
                <w:delText xml:space="preserve"> (</w:delText>
              </w:r>
              <w:r w:rsidR="008715A4" w:rsidRPr="008715A4" w:rsidDel="00030652">
                <w:rPr>
                  <w:lang w:val="en-GB"/>
                </w:rPr>
                <w:delText>GAP-012</w:delText>
              </w:r>
              <w:r w:rsidR="008715A4" w:rsidDel="00030652">
                <w:rPr>
                  <w:lang w:val="en-GB"/>
                </w:rPr>
                <w:delText>)</w:delText>
              </w:r>
            </w:del>
          </w:p>
        </w:tc>
        <w:tc>
          <w:tcPr>
            <w:tcW w:w="4954" w:type="dxa"/>
          </w:tcPr>
          <w:p w14:paraId="004CE6EC" w14:textId="77777777" w:rsidR="00577FE7" w:rsidRPr="00527BF0" w:rsidDel="00030652" w:rsidRDefault="00577FE7" w:rsidP="00A45A60">
            <w:pPr>
              <w:widowControl w:val="0"/>
              <w:spacing w:before="100" w:beforeAutospacing="1" w:after="60"/>
              <w:rPr>
                <w:del w:id="509" w:author="Chris Varma" w:date="2015-08-28T09:14:00Z"/>
                <w:rFonts w:cs="Arial"/>
                <w:lang w:val="en-GB"/>
              </w:rPr>
            </w:pPr>
            <w:del w:id="510" w:author="Chris Varma" w:date="2015-08-28T09:14:00Z">
              <w:r w:rsidDel="00030652">
                <w:rPr>
                  <w:rFonts w:cs="Arial"/>
                  <w:lang w:val="en-GB"/>
                </w:rPr>
                <w:delText>For the same material item, SAP uses the same exchange rate for all items irrespective of which vendor the product was purchased from. This can only be achieved by creating vendor specific currencies.</w:delText>
              </w:r>
            </w:del>
          </w:p>
        </w:tc>
      </w:tr>
      <w:tr w:rsidR="00F7735D" w:rsidRPr="00527BF0" w:rsidDel="00030652" w14:paraId="004CE6F3" w14:textId="77777777" w:rsidTr="4DD70837">
        <w:trPr>
          <w:del w:id="511" w:author="Chris Varma" w:date="2015-08-28T09:15:00Z"/>
        </w:trPr>
        <w:tc>
          <w:tcPr>
            <w:tcW w:w="1305" w:type="dxa"/>
          </w:tcPr>
          <w:p w14:paraId="004CE6EE" w14:textId="77777777" w:rsidR="00F7735D" w:rsidDel="00030652" w:rsidRDefault="00F7735D" w:rsidP="00A45A60">
            <w:pPr>
              <w:widowControl w:val="0"/>
              <w:spacing w:before="100" w:beforeAutospacing="1" w:after="60"/>
              <w:rPr>
                <w:del w:id="512" w:author="Chris Varma" w:date="2015-08-28T09:15:00Z"/>
                <w:rFonts w:cs="Arial"/>
                <w:lang w:val="en-GB"/>
              </w:rPr>
            </w:pPr>
            <w:del w:id="513" w:author="Chris Varma" w:date="2015-08-28T09:15:00Z">
              <w:r w:rsidDel="00030652">
                <w:rPr>
                  <w:rFonts w:cs="Arial"/>
                  <w:lang w:val="en-GB"/>
                </w:rPr>
                <w:delText>7.6</w:delText>
              </w:r>
            </w:del>
          </w:p>
        </w:tc>
        <w:tc>
          <w:tcPr>
            <w:tcW w:w="2693" w:type="dxa"/>
          </w:tcPr>
          <w:p w14:paraId="004CE6EF" w14:textId="77777777" w:rsidR="00F7735D" w:rsidDel="00030652" w:rsidRDefault="00F7735D" w:rsidP="00A45A60">
            <w:pPr>
              <w:widowControl w:val="0"/>
              <w:rPr>
                <w:del w:id="514" w:author="Chris Varma" w:date="2015-08-28T09:15:00Z"/>
                <w:lang w:val="en-GB"/>
              </w:rPr>
            </w:pPr>
            <w:del w:id="515" w:author="Chris Varma" w:date="2015-08-28T09:15:00Z">
              <w:r w:rsidDel="00030652">
                <w:rPr>
                  <w:lang w:val="en-GB"/>
                </w:rPr>
                <w:delText>The categorisation of reasons for stock revaluation i.e. is this due to a genuine change to the price in the Purchase Information record or due to the change in exchange rates.</w:delText>
              </w:r>
              <w:r w:rsidR="008715A4" w:rsidDel="00030652">
                <w:rPr>
                  <w:lang w:val="en-GB"/>
                </w:rPr>
                <w:delText xml:space="preserve"> (</w:delText>
              </w:r>
              <w:r w:rsidR="008715A4" w:rsidRPr="008715A4" w:rsidDel="00030652">
                <w:rPr>
                  <w:lang w:val="en-GB"/>
                </w:rPr>
                <w:delText>GAP-013</w:delText>
              </w:r>
              <w:r w:rsidR="008715A4" w:rsidDel="00030652">
                <w:rPr>
                  <w:lang w:val="en-GB"/>
                </w:rPr>
                <w:delText>)</w:delText>
              </w:r>
            </w:del>
          </w:p>
          <w:p w14:paraId="004CE6F0" w14:textId="77777777" w:rsidR="00F7735D" w:rsidDel="00030652" w:rsidRDefault="00F7735D" w:rsidP="00A45A60">
            <w:pPr>
              <w:widowControl w:val="0"/>
              <w:spacing w:before="100" w:beforeAutospacing="1" w:after="60"/>
              <w:rPr>
                <w:del w:id="516" w:author="Chris Varma" w:date="2015-08-28T09:15:00Z"/>
                <w:lang w:val="en-GB"/>
              </w:rPr>
            </w:pPr>
          </w:p>
        </w:tc>
        <w:tc>
          <w:tcPr>
            <w:tcW w:w="4954" w:type="dxa"/>
          </w:tcPr>
          <w:p w14:paraId="004CE6F1" w14:textId="77777777" w:rsidR="00D046A6" w:rsidDel="00030652" w:rsidRDefault="00F7735D" w:rsidP="00A45A60">
            <w:pPr>
              <w:widowControl w:val="0"/>
              <w:spacing w:before="100" w:beforeAutospacing="1" w:after="60"/>
              <w:rPr>
                <w:del w:id="517" w:author="Chris Varma" w:date="2015-08-28T09:15:00Z"/>
                <w:rFonts w:cs="Arial"/>
                <w:lang w:val="en-GB"/>
              </w:rPr>
            </w:pPr>
            <w:del w:id="518" w:author="Chris Varma" w:date="2015-08-28T09:15:00Z">
              <w:r w:rsidDel="00030652">
                <w:rPr>
                  <w:rFonts w:cs="Arial"/>
                  <w:lang w:val="en-GB"/>
                </w:rPr>
                <w:delText>Investigation required as to whether or not SAP</w:delText>
              </w:r>
              <w:r w:rsidR="00D046A6" w:rsidDel="00030652">
                <w:rPr>
                  <w:rFonts w:cs="Arial"/>
                  <w:lang w:val="en-GB"/>
                </w:rPr>
                <w:delText xml:space="preserve"> holds information which allows the identification of why the stock revaluation has taken place.</w:delText>
              </w:r>
            </w:del>
          </w:p>
          <w:p w14:paraId="004CE6F2" w14:textId="77777777" w:rsidR="00F7735D" w:rsidDel="00030652" w:rsidRDefault="00F7735D" w:rsidP="00A45A60">
            <w:pPr>
              <w:widowControl w:val="0"/>
              <w:spacing w:before="100" w:beforeAutospacing="1" w:after="60"/>
              <w:rPr>
                <w:del w:id="519" w:author="Chris Varma" w:date="2015-08-28T09:15:00Z"/>
                <w:rFonts w:cs="Arial"/>
                <w:lang w:val="en-GB"/>
              </w:rPr>
            </w:pPr>
          </w:p>
        </w:tc>
      </w:tr>
      <w:tr w:rsidR="4DD70837" w:rsidDel="005427CC" w14:paraId="004CE6F7" w14:textId="77777777" w:rsidTr="4DD70837">
        <w:trPr>
          <w:del w:id="520" w:author="Chris Varma" w:date="2015-09-08T11:08:00Z"/>
        </w:trPr>
        <w:tc>
          <w:tcPr>
            <w:tcW w:w="1305" w:type="dxa"/>
          </w:tcPr>
          <w:p w14:paraId="004CE6F4" w14:textId="77777777" w:rsidR="4DD70837" w:rsidRPr="000D2DAD" w:rsidDel="005427CC" w:rsidRDefault="4DD70837">
            <w:pPr>
              <w:widowControl w:val="0"/>
              <w:rPr>
                <w:del w:id="521" w:author="Chris Varma" w:date="2015-09-08T11:08:00Z"/>
                <w:lang w:val="en-GB"/>
                <w:rPrChange w:id="522" w:author="Chris Varma" w:date="2015-08-24T18:13:00Z">
                  <w:rPr>
                    <w:del w:id="523" w:author="Chris Varma" w:date="2015-09-08T11:08:00Z"/>
                  </w:rPr>
                </w:rPrChange>
              </w:rPr>
              <w:pPrChange w:id="524" w:author="Chris Varma" w:date="2015-08-24T18:13:00Z">
                <w:pPr/>
              </w:pPrChange>
            </w:pPr>
            <w:del w:id="525" w:author="Chris Varma" w:date="2015-09-08T11:08:00Z">
              <w:r w:rsidRPr="000D2DAD" w:rsidDel="005427CC">
                <w:rPr>
                  <w:lang w:val="en-GB"/>
                  <w:rPrChange w:id="526" w:author="Chris Varma" w:date="2015-08-24T18:13:00Z">
                    <w:rPr>
                      <w:rFonts w:ascii="Arial" w:eastAsia="Arial" w:hAnsi="Arial" w:cs="Arial"/>
                      <w:lang w:val="en-GB"/>
                    </w:rPr>
                  </w:rPrChange>
                </w:rPr>
                <w:delText>4.1.2</w:delText>
              </w:r>
            </w:del>
          </w:p>
        </w:tc>
        <w:tc>
          <w:tcPr>
            <w:tcW w:w="2693" w:type="dxa"/>
          </w:tcPr>
          <w:p w14:paraId="004CE6F5" w14:textId="77777777" w:rsidR="4DD70837" w:rsidRPr="000D2DAD" w:rsidDel="005427CC" w:rsidRDefault="4DD70837">
            <w:pPr>
              <w:widowControl w:val="0"/>
              <w:rPr>
                <w:del w:id="527" w:author="Chris Varma" w:date="2015-09-08T11:08:00Z"/>
                <w:lang w:val="en-GB"/>
                <w:rPrChange w:id="528" w:author="Chris Varma" w:date="2015-08-24T18:13:00Z">
                  <w:rPr>
                    <w:del w:id="529" w:author="Chris Varma" w:date="2015-09-08T11:08:00Z"/>
                  </w:rPr>
                </w:rPrChange>
              </w:rPr>
              <w:pPrChange w:id="530" w:author="Chris Varma" w:date="2015-08-24T18:13:00Z">
                <w:pPr/>
              </w:pPrChange>
            </w:pPr>
            <w:del w:id="531" w:author="Chris Varma" w:date="2015-09-08T11:08:00Z">
              <w:r w:rsidRPr="000D2DAD" w:rsidDel="005427CC">
                <w:rPr>
                  <w:lang w:val="en-GB"/>
                  <w:rPrChange w:id="532" w:author="Chris Varma" w:date="2015-08-24T18:13:00Z">
                    <w:rPr>
                      <w:rFonts w:eastAsia="Verdana" w:cs="Verdana"/>
                      <w:sz w:val="22"/>
                      <w:szCs w:val="22"/>
                    </w:rPr>
                  </w:rPrChange>
                </w:rPr>
                <w:delText>Operating Concern Settings</w:delText>
              </w:r>
            </w:del>
          </w:p>
        </w:tc>
        <w:tc>
          <w:tcPr>
            <w:tcW w:w="4954" w:type="dxa"/>
          </w:tcPr>
          <w:p w14:paraId="004CE6F6" w14:textId="77777777" w:rsidR="4DD70837" w:rsidRPr="000D2DAD" w:rsidDel="005427CC" w:rsidRDefault="4DD70837">
            <w:pPr>
              <w:widowControl w:val="0"/>
              <w:rPr>
                <w:del w:id="533" w:author="Chris Varma" w:date="2015-09-08T11:08:00Z"/>
                <w:lang w:val="en-GB"/>
                <w:rPrChange w:id="534" w:author="Chris Varma" w:date="2015-08-24T18:13:00Z">
                  <w:rPr>
                    <w:del w:id="535" w:author="Chris Varma" w:date="2015-09-08T11:08:00Z"/>
                  </w:rPr>
                </w:rPrChange>
              </w:rPr>
              <w:pPrChange w:id="536" w:author="Chris Varma" w:date="2015-08-24T18:13:00Z">
                <w:pPr/>
              </w:pPrChange>
            </w:pPr>
            <w:del w:id="537" w:author="Chris Varma" w:date="2015-09-08T11:08:00Z">
              <w:r w:rsidRPr="000D2DAD" w:rsidDel="005427CC">
                <w:rPr>
                  <w:lang w:val="en-GB"/>
                  <w:rPrChange w:id="538" w:author="Chris Varma" w:date="2015-08-24T18:13:00Z">
                    <w:rPr>
                      <w:rFonts w:eastAsia="Verdana" w:cs="Verdana"/>
                      <w:sz w:val="22"/>
                      <w:szCs w:val="22"/>
                    </w:rPr>
                  </w:rPrChange>
                </w:rPr>
                <w:delText>Pending resolution of the SAP QA review</w:delText>
              </w:r>
            </w:del>
          </w:p>
        </w:tc>
      </w:tr>
      <w:tr w:rsidR="4DD70837" w14:paraId="004CE6FB" w14:textId="77777777" w:rsidTr="4DD70837">
        <w:tc>
          <w:tcPr>
            <w:tcW w:w="1305" w:type="dxa"/>
          </w:tcPr>
          <w:p w14:paraId="004CE6F8" w14:textId="77777777" w:rsidR="4DD70837" w:rsidRPr="000D2DAD" w:rsidRDefault="4DD70837">
            <w:pPr>
              <w:widowControl w:val="0"/>
              <w:rPr>
                <w:lang w:val="en-GB"/>
                <w:rPrChange w:id="539" w:author="Chris Varma" w:date="2015-08-24T18:13:00Z">
                  <w:rPr/>
                </w:rPrChange>
              </w:rPr>
              <w:pPrChange w:id="540" w:author="Chris Varma" w:date="2015-08-24T18:13:00Z">
                <w:pPr/>
              </w:pPrChange>
            </w:pPr>
            <w:del w:id="541" w:author="Chris Varma" w:date="2015-09-08T11:09:00Z">
              <w:r w:rsidRPr="000D2DAD" w:rsidDel="005427CC">
                <w:rPr>
                  <w:lang w:val="en-GB"/>
                  <w:rPrChange w:id="542" w:author="Chris Varma" w:date="2015-08-24T18:13:00Z">
                    <w:rPr>
                      <w:rFonts w:ascii="Arial" w:eastAsia="Arial" w:hAnsi="Arial" w:cs="Arial"/>
                      <w:lang w:val="en-GB"/>
                    </w:rPr>
                  </w:rPrChange>
                </w:rPr>
                <w:delText>7.5.1</w:delText>
              </w:r>
            </w:del>
            <w:ins w:id="543" w:author="Chris Varma" w:date="2015-09-08T11:09:00Z">
              <w:r w:rsidR="005427CC">
                <w:rPr>
                  <w:lang w:val="en-GB"/>
                </w:rPr>
                <w:t>None</w:t>
              </w:r>
            </w:ins>
          </w:p>
        </w:tc>
        <w:tc>
          <w:tcPr>
            <w:tcW w:w="2693" w:type="dxa"/>
          </w:tcPr>
          <w:p w14:paraId="004CE6F9" w14:textId="77777777" w:rsidR="4DD70837" w:rsidRPr="000D2DAD" w:rsidRDefault="4DD70837">
            <w:pPr>
              <w:widowControl w:val="0"/>
              <w:rPr>
                <w:lang w:val="en-GB"/>
                <w:rPrChange w:id="544" w:author="Chris Varma" w:date="2015-08-24T18:13:00Z">
                  <w:rPr/>
                </w:rPrChange>
              </w:rPr>
              <w:pPrChange w:id="545" w:author="Chris Varma" w:date="2015-08-24T18:13:00Z">
                <w:pPr/>
              </w:pPrChange>
            </w:pPr>
            <w:del w:id="546" w:author="Chris Varma" w:date="2015-09-08T11:09:00Z">
              <w:r w:rsidRPr="000D2DAD" w:rsidDel="005427CC">
                <w:rPr>
                  <w:lang w:val="en-GB"/>
                  <w:rPrChange w:id="547" w:author="Chris Varma" w:date="2015-08-24T18:13:00Z">
                    <w:rPr>
                      <w:rFonts w:eastAsia="Verdana" w:cs="Verdana"/>
                      <w:sz w:val="22"/>
                      <w:szCs w:val="22"/>
                    </w:rPr>
                  </w:rPrChange>
                </w:rPr>
                <w:delText>COPA Characteristics</w:delText>
              </w:r>
            </w:del>
          </w:p>
        </w:tc>
        <w:tc>
          <w:tcPr>
            <w:tcW w:w="4954" w:type="dxa"/>
          </w:tcPr>
          <w:p w14:paraId="004CE6FA" w14:textId="77777777" w:rsidR="4DD70837" w:rsidRPr="000D2DAD" w:rsidRDefault="4DD70837">
            <w:pPr>
              <w:widowControl w:val="0"/>
              <w:rPr>
                <w:lang w:val="en-GB"/>
                <w:rPrChange w:id="548" w:author="Chris Varma" w:date="2015-08-24T18:13:00Z">
                  <w:rPr/>
                </w:rPrChange>
              </w:rPr>
              <w:pPrChange w:id="549" w:author="Chris Varma" w:date="2015-08-24T18:13:00Z">
                <w:pPr/>
              </w:pPrChange>
            </w:pPr>
            <w:del w:id="550" w:author="Chris Varma" w:date="2015-09-08T11:09:00Z">
              <w:r w:rsidRPr="000D2DAD" w:rsidDel="005427CC">
                <w:rPr>
                  <w:lang w:val="en-GB"/>
                  <w:rPrChange w:id="551" w:author="Chris Varma" w:date="2015-08-24T18:13:00Z">
                    <w:rPr>
                      <w:rFonts w:eastAsia="Verdana" w:cs="Verdana"/>
                      <w:sz w:val="22"/>
                      <w:szCs w:val="22"/>
                    </w:rPr>
                  </w:rPrChange>
                </w:rPr>
                <w:delText>Pending resolution of the SAP QA review</w:delText>
              </w:r>
            </w:del>
          </w:p>
        </w:tc>
      </w:tr>
      <w:bookmarkEnd w:id="500"/>
      <w:bookmarkEnd w:id="501"/>
    </w:tbl>
    <w:p w14:paraId="004CE6FC" w14:textId="77777777" w:rsidR="000A36EE" w:rsidRDefault="000A36EE" w:rsidP="00A45A60">
      <w:pPr>
        <w:widowControl w:val="0"/>
        <w:jc w:val="left"/>
        <w:rPr>
          <w:b/>
          <w:kern w:val="28"/>
          <w:sz w:val="32"/>
          <w:lang w:val="en-GB"/>
        </w:rPr>
      </w:pPr>
    </w:p>
    <w:p w14:paraId="004CE6FD" w14:textId="77777777" w:rsidR="000A36EE" w:rsidRDefault="000A36EE" w:rsidP="00A45A60">
      <w:pPr>
        <w:widowControl w:val="0"/>
        <w:jc w:val="left"/>
        <w:rPr>
          <w:b/>
          <w:kern w:val="28"/>
          <w:sz w:val="32"/>
          <w:lang w:val="en-GB"/>
        </w:rPr>
      </w:pPr>
      <w:r>
        <w:rPr>
          <w:b/>
          <w:kern w:val="28"/>
          <w:sz w:val="32"/>
          <w:lang w:val="en-GB"/>
        </w:rPr>
        <w:br w:type="page"/>
      </w:r>
    </w:p>
    <w:p w14:paraId="004CE6FE" w14:textId="77777777" w:rsidR="00DD56EB" w:rsidRPr="00527BF0" w:rsidRDefault="00DD56EB" w:rsidP="00A45A60">
      <w:pPr>
        <w:widowControl w:val="0"/>
        <w:jc w:val="left"/>
        <w:rPr>
          <w:b/>
          <w:kern w:val="28"/>
          <w:sz w:val="32"/>
          <w:lang w:val="en-GB"/>
        </w:rPr>
      </w:pPr>
    </w:p>
    <w:p w14:paraId="004CE6FF" w14:textId="77777777" w:rsidR="000A36EE" w:rsidRPr="0007784C" w:rsidRDefault="000A36EE" w:rsidP="00A45A60">
      <w:pPr>
        <w:pStyle w:val="Heading1"/>
        <w:keepNext w:val="0"/>
        <w:widowControl w:val="0"/>
        <w:rPr>
          <w:lang w:val="en-GB"/>
        </w:rPr>
      </w:pPr>
      <w:bookmarkStart w:id="552" w:name="_Toc421089948"/>
      <w:r w:rsidRPr="0007784C">
        <w:rPr>
          <w:lang w:val="en-GB"/>
        </w:rPr>
        <w:t>Roles &amp; Authorisations</w:t>
      </w:r>
      <w:bookmarkEnd w:id="552"/>
    </w:p>
    <w:p w14:paraId="004CE700" w14:textId="77777777" w:rsidR="000A36EE" w:rsidRPr="0007784C" w:rsidRDefault="000A36EE" w:rsidP="00A45A60">
      <w:pPr>
        <w:widowControl w:val="0"/>
        <w:rPr>
          <w:lang w:val="en-GB"/>
        </w:rPr>
      </w:pPr>
      <w:r w:rsidRPr="0007784C">
        <w:rPr>
          <w:lang w:val="en-GB"/>
        </w:rPr>
        <w:t xml:space="preserve">The following table summarises the active users associated with each process. Detailed role design will occur during realisation but this table serves as a summary for the purpose of identifying the key roles and where they will be integral to the processes within the SAP system.       . </w:t>
      </w:r>
    </w:p>
    <w:p w14:paraId="004CE701" w14:textId="77777777" w:rsidR="000A36EE" w:rsidRPr="0007784C" w:rsidRDefault="000A36EE" w:rsidP="00A45A60">
      <w:pPr>
        <w:pStyle w:val="Heading2"/>
        <w:widowControl w:val="0"/>
        <w:spacing w:before="480"/>
        <w:jc w:val="both"/>
        <w:rPr>
          <w:lang w:val="en-GB"/>
        </w:rPr>
      </w:pPr>
      <w:bookmarkStart w:id="553" w:name="_Toc421089949"/>
      <w:bookmarkEnd w:id="55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1"/>
        <w:gridCol w:w="1750"/>
        <w:gridCol w:w="1843"/>
        <w:gridCol w:w="3678"/>
      </w:tblGrid>
      <w:tr w:rsidR="000A36EE" w:rsidRPr="0007784C" w14:paraId="004CE706" w14:textId="77777777" w:rsidTr="00255240">
        <w:tc>
          <w:tcPr>
            <w:tcW w:w="1681" w:type="dxa"/>
            <w:shd w:val="clear" w:color="auto" w:fill="595959" w:themeFill="text1" w:themeFillTint="A6"/>
          </w:tcPr>
          <w:p w14:paraId="004CE702" w14:textId="77777777" w:rsidR="000A36EE" w:rsidRPr="0007784C" w:rsidRDefault="000A36EE" w:rsidP="00A45A60">
            <w:pPr>
              <w:widowControl w:val="0"/>
              <w:spacing w:before="100" w:beforeAutospacing="1" w:after="60"/>
              <w:rPr>
                <w:rFonts w:cs="Arial"/>
                <w:b/>
                <w:color w:val="FFFFFF"/>
                <w:lang w:val="en-GB"/>
              </w:rPr>
            </w:pPr>
            <w:r w:rsidRPr="0007784C">
              <w:rPr>
                <w:rFonts w:cs="Arial"/>
                <w:b/>
                <w:color w:val="FFFFFF"/>
                <w:lang w:val="en-GB"/>
              </w:rPr>
              <w:t>Process reference ID</w:t>
            </w:r>
          </w:p>
        </w:tc>
        <w:tc>
          <w:tcPr>
            <w:tcW w:w="1750" w:type="dxa"/>
            <w:shd w:val="clear" w:color="auto" w:fill="595959" w:themeFill="text1" w:themeFillTint="A6"/>
          </w:tcPr>
          <w:p w14:paraId="004CE703" w14:textId="77777777" w:rsidR="000A36EE" w:rsidRPr="0007784C" w:rsidRDefault="000A36EE" w:rsidP="00A45A60">
            <w:pPr>
              <w:widowControl w:val="0"/>
              <w:spacing w:before="100" w:beforeAutospacing="1" w:after="60"/>
              <w:rPr>
                <w:rFonts w:cs="Arial"/>
                <w:b/>
                <w:color w:val="FFFFFF"/>
                <w:lang w:val="en-GB"/>
              </w:rPr>
            </w:pPr>
            <w:r w:rsidRPr="0007784C">
              <w:rPr>
                <w:rFonts w:cs="Arial"/>
                <w:b/>
                <w:color w:val="FFFFFF"/>
                <w:lang w:val="en-GB"/>
              </w:rPr>
              <w:t>Process</w:t>
            </w:r>
          </w:p>
        </w:tc>
        <w:tc>
          <w:tcPr>
            <w:tcW w:w="1843" w:type="dxa"/>
            <w:shd w:val="clear" w:color="auto" w:fill="595959" w:themeFill="text1" w:themeFillTint="A6"/>
          </w:tcPr>
          <w:p w14:paraId="004CE704" w14:textId="77777777" w:rsidR="000A36EE" w:rsidRPr="0007784C" w:rsidRDefault="000A36EE" w:rsidP="00A45A60">
            <w:pPr>
              <w:widowControl w:val="0"/>
              <w:spacing w:before="100" w:beforeAutospacing="1" w:after="60"/>
              <w:rPr>
                <w:rFonts w:cs="Arial"/>
                <w:b/>
                <w:color w:val="FFFFFF"/>
                <w:lang w:val="en-GB"/>
              </w:rPr>
            </w:pPr>
            <w:r w:rsidRPr="0007784C">
              <w:rPr>
                <w:rFonts w:cs="Arial"/>
                <w:b/>
                <w:color w:val="FFFFFF"/>
                <w:lang w:val="en-GB"/>
              </w:rPr>
              <w:t>Role/user</w:t>
            </w:r>
          </w:p>
        </w:tc>
        <w:tc>
          <w:tcPr>
            <w:tcW w:w="3678" w:type="dxa"/>
            <w:shd w:val="clear" w:color="auto" w:fill="595959" w:themeFill="text1" w:themeFillTint="A6"/>
          </w:tcPr>
          <w:p w14:paraId="004CE705" w14:textId="77777777" w:rsidR="000A36EE" w:rsidRPr="0007784C" w:rsidRDefault="000A36EE" w:rsidP="00A45A60">
            <w:pPr>
              <w:widowControl w:val="0"/>
              <w:spacing w:before="100" w:beforeAutospacing="1" w:after="60"/>
              <w:rPr>
                <w:rFonts w:cs="Arial"/>
                <w:b/>
                <w:color w:val="FFFFFF"/>
                <w:lang w:val="en-GB"/>
              </w:rPr>
            </w:pPr>
            <w:r w:rsidRPr="0007784C">
              <w:rPr>
                <w:rFonts w:cs="Arial"/>
                <w:b/>
                <w:color w:val="FFFFFF"/>
                <w:lang w:val="en-GB"/>
              </w:rPr>
              <w:t>Create / Change / Display</w:t>
            </w:r>
          </w:p>
        </w:tc>
      </w:tr>
      <w:tr w:rsidR="000A36EE" w:rsidRPr="0007784C" w14:paraId="004CE70B" w14:textId="77777777" w:rsidTr="00255240">
        <w:tc>
          <w:tcPr>
            <w:tcW w:w="1681" w:type="dxa"/>
          </w:tcPr>
          <w:p w14:paraId="004CE707" w14:textId="77777777" w:rsidR="000A36EE" w:rsidRPr="0007784C" w:rsidRDefault="0090252C" w:rsidP="00A45A60">
            <w:pPr>
              <w:widowControl w:val="0"/>
              <w:spacing w:before="100" w:beforeAutospacing="1" w:after="60"/>
              <w:rPr>
                <w:rFonts w:cs="Arial"/>
                <w:lang w:val="en-GB"/>
              </w:rPr>
            </w:pPr>
            <w:r w:rsidRPr="0007784C">
              <w:rPr>
                <w:rFonts w:cs="Arial"/>
                <w:lang w:val="en-GB"/>
              </w:rPr>
              <w:t>FIN - 0</w:t>
            </w:r>
            <w:r w:rsidR="00A775A6" w:rsidRPr="0007784C">
              <w:rPr>
                <w:rFonts w:cs="Arial"/>
                <w:lang w:val="en-GB"/>
              </w:rPr>
              <w:t>1</w:t>
            </w:r>
            <w:r w:rsidRPr="0007784C">
              <w:rPr>
                <w:rFonts w:cs="Arial"/>
                <w:lang w:val="en-GB"/>
              </w:rPr>
              <w:t>.0</w:t>
            </w:r>
            <w:r w:rsidR="00A775A6" w:rsidRPr="0007784C">
              <w:rPr>
                <w:rFonts w:cs="Arial"/>
                <w:lang w:val="en-GB"/>
              </w:rPr>
              <w:t>4</w:t>
            </w:r>
          </w:p>
        </w:tc>
        <w:tc>
          <w:tcPr>
            <w:tcW w:w="1750" w:type="dxa"/>
          </w:tcPr>
          <w:p w14:paraId="004CE708" w14:textId="77777777" w:rsidR="000A36EE" w:rsidRPr="0007784C" w:rsidRDefault="00567817" w:rsidP="00A45A60">
            <w:pPr>
              <w:widowControl w:val="0"/>
              <w:spacing w:before="100" w:beforeAutospacing="1" w:after="60"/>
              <w:rPr>
                <w:rFonts w:cs="Arial"/>
                <w:lang w:val="en-GB"/>
              </w:rPr>
            </w:pPr>
            <w:r w:rsidRPr="0007784C">
              <w:rPr>
                <w:rFonts w:cs="Arial"/>
                <w:lang w:val="en-GB"/>
              </w:rPr>
              <w:t>Profit Centre</w:t>
            </w:r>
            <w:r w:rsidR="00A775A6" w:rsidRPr="0007784C">
              <w:rPr>
                <w:rFonts w:cs="Arial"/>
                <w:lang w:val="en-GB"/>
              </w:rPr>
              <w:t xml:space="preserve"> Creation</w:t>
            </w:r>
          </w:p>
        </w:tc>
        <w:tc>
          <w:tcPr>
            <w:tcW w:w="1843" w:type="dxa"/>
          </w:tcPr>
          <w:p w14:paraId="004CE709" w14:textId="77777777" w:rsidR="000A36EE" w:rsidRPr="0007784C" w:rsidRDefault="00A775A6" w:rsidP="00A45A60">
            <w:pPr>
              <w:widowControl w:val="0"/>
              <w:spacing w:before="100" w:beforeAutospacing="1" w:after="60"/>
              <w:rPr>
                <w:rFonts w:cs="Arial"/>
                <w:lang w:val="en-GB"/>
              </w:rPr>
            </w:pPr>
            <w:r w:rsidRPr="0007784C">
              <w:rPr>
                <w:rFonts w:cs="Arial"/>
                <w:lang w:val="en-GB"/>
              </w:rPr>
              <w:t>Master Data</w:t>
            </w:r>
          </w:p>
        </w:tc>
        <w:tc>
          <w:tcPr>
            <w:tcW w:w="3678" w:type="dxa"/>
          </w:tcPr>
          <w:p w14:paraId="004CE70A" w14:textId="77777777" w:rsidR="000A36EE" w:rsidRPr="0007784C" w:rsidRDefault="00A775A6" w:rsidP="00A45A60">
            <w:pPr>
              <w:widowControl w:val="0"/>
              <w:spacing w:before="100" w:beforeAutospacing="1" w:after="60"/>
              <w:rPr>
                <w:rFonts w:cs="Arial"/>
                <w:lang w:val="en-GB"/>
              </w:rPr>
            </w:pPr>
            <w:r w:rsidRPr="0007784C">
              <w:rPr>
                <w:rFonts w:cs="Arial"/>
                <w:lang w:val="en-GB"/>
              </w:rPr>
              <w:t>Create/Change</w:t>
            </w:r>
          </w:p>
        </w:tc>
      </w:tr>
      <w:tr w:rsidR="000A36EE" w:rsidRPr="0007784C" w14:paraId="004CE710" w14:textId="77777777" w:rsidTr="00255240">
        <w:tc>
          <w:tcPr>
            <w:tcW w:w="1681" w:type="dxa"/>
          </w:tcPr>
          <w:p w14:paraId="004CE70C" w14:textId="77777777" w:rsidR="000A36EE" w:rsidRPr="0007784C" w:rsidRDefault="00A775A6" w:rsidP="00A45A60">
            <w:pPr>
              <w:widowControl w:val="0"/>
              <w:spacing w:before="100" w:beforeAutospacing="1" w:after="60"/>
              <w:rPr>
                <w:rFonts w:cs="Arial"/>
                <w:lang w:val="en-GB"/>
              </w:rPr>
            </w:pPr>
            <w:r w:rsidRPr="0007784C">
              <w:rPr>
                <w:rFonts w:cs="Arial"/>
                <w:lang w:val="en-GB"/>
              </w:rPr>
              <w:t>FIN – 01.05</w:t>
            </w:r>
          </w:p>
        </w:tc>
        <w:tc>
          <w:tcPr>
            <w:tcW w:w="1750" w:type="dxa"/>
          </w:tcPr>
          <w:p w14:paraId="004CE70D" w14:textId="77777777" w:rsidR="000A36EE" w:rsidRPr="0007784C" w:rsidRDefault="00567817" w:rsidP="00A45A60">
            <w:pPr>
              <w:widowControl w:val="0"/>
              <w:spacing w:before="100" w:beforeAutospacing="1" w:after="60"/>
              <w:rPr>
                <w:rFonts w:cs="Arial"/>
                <w:lang w:val="en-GB"/>
              </w:rPr>
            </w:pPr>
            <w:r w:rsidRPr="0007784C">
              <w:rPr>
                <w:rFonts w:cs="Arial"/>
                <w:lang w:val="en-GB"/>
              </w:rPr>
              <w:t>Cost Centre</w:t>
            </w:r>
            <w:r w:rsidR="00A775A6" w:rsidRPr="0007784C">
              <w:rPr>
                <w:rFonts w:cs="Arial"/>
                <w:lang w:val="en-GB"/>
              </w:rPr>
              <w:t xml:space="preserve"> Creation</w:t>
            </w:r>
          </w:p>
        </w:tc>
        <w:tc>
          <w:tcPr>
            <w:tcW w:w="1843" w:type="dxa"/>
          </w:tcPr>
          <w:p w14:paraId="004CE70E" w14:textId="77777777" w:rsidR="000A36EE" w:rsidRPr="0007784C" w:rsidRDefault="00A775A6" w:rsidP="00A45A60">
            <w:pPr>
              <w:widowControl w:val="0"/>
              <w:spacing w:before="100" w:beforeAutospacing="1" w:after="60"/>
              <w:rPr>
                <w:rFonts w:cs="Arial"/>
                <w:lang w:val="en-GB"/>
              </w:rPr>
            </w:pPr>
            <w:r w:rsidRPr="0007784C">
              <w:rPr>
                <w:rFonts w:cs="Arial"/>
                <w:lang w:val="en-GB"/>
              </w:rPr>
              <w:t>Master Data</w:t>
            </w:r>
          </w:p>
        </w:tc>
        <w:tc>
          <w:tcPr>
            <w:tcW w:w="3678" w:type="dxa"/>
          </w:tcPr>
          <w:p w14:paraId="004CE70F" w14:textId="77777777" w:rsidR="000A36EE" w:rsidRPr="0007784C" w:rsidRDefault="00A775A6" w:rsidP="00A45A60">
            <w:pPr>
              <w:widowControl w:val="0"/>
              <w:spacing w:before="100" w:beforeAutospacing="1" w:after="60"/>
              <w:rPr>
                <w:rFonts w:cs="Arial"/>
                <w:lang w:val="en-GB"/>
              </w:rPr>
            </w:pPr>
            <w:r w:rsidRPr="0007784C">
              <w:rPr>
                <w:rFonts w:cs="Arial"/>
                <w:lang w:val="en-GB"/>
              </w:rPr>
              <w:t>Create/Change</w:t>
            </w:r>
          </w:p>
        </w:tc>
      </w:tr>
      <w:tr w:rsidR="00307534" w:rsidRPr="0007784C" w14:paraId="004CE715" w14:textId="77777777" w:rsidTr="00255240">
        <w:tc>
          <w:tcPr>
            <w:tcW w:w="1681" w:type="dxa"/>
          </w:tcPr>
          <w:p w14:paraId="004CE711" w14:textId="77777777" w:rsidR="00307534" w:rsidRPr="0007784C" w:rsidRDefault="00307534" w:rsidP="00A45A60">
            <w:pPr>
              <w:widowControl w:val="0"/>
              <w:spacing w:before="100" w:beforeAutospacing="1" w:after="60"/>
              <w:rPr>
                <w:rFonts w:cs="Arial"/>
                <w:lang w:val="en-GB"/>
              </w:rPr>
            </w:pPr>
            <w:r w:rsidRPr="0007784C">
              <w:rPr>
                <w:rFonts w:cs="Arial"/>
                <w:lang w:val="en-GB"/>
              </w:rPr>
              <w:t>n/a</w:t>
            </w:r>
          </w:p>
        </w:tc>
        <w:tc>
          <w:tcPr>
            <w:tcW w:w="1750" w:type="dxa"/>
          </w:tcPr>
          <w:p w14:paraId="004CE712" w14:textId="77777777" w:rsidR="00307534" w:rsidRPr="0007784C" w:rsidRDefault="00307534" w:rsidP="00A45A60">
            <w:pPr>
              <w:widowControl w:val="0"/>
              <w:spacing w:before="100" w:beforeAutospacing="1" w:after="60"/>
              <w:rPr>
                <w:rFonts w:cs="Arial"/>
                <w:lang w:val="en-GB"/>
              </w:rPr>
            </w:pPr>
            <w:r w:rsidRPr="0007784C">
              <w:rPr>
                <w:rFonts w:cs="Arial"/>
                <w:lang w:val="en-GB"/>
              </w:rPr>
              <w:t>Internal Order Creation</w:t>
            </w:r>
          </w:p>
        </w:tc>
        <w:tc>
          <w:tcPr>
            <w:tcW w:w="1843" w:type="dxa"/>
          </w:tcPr>
          <w:p w14:paraId="004CE713" w14:textId="77777777" w:rsidR="00307534" w:rsidRPr="0007784C" w:rsidRDefault="00307534" w:rsidP="00A45A60">
            <w:pPr>
              <w:widowControl w:val="0"/>
              <w:spacing w:before="100" w:beforeAutospacing="1" w:after="60"/>
              <w:rPr>
                <w:rFonts w:cs="Arial"/>
                <w:lang w:val="en-GB"/>
              </w:rPr>
            </w:pPr>
            <w:r w:rsidRPr="0007784C">
              <w:rPr>
                <w:rFonts w:cs="Arial"/>
                <w:lang w:val="en-GB"/>
              </w:rPr>
              <w:t>Master Data</w:t>
            </w:r>
          </w:p>
        </w:tc>
        <w:tc>
          <w:tcPr>
            <w:tcW w:w="3678" w:type="dxa"/>
          </w:tcPr>
          <w:p w14:paraId="004CE714" w14:textId="77777777" w:rsidR="00307534" w:rsidRPr="0007784C" w:rsidRDefault="00307534" w:rsidP="00A45A60">
            <w:pPr>
              <w:widowControl w:val="0"/>
              <w:spacing w:before="100" w:beforeAutospacing="1" w:after="60"/>
              <w:rPr>
                <w:rFonts w:cs="Arial"/>
                <w:lang w:val="en-GB"/>
              </w:rPr>
            </w:pPr>
            <w:r w:rsidRPr="0007784C">
              <w:rPr>
                <w:rFonts w:cs="Arial"/>
                <w:lang w:val="en-GB"/>
              </w:rPr>
              <w:t>Create/Change</w:t>
            </w:r>
          </w:p>
        </w:tc>
      </w:tr>
      <w:tr w:rsidR="00004CC6" w:rsidRPr="0007784C" w14:paraId="004CE71B" w14:textId="77777777" w:rsidTr="00255240">
        <w:tc>
          <w:tcPr>
            <w:tcW w:w="1681" w:type="dxa"/>
          </w:tcPr>
          <w:p w14:paraId="004CE716" w14:textId="77777777" w:rsidR="00004CC6" w:rsidRPr="0007784C" w:rsidRDefault="00004CC6" w:rsidP="00A45A60">
            <w:pPr>
              <w:widowControl w:val="0"/>
              <w:spacing w:before="100" w:beforeAutospacing="1" w:after="60"/>
              <w:rPr>
                <w:rFonts w:cs="Arial"/>
                <w:lang w:val="en-GB"/>
              </w:rPr>
            </w:pPr>
            <w:r w:rsidRPr="0007784C">
              <w:rPr>
                <w:rFonts w:cs="Arial"/>
                <w:lang w:val="en-GB"/>
              </w:rPr>
              <w:t>FIN – 01.06</w:t>
            </w:r>
          </w:p>
          <w:p w14:paraId="004CE717" w14:textId="77777777" w:rsidR="00004CC6" w:rsidRPr="0007784C" w:rsidRDefault="00004CC6" w:rsidP="00A45A60">
            <w:pPr>
              <w:widowControl w:val="0"/>
              <w:spacing w:before="100" w:beforeAutospacing="1" w:after="60"/>
              <w:rPr>
                <w:rFonts w:cs="Arial"/>
                <w:lang w:val="en-GB"/>
              </w:rPr>
            </w:pPr>
            <w:r w:rsidRPr="0007784C">
              <w:rPr>
                <w:rFonts w:cs="Arial"/>
                <w:lang w:val="en-GB"/>
              </w:rPr>
              <w:t>FIN – 01.07</w:t>
            </w:r>
          </w:p>
        </w:tc>
        <w:tc>
          <w:tcPr>
            <w:tcW w:w="1750" w:type="dxa"/>
          </w:tcPr>
          <w:p w14:paraId="004CE718" w14:textId="77777777" w:rsidR="00004CC6" w:rsidRPr="0007784C" w:rsidRDefault="00004CC6" w:rsidP="00A45A60">
            <w:pPr>
              <w:widowControl w:val="0"/>
              <w:spacing w:before="100" w:beforeAutospacing="1" w:after="60"/>
              <w:rPr>
                <w:rFonts w:cs="Arial"/>
                <w:color w:val="FF0000"/>
                <w:lang w:val="en-GB"/>
              </w:rPr>
            </w:pPr>
            <w:r w:rsidRPr="0007784C">
              <w:rPr>
                <w:rFonts w:cs="Arial"/>
                <w:lang w:val="en-GB"/>
              </w:rPr>
              <w:t>Project and WBS Creation</w:t>
            </w:r>
          </w:p>
        </w:tc>
        <w:tc>
          <w:tcPr>
            <w:tcW w:w="1843" w:type="dxa"/>
          </w:tcPr>
          <w:p w14:paraId="004CE719" w14:textId="77777777" w:rsidR="00004CC6" w:rsidRPr="0007784C" w:rsidRDefault="00004CC6" w:rsidP="00A45A60">
            <w:pPr>
              <w:widowControl w:val="0"/>
              <w:spacing w:before="100" w:beforeAutospacing="1" w:after="60"/>
              <w:rPr>
                <w:rFonts w:cs="Arial"/>
                <w:lang w:val="en-GB"/>
              </w:rPr>
            </w:pPr>
            <w:r w:rsidRPr="0007784C">
              <w:rPr>
                <w:rFonts w:cs="Arial"/>
                <w:lang w:val="en-GB"/>
              </w:rPr>
              <w:t>Master Data</w:t>
            </w:r>
          </w:p>
        </w:tc>
        <w:tc>
          <w:tcPr>
            <w:tcW w:w="3678" w:type="dxa"/>
          </w:tcPr>
          <w:p w14:paraId="004CE71A" w14:textId="77777777" w:rsidR="00004CC6" w:rsidRPr="0007784C" w:rsidRDefault="00004CC6" w:rsidP="00A45A60">
            <w:pPr>
              <w:widowControl w:val="0"/>
              <w:spacing w:before="100" w:beforeAutospacing="1" w:after="60"/>
              <w:rPr>
                <w:rFonts w:cs="Arial"/>
                <w:lang w:val="en-GB"/>
              </w:rPr>
            </w:pPr>
            <w:r w:rsidRPr="0007784C">
              <w:rPr>
                <w:rFonts w:cs="Arial"/>
                <w:lang w:val="en-GB"/>
              </w:rPr>
              <w:t>Create/Change</w:t>
            </w:r>
          </w:p>
        </w:tc>
      </w:tr>
      <w:tr w:rsidR="00004CC6" w:rsidRPr="0007784C" w14:paraId="004CE720" w14:textId="77777777" w:rsidTr="00255240">
        <w:tc>
          <w:tcPr>
            <w:tcW w:w="1681" w:type="dxa"/>
          </w:tcPr>
          <w:p w14:paraId="004CE71C" w14:textId="77777777" w:rsidR="00004CC6" w:rsidRPr="0007784C" w:rsidRDefault="00004CC6" w:rsidP="00A45A60">
            <w:pPr>
              <w:widowControl w:val="0"/>
              <w:spacing w:before="100" w:beforeAutospacing="1" w:after="60"/>
              <w:rPr>
                <w:rFonts w:cs="Arial"/>
                <w:lang w:val="en-GB"/>
              </w:rPr>
            </w:pPr>
            <w:r w:rsidRPr="0007784C">
              <w:rPr>
                <w:rFonts w:cs="Arial"/>
                <w:lang w:val="en-GB"/>
              </w:rPr>
              <w:t>n/a</w:t>
            </w:r>
          </w:p>
        </w:tc>
        <w:tc>
          <w:tcPr>
            <w:tcW w:w="1750" w:type="dxa"/>
          </w:tcPr>
          <w:p w14:paraId="004CE71D" w14:textId="77777777" w:rsidR="00004CC6" w:rsidRPr="0007784C" w:rsidRDefault="00004CC6" w:rsidP="00A45A60">
            <w:pPr>
              <w:widowControl w:val="0"/>
              <w:spacing w:before="100" w:beforeAutospacing="1" w:after="60"/>
              <w:rPr>
                <w:rFonts w:cs="Arial"/>
                <w:lang w:val="en-GB"/>
              </w:rPr>
            </w:pPr>
            <w:r w:rsidRPr="0007784C">
              <w:rPr>
                <w:rFonts w:cs="Arial"/>
                <w:lang w:val="en-GB"/>
              </w:rPr>
              <w:t>Statistical Key Figures</w:t>
            </w:r>
          </w:p>
        </w:tc>
        <w:tc>
          <w:tcPr>
            <w:tcW w:w="1843" w:type="dxa"/>
          </w:tcPr>
          <w:p w14:paraId="004CE71E" w14:textId="77777777" w:rsidR="00004CC6" w:rsidRPr="0007784C" w:rsidRDefault="00004CC6" w:rsidP="00A45A60">
            <w:pPr>
              <w:widowControl w:val="0"/>
              <w:spacing w:before="100" w:beforeAutospacing="1" w:after="60"/>
              <w:rPr>
                <w:rFonts w:cs="Arial"/>
                <w:lang w:val="en-GB"/>
              </w:rPr>
            </w:pPr>
            <w:r w:rsidRPr="0007784C">
              <w:rPr>
                <w:rFonts w:cs="Arial"/>
                <w:lang w:val="en-GB"/>
              </w:rPr>
              <w:t>Master Data</w:t>
            </w:r>
          </w:p>
        </w:tc>
        <w:tc>
          <w:tcPr>
            <w:tcW w:w="3678" w:type="dxa"/>
          </w:tcPr>
          <w:p w14:paraId="004CE71F" w14:textId="77777777" w:rsidR="00004CC6" w:rsidRPr="0007784C" w:rsidRDefault="00004CC6" w:rsidP="00A45A60">
            <w:pPr>
              <w:widowControl w:val="0"/>
              <w:spacing w:before="100" w:beforeAutospacing="1" w:after="60"/>
              <w:rPr>
                <w:rFonts w:cs="Arial"/>
                <w:lang w:val="en-GB"/>
              </w:rPr>
            </w:pPr>
            <w:r w:rsidRPr="0007784C">
              <w:rPr>
                <w:rFonts w:cs="Arial"/>
                <w:lang w:val="en-GB"/>
              </w:rPr>
              <w:t>Create/Change</w:t>
            </w:r>
          </w:p>
        </w:tc>
      </w:tr>
      <w:tr w:rsidR="00004CC6" w:rsidRPr="0007784C" w14:paraId="004CE725" w14:textId="77777777" w:rsidTr="00255240">
        <w:tc>
          <w:tcPr>
            <w:tcW w:w="1681" w:type="dxa"/>
          </w:tcPr>
          <w:p w14:paraId="004CE721" w14:textId="77777777" w:rsidR="00004CC6" w:rsidRPr="0007784C" w:rsidRDefault="00004CC6" w:rsidP="00A45A60">
            <w:pPr>
              <w:widowControl w:val="0"/>
              <w:spacing w:before="100" w:beforeAutospacing="1" w:after="60"/>
              <w:rPr>
                <w:rFonts w:cs="Arial"/>
                <w:lang w:val="en-GB"/>
              </w:rPr>
            </w:pPr>
            <w:del w:id="554" w:author="Chris Varma" w:date="2015-08-24T18:13:00Z">
              <w:r w:rsidRPr="0007784C" w:rsidDel="000D2DAD">
                <w:rPr>
                  <w:rFonts w:cs="Arial"/>
                  <w:lang w:val="en-GB"/>
                </w:rPr>
                <w:delText>FIN – 06.02</w:delText>
              </w:r>
            </w:del>
          </w:p>
        </w:tc>
        <w:tc>
          <w:tcPr>
            <w:tcW w:w="1750" w:type="dxa"/>
          </w:tcPr>
          <w:p w14:paraId="004CE722" w14:textId="77777777" w:rsidR="00004CC6" w:rsidRPr="0007784C" w:rsidRDefault="00BB36E5" w:rsidP="00A45A60">
            <w:pPr>
              <w:widowControl w:val="0"/>
              <w:spacing w:before="100" w:beforeAutospacing="1" w:after="60"/>
              <w:rPr>
                <w:rFonts w:cs="Arial"/>
                <w:lang w:val="en-GB"/>
              </w:rPr>
            </w:pPr>
            <w:del w:id="555" w:author="Chris Varma" w:date="2015-08-24T18:13:00Z">
              <w:r w:rsidRPr="0007784C" w:rsidDel="000D2DAD">
                <w:rPr>
                  <w:rFonts w:cs="Arial"/>
                  <w:lang w:val="en-GB"/>
                </w:rPr>
                <w:delText>PCA</w:delText>
              </w:r>
              <w:r w:rsidR="00C273B0" w:rsidRPr="0007784C" w:rsidDel="000D2DAD">
                <w:rPr>
                  <w:rFonts w:cs="Arial"/>
                  <w:lang w:val="en-GB"/>
                </w:rPr>
                <w:delText xml:space="preserve"> - postings</w:delText>
              </w:r>
            </w:del>
          </w:p>
        </w:tc>
        <w:tc>
          <w:tcPr>
            <w:tcW w:w="1843" w:type="dxa"/>
          </w:tcPr>
          <w:p w14:paraId="004CE723" w14:textId="77777777" w:rsidR="00004CC6" w:rsidRPr="0007784C" w:rsidRDefault="00C273B0" w:rsidP="00A45A60">
            <w:pPr>
              <w:widowControl w:val="0"/>
              <w:spacing w:before="100" w:beforeAutospacing="1" w:after="60"/>
              <w:rPr>
                <w:rFonts w:cs="Arial"/>
                <w:lang w:val="en-GB"/>
              </w:rPr>
            </w:pPr>
            <w:del w:id="556" w:author="Chris Varma" w:date="2015-08-24T18:13:00Z">
              <w:r w:rsidRPr="0007784C" w:rsidDel="000D2DAD">
                <w:rPr>
                  <w:rFonts w:cs="Arial"/>
                  <w:lang w:val="en-GB"/>
                </w:rPr>
                <w:delText>Management Accountant</w:delText>
              </w:r>
            </w:del>
          </w:p>
        </w:tc>
        <w:tc>
          <w:tcPr>
            <w:tcW w:w="3678" w:type="dxa"/>
          </w:tcPr>
          <w:p w14:paraId="004CE724" w14:textId="77777777" w:rsidR="00004CC6" w:rsidRPr="0007784C" w:rsidRDefault="00C273B0" w:rsidP="00A45A60">
            <w:pPr>
              <w:widowControl w:val="0"/>
              <w:spacing w:before="100" w:beforeAutospacing="1" w:after="60"/>
              <w:rPr>
                <w:rFonts w:cs="Arial"/>
                <w:lang w:val="en-GB"/>
              </w:rPr>
            </w:pPr>
            <w:del w:id="557" w:author="Chris Varma" w:date="2015-08-24T18:13:00Z">
              <w:r w:rsidRPr="0007784C" w:rsidDel="000D2DAD">
                <w:rPr>
                  <w:rFonts w:cs="Arial"/>
                  <w:lang w:val="en-GB"/>
                </w:rPr>
                <w:delText>Create/Change</w:delText>
              </w:r>
            </w:del>
          </w:p>
        </w:tc>
      </w:tr>
      <w:tr w:rsidR="00004CC6" w:rsidRPr="0007784C" w14:paraId="004CE72A" w14:textId="77777777" w:rsidTr="00255240">
        <w:tc>
          <w:tcPr>
            <w:tcW w:w="1681" w:type="dxa"/>
          </w:tcPr>
          <w:p w14:paraId="004CE726" w14:textId="77777777" w:rsidR="00004CC6" w:rsidRPr="0007784C" w:rsidRDefault="00C273B0" w:rsidP="00A45A60">
            <w:pPr>
              <w:widowControl w:val="0"/>
              <w:spacing w:before="100" w:beforeAutospacing="1" w:after="60"/>
              <w:rPr>
                <w:rFonts w:cs="Arial"/>
                <w:lang w:val="en-GB"/>
              </w:rPr>
            </w:pPr>
            <w:del w:id="558" w:author="Chris Varma" w:date="2015-08-24T18:13:00Z">
              <w:r w:rsidRPr="0007784C" w:rsidDel="000D2DAD">
                <w:rPr>
                  <w:rFonts w:cs="Arial"/>
                  <w:lang w:val="en-GB"/>
                </w:rPr>
                <w:delText>FIN – 06.02</w:delText>
              </w:r>
            </w:del>
          </w:p>
        </w:tc>
        <w:tc>
          <w:tcPr>
            <w:tcW w:w="1750" w:type="dxa"/>
          </w:tcPr>
          <w:p w14:paraId="004CE727" w14:textId="77777777" w:rsidR="00004CC6" w:rsidRPr="0007784C" w:rsidRDefault="00BB36E5" w:rsidP="00A45A60">
            <w:pPr>
              <w:widowControl w:val="0"/>
              <w:spacing w:before="100" w:beforeAutospacing="1" w:after="60"/>
              <w:rPr>
                <w:rFonts w:cs="Arial"/>
                <w:lang w:val="en-GB"/>
              </w:rPr>
            </w:pPr>
            <w:del w:id="559" w:author="Chris Varma" w:date="2015-08-24T18:13:00Z">
              <w:r w:rsidRPr="0007784C" w:rsidDel="000D2DAD">
                <w:rPr>
                  <w:rFonts w:cs="Arial"/>
                  <w:lang w:val="en-GB"/>
                </w:rPr>
                <w:delText>PCA</w:delText>
              </w:r>
              <w:r w:rsidR="003E2E65" w:rsidRPr="0007784C" w:rsidDel="000D2DAD">
                <w:rPr>
                  <w:rFonts w:cs="Arial"/>
                  <w:lang w:val="en-GB"/>
                </w:rPr>
                <w:delText xml:space="preserve"> - r</w:delText>
              </w:r>
              <w:r w:rsidR="00C273B0" w:rsidRPr="0007784C" w:rsidDel="000D2DAD">
                <w:rPr>
                  <w:rFonts w:cs="Arial"/>
                  <w:lang w:val="en-GB"/>
                </w:rPr>
                <w:delText>eporting</w:delText>
              </w:r>
            </w:del>
          </w:p>
        </w:tc>
        <w:tc>
          <w:tcPr>
            <w:tcW w:w="1843" w:type="dxa"/>
          </w:tcPr>
          <w:p w14:paraId="004CE728" w14:textId="77777777" w:rsidR="00004CC6" w:rsidRPr="0007784C" w:rsidRDefault="00620CD1" w:rsidP="00A45A60">
            <w:pPr>
              <w:widowControl w:val="0"/>
              <w:spacing w:before="100" w:beforeAutospacing="1" w:after="60"/>
              <w:rPr>
                <w:rFonts w:cs="Arial"/>
                <w:lang w:val="en-GB"/>
              </w:rPr>
            </w:pPr>
            <w:del w:id="560" w:author="Chris Varma" w:date="2015-08-24T18:13:00Z">
              <w:r w:rsidRPr="0007784C" w:rsidDel="000D2DAD">
                <w:rPr>
                  <w:rFonts w:cs="Arial"/>
                  <w:lang w:val="en-GB"/>
                </w:rPr>
                <w:delText xml:space="preserve">Management </w:delText>
              </w:r>
              <w:r w:rsidR="00C273B0" w:rsidRPr="0007784C" w:rsidDel="000D2DAD">
                <w:rPr>
                  <w:rFonts w:cs="Arial"/>
                  <w:lang w:val="en-GB"/>
                </w:rPr>
                <w:delText>Reporting</w:delText>
              </w:r>
            </w:del>
          </w:p>
        </w:tc>
        <w:tc>
          <w:tcPr>
            <w:tcW w:w="3678" w:type="dxa"/>
          </w:tcPr>
          <w:p w14:paraId="004CE729" w14:textId="77777777" w:rsidR="00004CC6" w:rsidRPr="0007784C" w:rsidRDefault="00C273B0" w:rsidP="00A45A60">
            <w:pPr>
              <w:widowControl w:val="0"/>
              <w:spacing w:before="100" w:beforeAutospacing="1" w:after="60"/>
              <w:rPr>
                <w:rFonts w:cs="Arial"/>
                <w:lang w:val="en-GB"/>
              </w:rPr>
            </w:pPr>
            <w:del w:id="561" w:author="Chris Varma" w:date="2015-08-24T18:13:00Z">
              <w:r w:rsidRPr="0007784C" w:rsidDel="000D2DAD">
                <w:rPr>
                  <w:rFonts w:cs="Arial"/>
                  <w:lang w:val="en-GB"/>
                </w:rPr>
                <w:delText>Display</w:delText>
              </w:r>
            </w:del>
          </w:p>
        </w:tc>
      </w:tr>
      <w:tr w:rsidR="00004CC6" w:rsidRPr="0007784C" w14:paraId="004CE72F" w14:textId="77777777" w:rsidTr="00255240">
        <w:tc>
          <w:tcPr>
            <w:tcW w:w="1681" w:type="dxa"/>
          </w:tcPr>
          <w:p w14:paraId="004CE72B" w14:textId="77777777" w:rsidR="00004CC6" w:rsidRPr="0007784C" w:rsidRDefault="00BB36E5" w:rsidP="00A45A60">
            <w:pPr>
              <w:widowControl w:val="0"/>
              <w:spacing w:before="100" w:beforeAutospacing="1" w:after="60"/>
              <w:rPr>
                <w:rFonts w:cs="Arial"/>
                <w:lang w:val="en-GB"/>
              </w:rPr>
            </w:pPr>
            <w:r w:rsidRPr="0007784C">
              <w:rPr>
                <w:rFonts w:cs="Arial"/>
                <w:lang w:val="en-GB"/>
              </w:rPr>
              <w:t>FIN – 06.01</w:t>
            </w:r>
          </w:p>
        </w:tc>
        <w:tc>
          <w:tcPr>
            <w:tcW w:w="1750" w:type="dxa"/>
          </w:tcPr>
          <w:p w14:paraId="004CE72C" w14:textId="77777777" w:rsidR="00004CC6" w:rsidRPr="0007784C" w:rsidRDefault="00BB36E5" w:rsidP="00A45A60">
            <w:pPr>
              <w:widowControl w:val="0"/>
              <w:spacing w:before="100" w:beforeAutospacing="1" w:after="60"/>
              <w:rPr>
                <w:rFonts w:cs="Arial"/>
                <w:lang w:val="en-GB"/>
              </w:rPr>
            </w:pPr>
            <w:r w:rsidRPr="0007784C">
              <w:rPr>
                <w:rFonts w:cs="Arial"/>
                <w:lang w:val="en-GB"/>
              </w:rPr>
              <w:t xml:space="preserve">CCA - postings </w:t>
            </w:r>
          </w:p>
        </w:tc>
        <w:tc>
          <w:tcPr>
            <w:tcW w:w="1843" w:type="dxa"/>
          </w:tcPr>
          <w:p w14:paraId="004CE72D" w14:textId="77777777" w:rsidR="00004CC6" w:rsidRPr="0007784C" w:rsidRDefault="00BB36E5" w:rsidP="00A45A60">
            <w:pPr>
              <w:widowControl w:val="0"/>
              <w:spacing w:before="100" w:beforeAutospacing="1" w:after="60"/>
              <w:rPr>
                <w:rFonts w:cs="Arial"/>
                <w:lang w:val="en-GB"/>
              </w:rPr>
            </w:pPr>
            <w:r w:rsidRPr="0007784C">
              <w:rPr>
                <w:rFonts w:cs="Arial"/>
                <w:lang w:val="en-GB"/>
              </w:rPr>
              <w:t>Management Accountant</w:t>
            </w:r>
          </w:p>
        </w:tc>
        <w:tc>
          <w:tcPr>
            <w:tcW w:w="3678" w:type="dxa"/>
          </w:tcPr>
          <w:p w14:paraId="004CE72E" w14:textId="77777777" w:rsidR="00004CC6" w:rsidRPr="0007784C" w:rsidRDefault="00BB36E5" w:rsidP="00A45A60">
            <w:pPr>
              <w:widowControl w:val="0"/>
              <w:spacing w:before="100" w:beforeAutospacing="1" w:after="60"/>
              <w:rPr>
                <w:rFonts w:cs="Arial"/>
                <w:lang w:val="en-GB"/>
              </w:rPr>
            </w:pPr>
            <w:r w:rsidRPr="0007784C">
              <w:rPr>
                <w:rFonts w:cs="Arial"/>
                <w:lang w:val="en-GB"/>
              </w:rPr>
              <w:t>Create/Change</w:t>
            </w:r>
          </w:p>
        </w:tc>
      </w:tr>
      <w:tr w:rsidR="00620CD1" w:rsidRPr="0007784C" w14:paraId="004CE734" w14:textId="77777777" w:rsidTr="00255240">
        <w:tc>
          <w:tcPr>
            <w:tcW w:w="1681" w:type="dxa"/>
          </w:tcPr>
          <w:p w14:paraId="004CE730" w14:textId="77777777" w:rsidR="00620CD1" w:rsidRPr="0007784C" w:rsidRDefault="00620CD1" w:rsidP="00A45A60">
            <w:pPr>
              <w:widowControl w:val="0"/>
              <w:spacing w:before="100" w:beforeAutospacing="1" w:after="60"/>
              <w:rPr>
                <w:rFonts w:cs="Arial"/>
                <w:lang w:val="en-GB"/>
              </w:rPr>
            </w:pPr>
            <w:r w:rsidRPr="0007784C">
              <w:rPr>
                <w:rFonts w:cs="Arial"/>
                <w:lang w:val="en-GB"/>
              </w:rPr>
              <w:t>FIN  - 06.01</w:t>
            </w:r>
          </w:p>
        </w:tc>
        <w:tc>
          <w:tcPr>
            <w:tcW w:w="1750" w:type="dxa"/>
          </w:tcPr>
          <w:p w14:paraId="004CE731" w14:textId="77777777" w:rsidR="00620CD1" w:rsidRPr="0007784C" w:rsidRDefault="00620CD1" w:rsidP="00A45A60">
            <w:pPr>
              <w:widowControl w:val="0"/>
              <w:spacing w:before="100" w:beforeAutospacing="1" w:after="60"/>
              <w:rPr>
                <w:rFonts w:cs="Arial"/>
                <w:lang w:val="en-GB"/>
              </w:rPr>
            </w:pPr>
            <w:r w:rsidRPr="0007784C">
              <w:rPr>
                <w:rFonts w:cs="Arial"/>
                <w:lang w:val="en-GB"/>
              </w:rPr>
              <w:t>CCA</w:t>
            </w:r>
            <w:r w:rsidR="003E2E65" w:rsidRPr="0007784C">
              <w:rPr>
                <w:rFonts w:cs="Arial"/>
                <w:lang w:val="en-GB"/>
              </w:rPr>
              <w:t xml:space="preserve"> - r</w:t>
            </w:r>
            <w:r w:rsidRPr="0007784C">
              <w:rPr>
                <w:rFonts w:cs="Arial"/>
                <w:lang w:val="en-GB"/>
              </w:rPr>
              <w:t>eporting</w:t>
            </w:r>
          </w:p>
        </w:tc>
        <w:tc>
          <w:tcPr>
            <w:tcW w:w="1843" w:type="dxa"/>
          </w:tcPr>
          <w:p w14:paraId="004CE732" w14:textId="77777777" w:rsidR="00620CD1" w:rsidRPr="0007784C" w:rsidRDefault="00620CD1" w:rsidP="00A45A60">
            <w:pPr>
              <w:widowControl w:val="0"/>
              <w:spacing w:before="100" w:beforeAutospacing="1" w:after="60"/>
              <w:rPr>
                <w:rFonts w:cs="Arial"/>
                <w:lang w:val="en-GB"/>
              </w:rPr>
            </w:pPr>
            <w:r w:rsidRPr="0007784C">
              <w:rPr>
                <w:rFonts w:cs="Arial"/>
                <w:lang w:val="en-GB"/>
              </w:rPr>
              <w:t>Management Reporting</w:t>
            </w:r>
          </w:p>
        </w:tc>
        <w:tc>
          <w:tcPr>
            <w:tcW w:w="3678" w:type="dxa"/>
          </w:tcPr>
          <w:p w14:paraId="004CE733" w14:textId="77777777" w:rsidR="00620CD1" w:rsidRPr="0007784C" w:rsidRDefault="00620CD1" w:rsidP="00A45A60">
            <w:pPr>
              <w:widowControl w:val="0"/>
              <w:spacing w:before="100" w:beforeAutospacing="1" w:after="60"/>
              <w:rPr>
                <w:rFonts w:cs="Arial"/>
                <w:lang w:val="en-GB"/>
              </w:rPr>
            </w:pPr>
            <w:r w:rsidRPr="0007784C">
              <w:rPr>
                <w:rFonts w:cs="Arial"/>
                <w:lang w:val="en-GB"/>
              </w:rPr>
              <w:t>Display</w:t>
            </w:r>
          </w:p>
        </w:tc>
      </w:tr>
      <w:tr w:rsidR="003E2E65" w:rsidRPr="0007784C" w14:paraId="004CE739" w14:textId="77777777" w:rsidTr="00255240">
        <w:tc>
          <w:tcPr>
            <w:tcW w:w="1681" w:type="dxa"/>
          </w:tcPr>
          <w:p w14:paraId="004CE735" w14:textId="77777777" w:rsidR="003E2E65" w:rsidRPr="0007784C" w:rsidRDefault="003E2E65" w:rsidP="00A45A60">
            <w:pPr>
              <w:widowControl w:val="0"/>
              <w:spacing w:before="100" w:beforeAutospacing="1" w:after="60"/>
              <w:rPr>
                <w:rFonts w:cs="Arial"/>
                <w:lang w:val="en-GB"/>
              </w:rPr>
            </w:pPr>
            <w:r w:rsidRPr="0007784C">
              <w:rPr>
                <w:rFonts w:cs="Arial"/>
                <w:lang w:val="en-GB"/>
              </w:rPr>
              <w:t>FIN – 06.01</w:t>
            </w:r>
          </w:p>
        </w:tc>
        <w:tc>
          <w:tcPr>
            <w:tcW w:w="1750" w:type="dxa"/>
          </w:tcPr>
          <w:p w14:paraId="004CE736" w14:textId="77777777" w:rsidR="003E2E65" w:rsidRPr="0007784C" w:rsidRDefault="003E2E65" w:rsidP="00A45A60">
            <w:pPr>
              <w:widowControl w:val="0"/>
              <w:spacing w:before="100" w:beforeAutospacing="1" w:after="60"/>
              <w:rPr>
                <w:rFonts w:cs="Arial"/>
                <w:lang w:val="en-GB"/>
              </w:rPr>
            </w:pPr>
            <w:r w:rsidRPr="0007784C">
              <w:rPr>
                <w:rFonts w:cs="Arial"/>
                <w:lang w:val="en-GB"/>
              </w:rPr>
              <w:t>SKF – data entry</w:t>
            </w:r>
            <w:r w:rsidR="00217218">
              <w:rPr>
                <w:rFonts w:cs="Arial"/>
                <w:lang w:val="en-GB"/>
              </w:rPr>
              <w:t>. This is the entry of the actual values against the Stat Key Figure master data.</w:t>
            </w:r>
          </w:p>
        </w:tc>
        <w:tc>
          <w:tcPr>
            <w:tcW w:w="1843" w:type="dxa"/>
          </w:tcPr>
          <w:p w14:paraId="004CE737" w14:textId="77777777" w:rsidR="003E2E65" w:rsidRPr="0007784C" w:rsidRDefault="003E2E65" w:rsidP="00A45A60">
            <w:pPr>
              <w:widowControl w:val="0"/>
              <w:spacing w:before="100" w:beforeAutospacing="1" w:after="60"/>
              <w:rPr>
                <w:rFonts w:cs="Arial"/>
                <w:lang w:val="en-GB"/>
              </w:rPr>
            </w:pPr>
            <w:r w:rsidRPr="0007784C">
              <w:rPr>
                <w:rFonts w:cs="Arial"/>
                <w:lang w:val="en-GB"/>
              </w:rPr>
              <w:t>Management Accountant</w:t>
            </w:r>
          </w:p>
        </w:tc>
        <w:tc>
          <w:tcPr>
            <w:tcW w:w="3678" w:type="dxa"/>
          </w:tcPr>
          <w:p w14:paraId="004CE738" w14:textId="77777777" w:rsidR="003E2E65" w:rsidRPr="0007784C" w:rsidRDefault="003E2E65" w:rsidP="00A45A60">
            <w:pPr>
              <w:widowControl w:val="0"/>
              <w:spacing w:before="100" w:beforeAutospacing="1" w:after="60"/>
              <w:rPr>
                <w:rFonts w:cs="Arial"/>
                <w:lang w:val="en-GB"/>
              </w:rPr>
            </w:pPr>
            <w:r w:rsidRPr="0007784C">
              <w:rPr>
                <w:rFonts w:cs="Arial"/>
                <w:lang w:val="en-GB"/>
              </w:rPr>
              <w:t>Create/Change</w:t>
            </w:r>
          </w:p>
        </w:tc>
      </w:tr>
      <w:tr w:rsidR="003E2E65" w:rsidRPr="0007784C" w14:paraId="004CE73E" w14:textId="77777777" w:rsidTr="00255240">
        <w:tc>
          <w:tcPr>
            <w:tcW w:w="1681" w:type="dxa"/>
          </w:tcPr>
          <w:p w14:paraId="004CE73A" w14:textId="77777777" w:rsidR="003E2E65" w:rsidRPr="0007784C" w:rsidRDefault="003E2E65" w:rsidP="00A45A60">
            <w:pPr>
              <w:widowControl w:val="0"/>
              <w:spacing w:before="100" w:beforeAutospacing="1" w:after="60"/>
              <w:rPr>
                <w:rFonts w:cs="Arial"/>
                <w:lang w:val="en-GB"/>
              </w:rPr>
            </w:pPr>
            <w:r w:rsidRPr="0007784C">
              <w:rPr>
                <w:rFonts w:cs="Arial"/>
                <w:lang w:val="en-GB"/>
              </w:rPr>
              <w:t>FIN – 06.05</w:t>
            </w:r>
          </w:p>
        </w:tc>
        <w:tc>
          <w:tcPr>
            <w:tcW w:w="1750" w:type="dxa"/>
          </w:tcPr>
          <w:p w14:paraId="004CE73B" w14:textId="77777777" w:rsidR="003E2E65" w:rsidRPr="0007784C" w:rsidRDefault="003E2E65" w:rsidP="00A45A60">
            <w:pPr>
              <w:widowControl w:val="0"/>
              <w:spacing w:before="100" w:beforeAutospacing="1" w:after="60"/>
              <w:rPr>
                <w:rFonts w:cs="Arial"/>
                <w:lang w:val="en-GB"/>
              </w:rPr>
            </w:pPr>
            <w:r w:rsidRPr="0007784C">
              <w:rPr>
                <w:rFonts w:cs="Arial"/>
                <w:lang w:val="en-GB"/>
              </w:rPr>
              <w:t>I</w:t>
            </w:r>
            <w:r w:rsidR="001D76FF">
              <w:rPr>
                <w:rFonts w:cs="Arial"/>
                <w:lang w:val="en-GB"/>
              </w:rPr>
              <w:t>nternal Order</w:t>
            </w:r>
            <w:r w:rsidRPr="0007784C">
              <w:rPr>
                <w:rFonts w:cs="Arial"/>
                <w:lang w:val="en-GB"/>
              </w:rPr>
              <w:t xml:space="preserve"> </w:t>
            </w:r>
            <w:r w:rsidR="00217218">
              <w:rPr>
                <w:rFonts w:cs="Arial"/>
                <w:lang w:val="en-GB"/>
              </w:rPr>
              <w:t>–</w:t>
            </w:r>
            <w:r w:rsidRPr="0007784C">
              <w:rPr>
                <w:rFonts w:cs="Arial"/>
                <w:lang w:val="en-GB"/>
              </w:rPr>
              <w:t xml:space="preserve"> postings</w:t>
            </w:r>
            <w:r w:rsidR="00217218">
              <w:rPr>
                <w:rFonts w:cs="Arial"/>
                <w:lang w:val="en-GB"/>
              </w:rPr>
              <w:t>. Allows movements of cost from one Internal Order to another.</w:t>
            </w:r>
          </w:p>
        </w:tc>
        <w:tc>
          <w:tcPr>
            <w:tcW w:w="1843" w:type="dxa"/>
          </w:tcPr>
          <w:p w14:paraId="004CE73C" w14:textId="77777777" w:rsidR="003E2E65" w:rsidRPr="0007784C" w:rsidRDefault="003E2E65" w:rsidP="00A45A60">
            <w:pPr>
              <w:widowControl w:val="0"/>
              <w:spacing w:before="100" w:beforeAutospacing="1" w:after="60"/>
              <w:rPr>
                <w:rFonts w:cs="Arial"/>
                <w:lang w:val="en-GB"/>
              </w:rPr>
            </w:pPr>
            <w:r w:rsidRPr="0007784C">
              <w:rPr>
                <w:rFonts w:cs="Arial"/>
                <w:lang w:val="en-GB"/>
              </w:rPr>
              <w:t>Management Accountant</w:t>
            </w:r>
          </w:p>
        </w:tc>
        <w:tc>
          <w:tcPr>
            <w:tcW w:w="3678" w:type="dxa"/>
          </w:tcPr>
          <w:p w14:paraId="004CE73D" w14:textId="77777777" w:rsidR="003E2E65" w:rsidRPr="0007784C" w:rsidRDefault="003E2E65" w:rsidP="00A45A60">
            <w:pPr>
              <w:widowControl w:val="0"/>
              <w:spacing w:before="100" w:beforeAutospacing="1" w:after="60"/>
              <w:rPr>
                <w:rFonts w:cs="Arial"/>
                <w:lang w:val="en-GB"/>
              </w:rPr>
            </w:pPr>
            <w:r w:rsidRPr="0007784C">
              <w:rPr>
                <w:rFonts w:cs="Arial"/>
                <w:lang w:val="en-GB"/>
              </w:rPr>
              <w:t>Create/Change</w:t>
            </w:r>
          </w:p>
        </w:tc>
      </w:tr>
      <w:tr w:rsidR="003E2E65" w:rsidRPr="0007784C" w14:paraId="004CE743" w14:textId="77777777" w:rsidTr="00255240">
        <w:tc>
          <w:tcPr>
            <w:tcW w:w="1681" w:type="dxa"/>
          </w:tcPr>
          <w:p w14:paraId="004CE73F" w14:textId="77777777" w:rsidR="003E2E65" w:rsidRPr="0007784C" w:rsidRDefault="003E2E65" w:rsidP="00A45A60">
            <w:pPr>
              <w:widowControl w:val="0"/>
              <w:spacing w:before="100" w:beforeAutospacing="1" w:after="60"/>
              <w:rPr>
                <w:rFonts w:cs="Arial"/>
                <w:lang w:val="en-GB"/>
              </w:rPr>
            </w:pPr>
            <w:r w:rsidRPr="0007784C">
              <w:rPr>
                <w:rFonts w:cs="Arial"/>
                <w:lang w:val="en-GB"/>
              </w:rPr>
              <w:t>FIN – 06.05</w:t>
            </w:r>
          </w:p>
        </w:tc>
        <w:tc>
          <w:tcPr>
            <w:tcW w:w="1750" w:type="dxa"/>
          </w:tcPr>
          <w:p w14:paraId="004CE740" w14:textId="77777777" w:rsidR="003E2E65" w:rsidRPr="0007784C" w:rsidRDefault="003E2E65" w:rsidP="00A45A60">
            <w:pPr>
              <w:widowControl w:val="0"/>
              <w:spacing w:before="100" w:beforeAutospacing="1" w:after="60"/>
              <w:rPr>
                <w:rFonts w:cs="Arial"/>
                <w:lang w:val="en-GB"/>
              </w:rPr>
            </w:pPr>
            <w:r w:rsidRPr="0007784C">
              <w:rPr>
                <w:rFonts w:cs="Arial"/>
                <w:lang w:val="en-GB"/>
              </w:rPr>
              <w:t>I</w:t>
            </w:r>
            <w:r w:rsidR="00217218">
              <w:rPr>
                <w:rFonts w:cs="Arial"/>
                <w:lang w:val="en-GB"/>
              </w:rPr>
              <w:t>nternal Order</w:t>
            </w:r>
            <w:r w:rsidRPr="0007784C">
              <w:rPr>
                <w:rFonts w:cs="Arial"/>
                <w:lang w:val="en-GB"/>
              </w:rPr>
              <w:t xml:space="preserve"> - reporting</w:t>
            </w:r>
            <w:r w:rsidR="001D76FF">
              <w:rPr>
                <w:rFonts w:cs="Arial"/>
                <w:lang w:val="en-GB"/>
              </w:rPr>
              <w:t xml:space="preserve"> to </w:t>
            </w:r>
            <w:r w:rsidR="001D76FF">
              <w:rPr>
                <w:rFonts w:cs="Arial"/>
                <w:lang w:val="en-GB"/>
              </w:rPr>
              <w:lastRenderedPageBreak/>
              <w:t>display values which have been posted against the Internal Order.</w:t>
            </w:r>
          </w:p>
        </w:tc>
        <w:tc>
          <w:tcPr>
            <w:tcW w:w="1843" w:type="dxa"/>
          </w:tcPr>
          <w:p w14:paraId="004CE741" w14:textId="77777777" w:rsidR="003E2E65" w:rsidRPr="0007784C" w:rsidRDefault="003E2E65" w:rsidP="00A45A60">
            <w:pPr>
              <w:widowControl w:val="0"/>
              <w:spacing w:before="100" w:beforeAutospacing="1" w:after="60"/>
              <w:rPr>
                <w:rFonts w:cs="Arial"/>
                <w:lang w:val="en-GB"/>
              </w:rPr>
            </w:pPr>
            <w:r w:rsidRPr="0007784C">
              <w:rPr>
                <w:rFonts w:cs="Arial"/>
                <w:lang w:val="en-GB"/>
              </w:rPr>
              <w:lastRenderedPageBreak/>
              <w:t>Management Reporting</w:t>
            </w:r>
          </w:p>
        </w:tc>
        <w:tc>
          <w:tcPr>
            <w:tcW w:w="3678" w:type="dxa"/>
          </w:tcPr>
          <w:p w14:paraId="004CE742" w14:textId="77777777" w:rsidR="003E2E65" w:rsidRPr="0007784C" w:rsidRDefault="003E2E65" w:rsidP="00A45A60">
            <w:pPr>
              <w:widowControl w:val="0"/>
              <w:spacing w:before="100" w:beforeAutospacing="1" w:after="60"/>
              <w:rPr>
                <w:rFonts w:cs="Arial"/>
                <w:lang w:val="en-GB"/>
              </w:rPr>
            </w:pPr>
            <w:r w:rsidRPr="0007784C">
              <w:rPr>
                <w:rFonts w:cs="Arial"/>
                <w:lang w:val="en-GB"/>
              </w:rPr>
              <w:t>Display</w:t>
            </w:r>
          </w:p>
        </w:tc>
      </w:tr>
      <w:tr w:rsidR="003E2E65" w:rsidRPr="0007784C" w14:paraId="004CE748" w14:textId="77777777" w:rsidTr="00255240">
        <w:tc>
          <w:tcPr>
            <w:tcW w:w="1681" w:type="dxa"/>
          </w:tcPr>
          <w:p w14:paraId="004CE744" w14:textId="77777777" w:rsidR="003E2E65" w:rsidRPr="0007784C" w:rsidRDefault="003E2E65" w:rsidP="00A45A60">
            <w:pPr>
              <w:widowControl w:val="0"/>
              <w:spacing w:before="100" w:beforeAutospacing="1" w:after="60"/>
              <w:rPr>
                <w:rFonts w:cs="Arial"/>
                <w:lang w:val="en-GB"/>
              </w:rPr>
            </w:pPr>
            <w:r w:rsidRPr="0007784C">
              <w:rPr>
                <w:rFonts w:cs="Arial"/>
                <w:lang w:val="en-GB"/>
              </w:rPr>
              <w:t>FIN – 06.03</w:t>
            </w:r>
          </w:p>
        </w:tc>
        <w:tc>
          <w:tcPr>
            <w:tcW w:w="1750" w:type="dxa"/>
          </w:tcPr>
          <w:p w14:paraId="004CE745" w14:textId="77777777" w:rsidR="003E2E65" w:rsidRPr="0007784C" w:rsidRDefault="003E2E65" w:rsidP="00A45A60">
            <w:pPr>
              <w:widowControl w:val="0"/>
              <w:spacing w:before="100" w:beforeAutospacing="1" w:after="60"/>
              <w:rPr>
                <w:rFonts w:cs="Arial"/>
                <w:lang w:val="en-GB"/>
              </w:rPr>
            </w:pPr>
            <w:r w:rsidRPr="0007784C">
              <w:rPr>
                <w:rFonts w:cs="Arial"/>
                <w:lang w:val="en-GB"/>
              </w:rPr>
              <w:t>COPA - postings</w:t>
            </w:r>
          </w:p>
        </w:tc>
        <w:tc>
          <w:tcPr>
            <w:tcW w:w="1843" w:type="dxa"/>
          </w:tcPr>
          <w:p w14:paraId="004CE746" w14:textId="77777777" w:rsidR="003E2E65" w:rsidRPr="0007784C" w:rsidRDefault="003E2E65" w:rsidP="00A45A60">
            <w:pPr>
              <w:widowControl w:val="0"/>
              <w:spacing w:before="100" w:beforeAutospacing="1" w:after="60"/>
              <w:rPr>
                <w:rFonts w:cs="Arial"/>
                <w:lang w:val="en-GB"/>
              </w:rPr>
            </w:pPr>
            <w:r w:rsidRPr="0007784C">
              <w:rPr>
                <w:rFonts w:cs="Arial"/>
                <w:lang w:val="en-GB"/>
              </w:rPr>
              <w:t>Manag</w:t>
            </w:r>
            <w:r w:rsidR="00D91780">
              <w:rPr>
                <w:rFonts w:cs="Arial"/>
                <w:lang w:val="en-GB"/>
              </w:rPr>
              <w:t>e</w:t>
            </w:r>
            <w:r w:rsidRPr="0007784C">
              <w:rPr>
                <w:rFonts w:cs="Arial"/>
                <w:lang w:val="en-GB"/>
              </w:rPr>
              <w:t>ment Accountant</w:t>
            </w:r>
          </w:p>
        </w:tc>
        <w:tc>
          <w:tcPr>
            <w:tcW w:w="3678" w:type="dxa"/>
          </w:tcPr>
          <w:p w14:paraId="004CE747" w14:textId="77777777" w:rsidR="003E2E65" w:rsidRPr="0007784C" w:rsidRDefault="003E2E65" w:rsidP="00A45A60">
            <w:pPr>
              <w:widowControl w:val="0"/>
              <w:spacing w:before="100" w:beforeAutospacing="1" w:after="60"/>
              <w:rPr>
                <w:rFonts w:cs="Arial"/>
                <w:lang w:val="en-GB"/>
              </w:rPr>
            </w:pPr>
            <w:r w:rsidRPr="0007784C">
              <w:rPr>
                <w:rFonts w:cs="Arial"/>
                <w:lang w:val="en-GB"/>
              </w:rPr>
              <w:t>Create/Change</w:t>
            </w:r>
          </w:p>
        </w:tc>
      </w:tr>
      <w:tr w:rsidR="003E2E65" w:rsidRPr="0007784C" w14:paraId="004CE74D" w14:textId="77777777" w:rsidTr="00255240">
        <w:tc>
          <w:tcPr>
            <w:tcW w:w="1681" w:type="dxa"/>
          </w:tcPr>
          <w:p w14:paraId="004CE749" w14:textId="77777777" w:rsidR="003E2E65" w:rsidRPr="0007784C" w:rsidRDefault="003E2E65" w:rsidP="00A45A60">
            <w:pPr>
              <w:widowControl w:val="0"/>
              <w:spacing w:before="100" w:beforeAutospacing="1" w:after="60"/>
              <w:rPr>
                <w:rFonts w:cs="Arial"/>
                <w:lang w:val="en-GB"/>
              </w:rPr>
            </w:pPr>
            <w:r w:rsidRPr="0007784C">
              <w:rPr>
                <w:rFonts w:cs="Arial"/>
                <w:lang w:val="en-GB"/>
              </w:rPr>
              <w:t>FIN – 06.03</w:t>
            </w:r>
          </w:p>
        </w:tc>
        <w:tc>
          <w:tcPr>
            <w:tcW w:w="1750" w:type="dxa"/>
          </w:tcPr>
          <w:p w14:paraId="004CE74A" w14:textId="77777777" w:rsidR="003E2E65" w:rsidRPr="0007784C" w:rsidRDefault="003E2E65" w:rsidP="00A45A60">
            <w:pPr>
              <w:widowControl w:val="0"/>
              <w:spacing w:before="100" w:beforeAutospacing="1" w:after="60"/>
              <w:rPr>
                <w:rFonts w:cs="Arial"/>
                <w:lang w:val="en-GB"/>
              </w:rPr>
            </w:pPr>
            <w:r w:rsidRPr="0007784C">
              <w:rPr>
                <w:rFonts w:cs="Arial"/>
                <w:lang w:val="en-GB"/>
              </w:rPr>
              <w:t>COPA - reporting</w:t>
            </w:r>
          </w:p>
        </w:tc>
        <w:tc>
          <w:tcPr>
            <w:tcW w:w="1843" w:type="dxa"/>
          </w:tcPr>
          <w:p w14:paraId="004CE74B" w14:textId="77777777" w:rsidR="003E2E65" w:rsidRPr="0007784C" w:rsidRDefault="003E2E65" w:rsidP="00A45A60">
            <w:pPr>
              <w:widowControl w:val="0"/>
              <w:spacing w:before="100" w:beforeAutospacing="1" w:after="60"/>
              <w:rPr>
                <w:rFonts w:cs="Arial"/>
                <w:lang w:val="en-GB"/>
              </w:rPr>
            </w:pPr>
            <w:r w:rsidRPr="0007784C">
              <w:rPr>
                <w:rFonts w:cs="Arial"/>
                <w:lang w:val="en-GB"/>
              </w:rPr>
              <w:t>Manag</w:t>
            </w:r>
            <w:r w:rsidR="00D91780">
              <w:rPr>
                <w:rFonts w:cs="Arial"/>
                <w:lang w:val="en-GB"/>
              </w:rPr>
              <w:t>e</w:t>
            </w:r>
            <w:r w:rsidRPr="0007784C">
              <w:rPr>
                <w:rFonts w:cs="Arial"/>
                <w:lang w:val="en-GB"/>
              </w:rPr>
              <w:t>ment Accountant</w:t>
            </w:r>
          </w:p>
        </w:tc>
        <w:tc>
          <w:tcPr>
            <w:tcW w:w="3678" w:type="dxa"/>
          </w:tcPr>
          <w:p w14:paraId="004CE74C" w14:textId="77777777" w:rsidR="003E2E65" w:rsidRPr="0007784C" w:rsidRDefault="003E2E65" w:rsidP="00A45A60">
            <w:pPr>
              <w:widowControl w:val="0"/>
              <w:spacing w:before="100" w:beforeAutospacing="1" w:after="60"/>
              <w:rPr>
                <w:rFonts w:cs="Arial"/>
                <w:lang w:val="en-GB"/>
              </w:rPr>
            </w:pPr>
            <w:r w:rsidRPr="0007784C">
              <w:rPr>
                <w:rFonts w:cs="Arial"/>
                <w:lang w:val="en-GB"/>
              </w:rPr>
              <w:t>Display</w:t>
            </w:r>
          </w:p>
        </w:tc>
      </w:tr>
      <w:tr w:rsidR="003E2E65" w:rsidRPr="0007784C" w14:paraId="004CE752" w14:textId="77777777" w:rsidTr="00255240">
        <w:tc>
          <w:tcPr>
            <w:tcW w:w="1681" w:type="dxa"/>
          </w:tcPr>
          <w:p w14:paraId="004CE74E" w14:textId="77777777" w:rsidR="003E2E65" w:rsidRPr="0007784C" w:rsidRDefault="003E2E65" w:rsidP="00A45A60">
            <w:pPr>
              <w:widowControl w:val="0"/>
              <w:spacing w:before="100" w:beforeAutospacing="1" w:after="60"/>
              <w:rPr>
                <w:rFonts w:cs="Arial"/>
                <w:lang w:val="en-GB"/>
              </w:rPr>
            </w:pPr>
            <w:r w:rsidRPr="0007784C">
              <w:rPr>
                <w:rFonts w:cs="Arial"/>
                <w:lang w:val="en-GB"/>
              </w:rPr>
              <w:t>FIN-06.04</w:t>
            </w:r>
          </w:p>
        </w:tc>
        <w:tc>
          <w:tcPr>
            <w:tcW w:w="1750" w:type="dxa"/>
          </w:tcPr>
          <w:p w14:paraId="004CE74F" w14:textId="77777777" w:rsidR="003E2E65" w:rsidRPr="0007784C" w:rsidRDefault="003E2E65" w:rsidP="00A45A60">
            <w:pPr>
              <w:widowControl w:val="0"/>
              <w:spacing w:before="100" w:beforeAutospacing="1" w:after="60"/>
              <w:rPr>
                <w:rFonts w:cs="Arial"/>
                <w:lang w:val="en-GB"/>
              </w:rPr>
            </w:pPr>
            <w:r w:rsidRPr="0007784C">
              <w:rPr>
                <w:rFonts w:cs="Arial"/>
                <w:lang w:val="en-GB"/>
              </w:rPr>
              <w:t>Product costing</w:t>
            </w:r>
          </w:p>
        </w:tc>
        <w:tc>
          <w:tcPr>
            <w:tcW w:w="1843" w:type="dxa"/>
          </w:tcPr>
          <w:p w14:paraId="004CE750" w14:textId="77777777" w:rsidR="003E2E65" w:rsidRPr="0007784C" w:rsidRDefault="003E2E65" w:rsidP="00A45A60">
            <w:pPr>
              <w:widowControl w:val="0"/>
              <w:spacing w:before="100" w:beforeAutospacing="1" w:after="60"/>
              <w:rPr>
                <w:rFonts w:cs="Arial"/>
                <w:lang w:val="en-GB"/>
              </w:rPr>
            </w:pPr>
            <w:r w:rsidRPr="0007784C">
              <w:rPr>
                <w:rFonts w:cs="Arial"/>
                <w:lang w:val="en-GB"/>
              </w:rPr>
              <w:t>Management Acc</w:t>
            </w:r>
            <w:r w:rsidR="00E46455" w:rsidRPr="0007784C">
              <w:rPr>
                <w:rFonts w:cs="Arial"/>
                <w:lang w:val="en-GB"/>
              </w:rPr>
              <w:t>ou</w:t>
            </w:r>
            <w:r w:rsidRPr="0007784C">
              <w:rPr>
                <w:rFonts w:cs="Arial"/>
                <w:lang w:val="en-GB"/>
              </w:rPr>
              <w:t>ntant</w:t>
            </w:r>
          </w:p>
        </w:tc>
        <w:tc>
          <w:tcPr>
            <w:tcW w:w="3678" w:type="dxa"/>
          </w:tcPr>
          <w:p w14:paraId="004CE751" w14:textId="77777777" w:rsidR="003E2E65" w:rsidRPr="0007784C" w:rsidRDefault="003E2E65" w:rsidP="00A45A60">
            <w:pPr>
              <w:widowControl w:val="0"/>
              <w:spacing w:before="100" w:beforeAutospacing="1" w:after="60"/>
              <w:rPr>
                <w:rFonts w:cs="Arial"/>
                <w:lang w:val="en-GB"/>
              </w:rPr>
            </w:pPr>
            <w:r w:rsidRPr="0007784C">
              <w:rPr>
                <w:rFonts w:cs="Arial"/>
                <w:lang w:val="en-GB"/>
              </w:rPr>
              <w:t>Create/Change/Display</w:t>
            </w:r>
          </w:p>
        </w:tc>
      </w:tr>
      <w:tr w:rsidR="003E2E65" w:rsidRPr="0007784C" w14:paraId="004CE757" w14:textId="77777777" w:rsidTr="00255240">
        <w:tc>
          <w:tcPr>
            <w:tcW w:w="1681" w:type="dxa"/>
          </w:tcPr>
          <w:p w14:paraId="004CE753" w14:textId="77777777" w:rsidR="003E2E65" w:rsidRPr="0007784C" w:rsidRDefault="00E46455" w:rsidP="00A45A60">
            <w:pPr>
              <w:widowControl w:val="0"/>
              <w:spacing w:before="100" w:beforeAutospacing="1" w:after="60"/>
              <w:rPr>
                <w:rFonts w:cs="Arial"/>
                <w:lang w:val="en-GB"/>
              </w:rPr>
            </w:pPr>
            <w:r w:rsidRPr="0007784C">
              <w:rPr>
                <w:rFonts w:cs="Arial"/>
                <w:lang w:val="en-GB"/>
              </w:rPr>
              <w:t>FIN-06.03</w:t>
            </w:r>
          </w:p>
        </w:tc>
        <w:tc>
          <w:tcPr>
            <w:tcW w:w="1750" w:type="dxa"/>
          </w:tcPr>
          <w:p w14:paraId="004CE754" w14:textId="77777777" w:rsidR="003E2E65" w:rsidRPr="0007784C" w:rsidRDefault="00E46455" w:rsidP="00A45A60">
            <w:pPr>
              <w:widowControl w:val="0"/>
              <w:spacing w:before="100" w:beforeAutospacing="1" w:after="60"/>
              <w:rPr>
                <w:rFonts w:cs="Arial"/>
                <w:lang w:val="en-GB"/>
              </w:rPr>
            </w:pPr>
            <w:r w:rsidRPr="0007784C">
              <w:rPr>
                <w:rFonts w:cs="Arial"/>
                <w:lang w:val="en-GB"/>
              </w:rPr>
              <w:t>Projects and WBS</w:t>
            </w:r>
          </w:p>
        </w:tc>
        <w:tc>
          <w:tcPr>
            <w:tcW w:w="1843" w:type="dxa"/>
          </w:tcPr>
          <w:p w14:paraId="004CE755" w14:textId="77777777" w:rsidR="003E2E65" w:rsidRPr="0007784C" w:rsidRDefault="00E46455" w:rsidP="00A45A60">
            <w:pPr>
              <w:widowControl w:val="0"/>
              <w:spacing w:before="100" w:beforeAutospacing="1" w:after="60"/>
              <w:rPr>
                <w:rFonts w:cs="Arial"/>
                <w:lang w:val="en-GB"/>
              </w:rPr>
            </w:pPr>
            <w:r w:rsidRPr="0007784C">
              <w:rPr>
                <w:rFonts w:cs="Arial"/>
                <w:lang w:val="en-GB"/>
              </w:rPr>
              <w:t>Master Data</w:t>
            </w:r>
          </w:p>
        </w:tc>
        <w:tc>
          <w:tcPr>
            <w:tcW w:w="3678" w:type="dxa"/>
          </w:tcPr>
          <w:p w14:paraId="004CE756" w14:textId="77777777" w:rsidR="003E2E65" w:rsidRPr="0007784C" w:rsidRDefault="00E46455" w:rsidP="00A45A60">
            <w:pPr>
              <w:widowControl w:val="0"/>
              <w:spacing w:before="100" w:beforeAutospacing="1" w:after="60"/>
              <w:rPr>
                <w:rFonts w:cs="Arial"/>
                <w:lang w:val="en-GB"/>
              </w:rPr>
            </w:pPr>
            <w:r w:rsidRPr="0007784C">
              <w:rPr>
                <w:rFonts w:cs="Arial"/>
                <w:lang w:val="en-GB"/>
              </w:rPr>
              <w:t>Create/Change</w:t>
            </w:r>
          </w:p>
        </w:tc>
      </w:tr>
      <w:tr w:rsidR="00E46455" w:rsidRPr="0007784C" w14:paraId="004CE75C" w14:textId="77777777" w:rsidTr="00255240">
        <w:tc>
          <w:tcPr>
            <w:tcW w:w="1681" w:type="dxa"/>
          </w:tcPr>
          <w:p w14:paraId="004CE758" w14:textId="77777777" w:rsidR="00E46455" w:rsidRPr="0007784C" w:rsidRDefault="00E46455" w:rsidP="00A45A60">
            <w:pPr>
              <w:widowControl w:val="0"/>
              <w:spacing w:before="100" w:beforeAutospacing="1" w:after="60"/>
              <w:rPr>
                <w:rFonts w:cs="Arial"/>
                <w:lang w:val="en-GB"/>
              </w:rPr>
            </w:pPr>
            <w:r w:rsidRPr="0007784C">
              <w:rPr>
                <w:rFonts w:cs="Arial"/>
                <w:lang w:val="en-GB"/>
              </w:rPr>
              <w:t>FIN-06.03</w:t>
            </w:r>
          </w:p>
        </w:tc>
        <w:tc>
          <w:tcPr>
            <w:tcW w:w="1750" w:type="dxa"/>
          </w:tcPr>
          <w:p w14:paraId="004CE759" w14:textId="77777777" w:rsidR="00E46455" w:rsidRPr="0007784C" w:rsidRDefault="00E46455" w:rsidP="00A45A60">
            <w:pPr>
              <w:widowControl w:val="0"/>
              <w:spacing w:before="100" w:beforeAutospacing="1" w:after="60"/>
              <w:rPr>
                <w:rFonts w:cs="Arial"/>
                <w:lang w:val="en-GB"/>
              </w:rPr>
            </w:pPr>
            <w:r w:rsidRPr="0007784C">
              <w:rPr>
                <w:rFonts w:cs="Arial"/>
                <w:lang w:val="en-GB"/>
              </w:rPr>
              <w:t>Projects and WBS - reporting</w:t>
            </w:r>
          </w:p>
        </w:tc>
        <w:tc>
          <w:tcPr>
            <w:tcW w:w="1843" w:type="dxa"/>
          </w:tcPr>
          <w:p w14:paraId="004CE75A" w14:textId="77777777" w:rsidR="00E46455" w:rsidRPr="0007784C" w:rsidRDefault="00E46455" w:rsidP="00A45A60">
            <w:pPr>
              <w:widowControl w:val="0"/>
              <w:spacing w:before="100" w:beforeAutospacing="1" w:after="60"/>
              <w:rPr>
                <w:rFonts w:cs="Arial"/>
                <w:lang w:val="en-GB"/>
              </w:rPr>
            </w:pPr>
            <w:r w:rsidRPr="0007784C">
              <w:rPr>
                <w:rFonts w:cs="Arial"/>
                <w:lang w:val="en-GB"/>
              </w:rPr>
              <w:t>Management Reporting</w:t>
            </w:r>
          </w:p>
        </w:tc>
        <w:tc>
          <w:tcPr>
            <w:tcW w:w="3678" w:type="dxa"/>
          </w:tcPr>
          <w:p w14:paraId="004CE75B" w14:textId="77777777" w:rsidR="00E46455" w:rsidRPr="0007784C" w:rsidRDefault="00E46455" w:rsidP="00A45A60">
            <w:pPr>
              <w:widowControl w:val="0"/>
              <w:spacing w:before="100" w:beforeAutospacing="1" w:after="60"/>
              <w:rPr>
                <w:rFonts w:cs="Arial"/>
                <w:lang w:val="en-GB"/>
              </w:rPr>
            </w:pPr>
            <w:r w:rsidRPr="0007784C">
              <w:rPr>
                <w:rFonts w:cs="Arial"/>
                <w:lang w:val="en-GB"/>
              </w:rPr>
              <w:t>Display</w:t>
            </w:r>
          </w:p>
        </w:tc>
      </w:tr>
    </w:tbl>
    <w:p w14:paraId="004CE75D" w14:textId="77777777" w:rsidR="000A36EE" w:rsidRPr="0007784C" w:rsidRDefault="000A36EE" w:rsidP="00A45A60">
      <w:pPr>
        <w:widowControl w:val="0"/>
        <w:jc w:val="left"/>
        <w:rPr>
          <w:b/>
          <w:kern w:val="28"/>
          <w:sz w:val="32"/>
          <w:lang w:val="en-GB"/>
        </w:rPr>
      </w:pPr>
    </w:p>
    <w:p w14:paraId="004CE75E" w14:textId="77777777" w:rsidR="000A36EE" w:rsidRPr="0007784C" w:rsidRDefault="000A36EE" w:rsidP="00A45A60">
      <w:pPr>
        <w:widowControl w:val="0"/>
        <w:jc w:val="left"/>
        <w:rPr>
          <w:b/>
          <w:kern w:val="28"/>
          <w:sz w:val="32"/>
          <w:lang w:val="en-GB"/>
        </w:rPr>
      </w:pPr>
      <w:r w:rsidRPr="0007784C">
        <w:rPr>
          <w:b/>
          <w:kern w:val="28"/>
          <w:sz w:val="32"/>
          <w:lang w:val="en-GB"/>
        </w:rPr>
        <w:br w:type="page"/>
      </w:r>
    </w:p>
    <w:p w14:paraId="004CE75F" w14:textId="77777777" w:rsidR="000A36EE" w:rsidRDefault="000A36EE" w:rsidP="00A45A60">
      <w:pPr>
        <w:widowControl w:val="0"/>
        <w:jc w:val="left"/>
        <w:rPr>
          <w:b/>
          <w:kern w:val="28"/>
          <w:sz w:val="32"/>
          <w:lang w:val="en-US"/>
        </w:rPr>
      </w:pPr>
    </w:p>
    <w:p w14:paraId="004CE760" w14:textId="77777777" w:rsidR="000A36EE" w:rsidRDefault="000A36EE" w:rsidP="00A45A60">
      <w:pPr>
        <w:pStyle w:val="Heading1"/>
        <w:keepNext w:val="0"/>
        <w:widowControl w:val="0"/>
        <w:rPr>
          <w:lang w:val="en-US"/>
        </w:rPr>
      </w:pPr>
      <w:bookmarkStart w:id="562" w:name="_Toc421089950"/>
      <w:r>
        <w:rPr>
          <w:lang w:val="en-US"/>
        </w:rPr>
        <w:t>Change Impact Summary</w:t>
      </w:r>
      <w:bookmarkEnd w:id="562"/>
    </w:p>
    <w:p w14:paraId="004CE761" w14:textId="77777777" w:rsidR="000A36EE" w:rsidRDefault="000A36EE" w:rsidP="005C4CAF">
      <w:pPr>
        <w:widowControl w:val="0"/>
        <w:rPr>
          <w:lang w:val="en-US"/>
        </w:rPr>
      </w:pPr>
      <w:r>
        <w:rPr>
          <w:lang w:val="en-US"/>
        </w:rPr>
        <w:t xml:space="preserve">The following table summarises the major areas of change impact which have been identified through the blueprint activities.  </w:t>
      </w:r>
    </w:p>
    <w:p w14:paraId="004CE762" w14:textId="77777777" w:rsidR="005C4CAF" w:rsidRPr="00FE67BD" w:rsidRDefault="005C4CAF" w:rsidP="005C4CAF">
      <w:pPr>
        <w:widowControl w:val="0"/>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1"/>
        <w:gridCol w:w="1429"/>
        <w:gridCol w:w="3014"/>
        <w:gridCol w:w="2828"/>
      </w:tblGrid>
      <w:tr w:rsidR="000A36EE" w:rsidRPr="00B45A3B" w14:paraId="004CE767" w14:textId="77777777" w:rsidTr="00255240">
        <w:tc>
          <w:tcPr>
            <w:tcW w:w="1681" w:type="dxa"/>
            <w:shd w:val="clear" w:color="auto" w:fill="595959" w:themeFill="text1" w:themeFillTint="A6"/>
          </w:tcPr>
          <w:p w14:paraId="004CE763" w14:textId="77777777" w:rsidR="000A36EE" w:rsidRPr="00B45A3B" w:rsidRDefault="000A36EE" w:rsidP="00A45A60">
            <w:pPr>
              <w:widowControl w:val="0"/>
              <w:spacing w:before="100" w:beforeAutospacing="1" w:after="60"/>
              <w:rPr>
                <w:rFonts w:cs="Arial"/>
                <w:color w:val="FFFFFF"/>
              </w:rPr>
            </w:pPr>
            <w:r>
              <w:rPr>
                <w:rFonts w:cs="Arial"/>
                <w:color w:val="FFFFFF"/>
              </w:rPr>
              <w:t>Process reference ID</w:t>
            </w:r>
          </w:p>
        </w:tc>
        <w:tc>
          <w:tcPr>
            <w:tcW w:w="1429" w:type="dxa"/>
            <w:shd w:val="clear" w:color="auto" w:fill="595959" w:themeFill="text1" w:themeFillTint="A6"/>
          </w:tcPr>
          <w:p w14:paraId="004CE764" w14:textId="77777777" w:rsidR="000A36EE" w:rsidRPr="00B45A3B" w:rsidRDefault="000A36EE" w:rsidP="00A45A60">
            <w:pPr>
              <w:widowControl w:val="0"/>
              <w:spacing w:before="100" w:beforeAutospacing="1" w:after="60"/>
              <w:rPr>
                <w:rFonts w:cs="Arial"/>
                <w:color w:val="FFFFFF"/>
              </w:rPr>
            </w:pPr>
            <w:r>
              <w:rPr>
                <w:rFonts w:cs="Arial"/>
                <w:color w:val="FFFFFF"/>
              </w:rPr>
              <w:t>Process</w:t>
            </w:r>
          </w:p>
        </w:tc>
        <w:tc>
          <w:tcPr>
            <w:tcW w:w="3014" w:type="dxa"/>
            <w:shd w:val="clear" w:color="auto" w:fill="595959" w:themeFill="text1" w:themeFillTint="A6"/>
          </w:tcPr>
          <w:p w14:paraId="004CE765" w14:textId="77777777" w:rsidR="000A36EE" w:rsidRPr="00B45A3B" w:rsidRDefault="000A36EE" w:rsidP="00A45A60">
            <w:pPr>
              <w:widowControl w:val="0"/>
              <w:spacing w:before="100" w:beforeAutospacing="1" w:after="60"/>
              <w:rPr>
                <w:rFonts w:cs="Arial"/>
                <w:color w:val="FFFFFF"/>
              </w:rPr>
            </w:pPr>
            <w:r>
              <w:rPr>
                <w:rFonts w:cs="Arial"/>
                <w:color w:val="FFFFFF"/>
              </w:rPr>
              <w:t>Change identified</w:t>
            </w:r>
          </w:p>
        </w:tc>
        <w:tc>
          <w:tcPr>
            <w:tcW w:w="2828" w:type="dxa"/>
            <w:shd w:val="clear" w:color="auto" w:fill="595959" w:themeFill="text1" w:themeFillTint="A6"/>
          </w:tcPr>
          <w:p w14:paraId="004CE766" w14:textId="77777777" w:rsidR="000A36EE" w:rsidRDefault="000A36EE" w:rsidP="00A45A60">
            <w:pPr>
              <w:widowControl w:val="0"/>
              <w:spacing w:before="100" w:beforeAutospacing="1" w:after="60"/>
              <w:rPr>
                <w:rFonts w:cs="Arial"/>
                <w:color w:val="FFFFFF"/>
              </w:rPr>
            </w:pPr>
            <w:r>
              <w:rPr>
                <w:rFonts w:cs="Arial"/>
                <w:color w:val="FFFFFF"/>
              </w:rPr>
              <w:t>Impact</w:t>
            </w:r>
          </w:p>
        </w:tc>
      </w:tr>
      <w:tr w:rsidR="000A36EE" w:rsidRPr="00B45A3B" w14:paraId="004CE76C" w14:textId="77777777" w:rsidTr="00255240">
        <w:trPr>
          <w:trHeight w:val="1179"/>
        </w:trPr>
        <w:tc>
          <w:tcPr>
            <w:tcW w:w="1681" w:type="dxa"/>
          </w:tcPr>
          <w:p w14:paraId="004CE768" w14:textId="77777777" w:rsidR="000A36EE" w:rsidRPr="00B45A3B" w:rsidRDefault="000A36EE" w:rsidP="00A45A60">
            <w:pPr>
              <w:widowControl w:val="0"/>
              <w:spacing w:before="100" w:beforeAutospacing="1" w:after="60"/>
              <w:rPr>
                <w:rFonts w:cs="Arial"/>
              </w:rPr>
            </w:pPr>
          </w:p>
        </w:tc>
        <w:tc>
          <w:tcPr>
            <w:tcW w:w="1429" w:type="dxa"/>
            <w:vAlign w:val="center"/>
          </w:tcPr>
          <w:p w14:paraId="004CE769" w14:textId="77777777" w:rsidR="000A36EE" w:rsidRPr="00B45A3B" w:rsidRDefault="00255240" w:rsidP="00A45A60">
            <w:pPr>
              <w:widowControl w:val="0"/>
              <w:spacing w:before="100" w:beforeAutospacing="1" w:after="60"/>
              <w:jc w:val="center"/>
              <w:rPr>
                <w:rFonts w:cs="Arial"/>
              </w:rPr>
            </w:pPr>
            <w:r>
              <w:rPr>
                <w:rFonts w:cs="Arial"/>
              </w:rPr>
              <w:t>Controlling</w:t>
            </w:r>
          </w:p>
        </w:tc>
        <w:tc>
          <w:tcPr>
            <w:tcW w:w="3014" w:type="dxa"/>
          </w:tcPr>
          <w:p w14:paraId="004CE76A" w14:textId="77777777" w:rsidR="000A36EE" w:rsidRPr="00255240" w:rsidRDefault="00255240" w:rsidP="00A45A60">
            <w:pPr>
              <w:widowControl w:val="0"/>
              <w:rPr>
                <w:rFonts w:ascii="Calibri" w:hAnsi="Calibri"/>
                <w:color w:val="000000"/>
                <w:sz w:val="22"/>
                <w:szCs w:val="22"/>
              </w:rPr>
            </w:pPr>
            <w:r>
              <w:rPr>
                <w:rFonts w:ascii="Calibri" w:hAnsi="Calibri"/>
                <w:color w:val="000000"/>
                <w:sz w:val="22"/>
                <w:szCs w:val="22"/>
              </w:rPr>
              <w:t>Start:</w:t>
            </w:r>
            <w:r>
              <w:rPr>
                <w:rFonts w:ascii="Calibri" w:hAnsi="Calibri"/>
                <w:color w:val="000000"/>
                <w:sz w:val="22"/>
                <w:szCs w:val="22"/>
              </w:rPr>
              <w:br/>
              <w:t>Profit and Cost Centres as two separate entities. Currently viewed as one "department“</w:t>
            </w:r>
          </w:p>
        </w:tc>
        <w:tc>
          <w:tcPr>
            <w:tcW w:w="2828" w:type="dxa"/>
            <w:vAlign w:val="center"/>
          </w:tcPr>
          <w:p w14:paraId="004CE76B" w14:textId="77777777" w:rsidR="000A36EE" w:rsidRPr="00255240" w:rsidRDefault="00255240" w:rsidP="00A45A60">
            <w:pPr>
              <w:widowControl w:val="0"/>
              <w:jc w:val="center"/>
              <w:rPr>
                <w:rFonts w:ascii="Webdings" w:hAnsi="Webdings"/>
                <w:color w:val="000000"/>
                <w:sz w:val="32"/>
                <w:szCs w:val="32"/>
              </w:rPr>
            </w:pPr>
            <w:r>
              <w:rPr>
                <w:rFonts w:ascii="Webdings" w:hAnsi="Webdings"/>
                <w:color w:val="000000"/>
                <w:sz w:val="32"/>
                <w:szCs w:val="32"/>
              </w:rPr>
              <w:t></w:t>
            </w:r>
            <w:r>
              <w:rPr>
                <w:rFonts w:ascii="Webdings" w:hAnsi="Webdings"/>
                <w:color w:val="000000"/>
                <w:sz w:val="32"/>
                <w:szCs w:val="32"/>
              </w:rPr>
              <w:t></w:t>
            </w:r>
            <w:r>
              <w:rPr>
                <w:rFonts w:ascii="Wingdings 3" w:hAnsi="Wingdings 3"/>
                <w:color w:val="000000"/>
                <w:sz w:val="32"/>
                <w:szCs w:val="32"/>
              </w:rPr>
              <w:t></w:t>
            </w:r>
            <w:r>
              <w:rPr>
                <w:rFonts w:ascii="Webdings" w:hAnsi="Webdings"/>
                <w:color w:val="000000"/>
                <w:sz w:val="32"/>
                <w:szCs w:val="32"/>
              </w:rPr>
              <w:t></w:t>
            </w:r>
          </w:p>
        </w:tc>
      </w:tr>
      <w:tr w:rsidR="000A36EE" w:rsidRPr="00B45A3B" w14:paraId="004CE771" w14:textId="77777777" w:rsidTr="00B705C9">
        <w:tc>
          <w:tcPr>
            <w:tcW w:w="1681" w:type="dxa"/>
          </w:tcPr>
          <w:p w14:paraId="004CE76D" w14:textId="77777777" w:rsidR="000A36EE" w:rsidRDefault="000A36EE" w:rsidP="00A45A60">
            <w:pPr>
              <w:widowControl w:val="0"/>
              <w:spacing w:before="100" w:beforeAutospacing="1" w:after="60"/>
              <w:rPr>
                <w:rFonts w:cs="Arial"/>
              </w:rPr>
            </w:pPr>
          </w:p>
        </w:tc>
        <w:tc>
          <w:tcPr>
            <w:tcW w:w="1429" w:type="dxa"/>
            <w:vAlign w:val="center"/>
          </w:tcPr>
          <w:p w14:paraId="004CE76E" w14:textId="77777777" w:rsidR="000A36EE" w:rsidRDefault="00B705C9" w:rsidP="00A45A60">
            <w:pPr>
              <w:widowControl w:val="0"/>
              <w:spacing w:before="100" w:beforeAutospacing="1" w:after="60"/>
              <w:jc w:val="center"/>
              <w:rPr>
                <w:rFonts w:cs="Arial"/>
              </w:rPr>
            </w:pPr>
            <w:r>
              <w:rPr>
                <w:rFonts w:cs="Arial"/>
              </w:rPr>
              <w:t>Controlling</w:t>
            </w:r>
          </w:p>
        </w:tc>
        <w:tc>
          <w:tcPr>
            <w:tcW w:w="3014" w:type="dxa"/>
          </w:tcPr>
          <w:p w14:paraId="004CE76F" w14:textId="77777777" w:rsidR="000A36EE" w:rsidRPr="00B705C9" w:rsidRDefault="00B705C9" w:rsidP="00A45A60">
            <w:pPr>
              <w:widowControl w:val="0"/>
              <w:rPr>
                <w:rFonts w:ascii="Calibri" w:hAnsi="Calibri"/>
                <w:color w:val="000000"/>
                <w:sz w:val="22"/>
                <w:szCs w:val="22"/>
              </w:rPr>
            </w:pPr>
            <w:r>
              <w:rPr>
                <w:rFonts w:ascii="Calibri" w:hAnsi="Calibri"/>
                <w:color w:val="000000"/>
                <w:sz w:val="22"/>
                <w:szCs w:val="22"/>
              </w:rPr>
              <w:t>Start:</w:t>
            </w:r>
            <w:r>
              <w:rPr>
                <w:rFonts w:ascii="Calibri" w:hAnsi="Calibri"/>
                <w:color w:val="000000"/>
                <w:sz w:val="22"/>
                <w:szCs w:val="22"/>
              </w:rPr>
              <w:br/>
              <w:t>Profitabiliy Analysis (COPA) &amp; Reporting</w:t>
            </w:r>
          </w:p>
        </w:tc>
        <w:tc>
          <w:tcPr>
            <w:tcW w:w="2828" w:type="dxa"/>
            <w:vAlign w:val="center"/>
          </w:tcPr>
          <w:p w14:paraId="004CE770" w14:textId="77777777" w:rsidR="000A36EE" w:rsidRPr="00B45A3B" w:rsidRDefault="00B705C9" w:rsidP="00A45A60">
            <w:pPr>
              <w:widowControl w:val="0"/>
              <w:spacing w:before="100" w:beforeAutospacing="1" w:after="60"/>
              <w:jc w:val="center"/>
              <w:rPr>
                <w:rFonts w:cs="Arial"/>
              </w:rPr>
            </w:pPr>
            <w:r>
              <w:rPr>
                <w:rFonts w:ascii="Webdings" w:hAnsi="Webdings"/>
                <w:color w:val="000000"/>
                <w:sz w:val="32"/>
                <w:szCs w:val="32"/>
              </w:rPr>
              <w:t></w:t>
            </w:r>
            <w:r>
              <w:rPr>
                <w:rFonts w:ascii="Webdings" w:hAnsi="Webdings"/>
                <w:color w:val="000000"/>
                <w:sz w:val="32"/>
                <w:szCs w:val="32"/>
              </w:rPr>
              <w:t></w:t>
            </w:r>
            <w:r>
              <w:rPr>
                <w:rFonts w:ascii="Wingdings 3" w:hAnsi="Wingdings 3"/>
                <w:color w:val="000000"/>
                <w:sz w:val="32"/>
                <w:szCs w:val="32"/>
              </w:rPr>
              <w:t></w:t>
            </w:r>
            <w:r>
              <w:rPr>
                <w:rFonts w:ascii="Webdings" w:hAnsi="Webdings"/>
                <w:color w:val="000000"/>
                <w:sz w:val="32"/>
                <w:szCs w:val="32"/>
              </w:rPr>
              <w:t></w:t>
            </w:r>
          </w:p>
        </w:tc>
      </w:tr>
      <w:tr w:rsidR="000A36EE" w:rsidRPr="00B45A3B" w14:paraId="004CE778" w14:textId="77777777" w:rsidTr="00B705C9">
        <w:tc>
          <w:tcPr>
            <w:tcW w:w="1681" w:type="dxa"/>
          </w:tcPr>
          <w:p w14:paraId="004CE772" w14:textId="77777777" w:rsidR="000A36EE" w:rsidRDefault="000A36EE" w:rsidP="00A45A60">
            <w:pPr>
              <w:widowControl w:val="0"/>
              <w:spacing w:before="100" w:beforeAutospacing="1" w:after="60"/>
              <w:rPr>
                <w:rFonts w:cs="Arial"/>
              </w:rPr>
            </w:pPr>
          </w:p>
        </w:tc>
        <w:tc>
          <w:tcPr>
            <w:tcW w:w="1429" w:type="dxa"/>
            <w:vAlign w:val="center"/>
          </w:tcPr>
          <w:p w14:paraId="004CE773" w14:textId="77777777" w:rsidR="000A36EE" w:rsidRDefault="00B705C9" w:rsidP="00A45A60">
            <w:pPr>
              <w:widowControl w:val="0"/>
              <w:spacing w:before="100" w:beforeAutospacing="1" w:after="60"/>
              <w:jc w:val="center"/>
              <w:rPr>
                <w:rFonts w:cs="Arial"/>
              </w:rPr>
            </w:pPr>
            <w:r>
              <w:rPr>
                <w:rFonts w:cs="Arial"/>
              </w:rPr>
              <w:t>Controlling</w:t>
            </w:r>
          </w:p>
        </w:tc>
        <w:tc>
          <w:tcPr>
            <w:tcW w:w="3014" w:type="dxa"/>
          </w:tcPr>
          <w:p w14:paraId="004CE774" w14:textId="77777777" w:rsidR="000A36EE" w:rsidRDefault="00B705C9" w:rsidP="00A45A60">
            <w:pPr>
              <w:widowControl w:val="0"/>
              <w:jc w:val="left"/>
              <w:rPr>
                <w:rFonts w:ascii="Calibri" w:hAnsi="Calibri"/>
                <w:color w:val="000000"/>
                <w:sz w:val="22"/>
                <w:szCs w:val="22"/>
              </w:rPr>
            </w:pPr>
            <w:r>
              <w:rPr>
                <w:rFonts w:ascii="Calibri" w:hAnsi="Calibri"/>
                <w:color w:val="000000"/>
                <w:sz w:val="22"/>
                <w:szCs w:val="22"/>
              </w:rPr>
              <w:t>Start:</w:t>
            </w:r>
            <w:r>
              <w:rPr>
                <w:rFonts w:ascii="Calibri" w:hAnsi="Calibri"/>
                <w:color w:val="000000"/>
                <w:sz w:val="22"/>
                <w:szCs w:val="22"/>
              </w:rPr>
              <w:br/>
              <w:t xml:space="preserve">Use of - </w:t>
            </w:r>
            <w:r>
              <w:rPr>
                <w:rFonts w:ascii="Calibri" w:hAnsi="Calibri"/>
                <w:color w:val="000000"/>
                <w:sz w:val="22"/>
                <w:szCs w:val="22"/>
              </w:rPr>
              <w:br/>
            </w:r>
            <w:r>
              <w:rPr>
                <w:rFonts w:ascii="Calibri" w:hAnsi="Calibri"/>
                <w:color w:val="000000"/>
                <w:sz w:val="22"/>
                <w:szCs w:val="22"/>
              </w:rPr>
              <w:br/>
              <w:t>Internal Orders</w:t>
            </w:r>
            <w:r>
              <w:rPr>
                <w:rFonts w:ascii="Calibri" w:hAnsi="Calibri"/>
                <w:color w:val="000000"/>
                <w:sz w:val="22"/>
                <w:szCs w:val="22"/>
              </w:rPr>
              <w:br/>
              <w:t>Project Systems (and WBS)</w:t>
            </w:r>
          </w:p>
          <w:p w14:paraId="004CE775" w14:textId="77777777" w:rsidR="00B705C9" w:rsidRDefault="00B705C9" w:rsidP="00A45A60">
            <w:pPr>
              <w:widowControl w:val="0"/>
              <w:jc w:val="left"/>
              <w:rPr>
                <w:rFonts w:ascii="Calibri" w:hAnsi="Calibri"/>
                <w:color w:val="000000"/>
                <w:sz w:val="22"/>
                <w:szCs w:val="22"/>
              </w:rPr>
            </w:pPr>
            <w:r>
              <w:rPr>
                <w:rFonts w:ascii="Calibri" w:hAnsi="Calibri"/>
                <w:color w:val="000000"/>
                <w:sz w:val="22"/>
                <w:szCs w:val="22"/>
              </w:rPr>
              <w:t>Cost Re-allocations</w:t>
            </w:r>
          </w:p>
          <w:p w14:paraId="004CE776" w14:textId="77777777" w:rsidR="00B705C9" w:rsidRPr="00B705C9" w:rsidRDefault="00B705C9" w:rsidP="00A45A60">
            <w:pPr>
              <w:widowControl w:val="0"/>
              <w:jc w:val="left"/>
              <w:rPr>
                <w:rFonts w:ascii="Calibri" w:hAnsi="Calibri"/>
                <w:color w:val="000000"/>
                <w:sz w:val="22"/>
                <w:szCs w:val="22"/>
              </w:rPr>
            </w:pPr>
            <w:r>
              <w:rPr>
                <w:rFonts w:ascii="Calibri" w:hAnsi="Calibri"/>
                <w:color w:val="000000"/>
                <w:sz w:val="22"/>
                <w:szCs w:val="22"/>
              </w:rPr>
              <w:t>COPA</w:t>
            </w:r>
          </w:p>
        </w:tc>
        <w:tc>
          <w:tcPr>
            <w:tcW w:w="2828" w:type="dxa"/>
            <w:vAlign w:val="center"/>
          </w:tcPr>
          <w:p w14:paraId="004CE777" w14:textId="77777777" w:rsidR="000A36EE" w:rsidRPr="00B45A3B" w:rsidRDefault="00B705C9" w:rsidP="00A45A60">
            <w:pPr>
              <w:widowControl w:val="0"/>
              <w:spacing w:before="100" w:beforeAutospacing="1" w:after="60"/>
              <w:jc w:val="center"/>
              <w:rPr>
                <w:rFonts w:cs="Arial"/>
              </w:rPr>
            </w:pPr>
            <w:r>
              <w:rPr>
                <w:rFonts w:ascii="Webdings" w:hAnsi="Webdings"/>
                <w:color w:val="000000"/>
                <w:sz w:val="32"/>
                <w:szCs w:val="32"/>
              </w:rPr>
              <w:t></w:t>
            </w:r>
            <w:r>
              <w:rPr>
                <w:rFonts w:ascii="Webdings" w:hAnsi="Webdings"/>
                <w:color w:val="000000"/>
                <w:sz w:val="32"/>
                <w:szCs w:val="32"/>
              </w:rPr>
              <w:t></w:t>
            </w:r>
            <w:r>
              <w:rPr>
                <w:rFonts w:ascii="Wingdings 3" w:hAnsi="Wingdings 3"/>
                <w:color w:val="000000"/>
                <w:sz w:val="32"/>
                <w:szCs w:val="32"/>
              </w:rPr>
              <w:t></w:t>
            </w:r>
            <w:r>
              <w:rPr>
                <w:rFonts w:ascii="Webdings" w:hAnsi="Webdings"/>
                <w:color w:val="000000"/>
                <w:sz w:val="32"/>
                <w:szCs w:val="32"/>
              </w:rPr>
              <w:t></w:t>
            </w:r>
          </w:p>
        </w:tc>
      </w:tr>
      <w:tr w:rsidR="00B705C9" w:rsidRPr="00C46302" w14:paraId="004CE77E" w14:textId="77777777" w:rsidTr="00541BD4">
        <w:tc>
          <w:tcPr>
            <w:tcW w:w="1681" w:type="dxa"/>
          </w:tcPr>
          <w:p w14:paraId="004CE779" w14:textId="77777777" w:rsidR="00B705C9" w:rsidRPr="00716084" w:rsidRDefault="00B705C9" w:rsidP="00A45A60">
            <w:pPr>
              <w:widowControl w:val="0"/>
              <w:spacing w:before="100" w:beforeAutospacing="1" w:after="60"/>
              <w:rPr>
                <w:rFonts w:cs="Arial"/>
                <w:color w:val="FF0000"/>
              </w:rPr>
            </w:pPr>
          </w:p>
        </w:tc>
        <w:tc>
          <w:tcPr>
            <w:tcW w:w="1429" w:type="dxa"/>
            <w:vAlign w:val="center"/>
          </w:tcPr>
          <w:p w14:paraId="004CE77A" w14:textId="77777777" w:rsidR="00B705C9" w:rsidRPr="00716084" w:rsidRDefault="00B705C9" w:rsidP="00A45A60">
            <w:pPr>
              <w:widowControl w:val="0"/>
              <w:spacing w:before="100" w:beforeAutospacing="1" w:after="60"/>
              <w:rPr>
                <w:rFonts w:cs="Arial"/>
                <w:color w:val="FF0000"/>
              </w:rPr>
            </w:pPr>
            <w:r>
              <w:rPr>
                <w:rFonts w:cs="Arial"/>
              </w:rPr>
              <w:t>Controlling</w:t>
            </w:r>
          </w:p>
        </w:tc>
        <w:tc>
          <w:tcPr>
            <w:tcW w:w="3014" w:type="dxa"/>
          </w:tcPr>
          <w:p w14:paraId="004CE77B" w14:textId="77777777" w:rsidR="00B705C9" w:rsidRDefault="00B705C9" w:rsidP="00A45A60">
            <w:pPr>
              <w:widowControl w:val="0"/>
              <w:rPr>
                <w:rFonts w:ascii="Calibri" w:hAnsi="Calibri"/>
                <w:color w:val="000000"/>
                <w:sz w:val="22"/>
                <w:szCs w:val="22"/>
              </w:rPr>
            </w:pPr>
            <w:r>
              <w:rPr>
                <w:rFonts w:ascii="Calibri" w:hAnsi="Calibri"/>
                <w:color w:val="000000"/>
                <w:sz w:val="22"/>
                <w:szCs w:val="22"/>
              </w:rPr>
              <w:t>Re-structure of finance team in line with SAP set up.</w:t>
            </w:r>
          </w:p>
          <w:p w14:paraId="004CE77C" w14:textId="77777777" w:rsidR="00B705C9" w:rsidRPr="00716084" w:rsidRDefault="00B705C9" w:rsidP="00A45A60">
            <w:pPr>
              <w:widowControl w:val="0"/>
              <w:rPr>
                <w:rFonts w:cs="Arial"/>
                <w:color w:val="FF0000"/>
              </w:rPr>
            </w:pPr>
            <w:r>
              <w:rPr>
                <w:rFonts w:ascii="Calibri" w:hAnsi="Calibri"/>
                <w:color w:val="000000"/>
                <w:sz w:val="22"/>
                <w:szCs w:val="22"/>
              </w:rPr>
              <w:t>E.g. Controlling (CO) and Finance (FI) as two seperate modules</w:t>
            </w:r>
          </w:p>
        </w:tc>
        <w:tc>
          <w:tcPr>
            <w:tcW w:w="2828" w:type="dxa"/>
            <w:vAlign w:val="center"/>
          </w:tcPr>
          <w:p w14:paraId="004CE77D" w14:textId="77777777" w:rsidR="00B705C9" w:rsidRPr="00716084" w:rsidRDefault="00B705C9" w:rsidP="00A45A60">
            <w:pPr>
              <w:widowControl w:val="0"/>
              <w:spacing w:before="100" w:beforeAutospacing="1" w:after="60"/>
              <w:jc w:val="center"/>
              <w:rPr>
                <w:rFonts w:cs="Arial"/>
                <w:color w:val="FF0000"/>
              </w:rPr>
            </w:pPr>
            <w:r>
              <w:rPr>
                <w:rFonts w:ascii="Webdings" w:hAnsi="Webdings"/>
                <w:color w:val="000000"/>
                <w:sz w:val="32"/>
                <w:szCs w:val="32"/>
              </w:rPr>
              <w:t></w:t>
            </w:r>
            <w:r>
              <w:rPr>
                <w:rFonts w:ascii="Webdings" w:hAnsi="Webdings"/>
                <w:color w:val="000000"/>
                <w:sz w:val="32"/>
                <w:szCs w:val="32"/>
              </w:rPr>
              <w:t></w:t>
            </w:r>
            <w:r>
              <w:rPr>
                <w:rFonts w:ascii="Wingdings 3" w:hAnsi="Wingdings 3"/>
                <w:color w:val="000000"/>
                <w:sz w:val="32"/>
                <w:szCs w:val="32"/>
              </w:rPr>
              <w:t></w:t>
            </w:r>
            <w:r>
              <w:rPr>
                <w:rFonts w:ascii="Webdings" w:hAnsi="Webdings"/>
                <w:color w:val="000000"/>
                <w:sz w:val="32"/>
                <w:szCs w:val="32"/>
              </w:rPr>
              <w:t></w:t>
            </w:r>
          </w:p>
        </w:tc>
      </w:tr>
    </w:tbl>
    <w:p w14:paraId="004CE77F" w14:textId="77777777" w:rsidR="000A36EE" w:rsidRDefault="000A36EE" w:rsidP="00A45A60">
      <w:pPr>
        <w:widowControl w:val="0"/>
        <w:jc w:val="left"/>
        <w:rPr>
          <w:b/>
          <w:kern w:val="28"/>
          <w:sz w:val="32"/>
          <w:lang w:val="en-US"/>
        </w:rPr>
      </w:pPr>
    </w:p>
    <w:p w14:paraId="004CE780" w14:textId="77777777" w:rsidR="000C799D" w:rsidRPr="00527BF0" w:rsidRDefault="000A36EE" w:rsidP="00A45A60">
      <w:pPr>
        <w:widowControl w:val="0"/>
        <w:jc w:val="left"/>
        <w:rPr>
          <w:b/>
          <w:kern w:val="28"/>
          <w:sz w:val="32"/>
          <w:lang w:val="en-GB"/>
        </w:rPr>
      </w:pPr>
      <w:r>
        <w:rPr>
          <w:b/>
          <w:kern w:val="28"/>
          <w:sz w:val="32"/>
          <w:lang w:val="en-US"/>
        </w:rPr>
        <w:br w:type="page"/>
      </w:r>
    </w:p>
    <w:p w14:paraId="004CE781" w14:textId="77777777" w:rsidR="000C799D" w:rsidRPr="00527BF0" w:rsidRDefault="000C799D" w:rsidP="00A45A60">
      <w:pPr>
        <w:pStyle w:val="Heading1"/>
        <w:keepNext w:val="0"/>
        <w:widowControl w:val="0"/>
        <w:rPr>
          <w:lang w:val="en-GB"/>
        </w:rPr>
      </w:pPr>
      <w:bookmarkStart w:id="563" w:name="_Toc421089951"/>
      <w:r w:rsidRPr="00527BF0">
        <w:rPr>
          <w:lang w:val="en-GB"/>
        </w:rPr>
        <w:lastRenderedPageBreak/>
        <w:t>Reviewer notes</w:t>
      </w:r>
      <w:bookmarkEnd w:id="563"/>
    </w:p>
    <w:p w14:paraId="004CE782" w14:textId="77777777" w:rsidR="000C799D" w:rsidRPr="00527BF0" w:rsidRDefault="000C799D" w:rsidP="00A45A60">
      <w:pPr>
        <w:widowControl w:val="0"/>
        <w:rPr>
          <w:lang w:val="en-GB"/>
        </w:rPr>
      </w:pPr>
      <w:r w:rsidRPr="00527BF0">
        <w:rPr>
          <w:lang w:val="en-GB"/>
        </w:rPr>
        <w:t xml:space="preserve">Please document your reviewing comments in this section. </w:t>
      </w:r>
    </w:p>
    <w:p w14:paraId="004CE783" w14:textId="77777777" w:rsidR="000C799D" w:rsidRPr="00527BF0" w:rsidRDefault="000C799D" w:rsidP="00A45A60">
      <w:pPr>
        <w:widowControl w:val="0"/>
        <w:rPr>
          <w:lang w:val="en-GB"/>
        </w:rPr>
      </w:pPr>
    </w:p>
    <w:tbl>
      <w:tblPr>
        <w:tblStyle w:val="TableGrid"/>
        <w:tblW w:w="0" w:type="auto"/>
        <w:tblLook w:val="04A0" w:firstRow="1" w:lastRow="0" w:firstColumn="1" w:lastColumn="0" w:noHBand="0" w:noVBand="1"/>
      </w:tblPr>
      <w:tblGrid>
        <w:gridCol w:w="1917"/>
        <w:gridCol w:w="3715"/>
        <w:gridCol w:w="1670"/>
        <w:gridCol w:w="1758"/>
      </w:tblGrid>
      <w:tr w:rsidR="000C799D" w:rsidRPr="00527BF0" w14:paraId="004CE788" w14:textId="77777777" w:rsidTr="000C799D">
        <w:tc>
          <w:tcPr>
            <w:tcW w:w="1951" w:type="dxa"/>
            <w:shd w:val="clear" w:color="auto" w:fill="D9D9D9" w:themeFill="background1" w:themeFillShade="D9"/>
          </w:tcPr>
          <w:p w14:paraId="004CE784" w14:textId="77777777" w:rsidR="000C799D" w:rsidRPr="00527BF0" w:rsidRDefault="000C799D" w:rsidP="00A45A60">
            <w:pPr>
              <w:widowControl w:val="0"/>
              <w:rPr>
                <w:lang w:val="en-GB"/>
              </w:rPr>
            </w:pPr>
            <w:r w:rsidRPr="00527BF0">
              <w:rPr>
                <w:lang w:val="en-GB"/>
              </w:rPr>
              <w:t>Reviewer Name :</w:t>
            </w:r>
          </w:p>
        </w:tc>
        <w:tc>
          <w:tcPr>
            <w:tcW w:w="3827" w:type="dxa"/>
          </w:tcPr>
          <w:p w14:paraId="004CE785" w14:textId="77777777" w:rsidR="000C799D" w:rsidRPr="00527BF0" w:rsidRDefault="000C799D" w:rsidP="00A45A60">
            <w:pPr>
              <w:widowControl w:val="0"/>
              <w:rPr>
                <w:lang w:val="en-GB"/>
              </w:rPr>
            </w:pPr>
          </w:p>
        </w:tc>
        <w:tc>
          <w:tcPr>
            <w:tcW w:w="1701" w:type="dxa"/>
            <w:shd w:val="clear" w:color="auto" w:fill="D9D9D9" w:themeFill="background1" w:themeFillShade="D9"/>
          </w:tcPr>
          <w:p w14:paraId="004CE786" w14:textId="77777777" w:rsidR="000C799D" w:rsidRPr="00527BF0" w:rsidRDefault="000C799D" w:rsidP="00A45A60">
            <w:pPr>
              <w:widowControl w:val="0"/>
              <w:rPr>
                <w:lang w:val="en-GB"/>
              </w:rPr>
            </w:pPr>
            <w:r w:rsidRPr="00527BF0">
              <w:rPr>
                <w:lang w:val="en-GB"/>
              </w:rPr>
              <w:t>Review Date :</w:t>
            </w:r>
          </w:p>
        </w:tc>
        <w:tc>
          <w:tcPr>
            <w:tcW w:w="1807" w:type="dxa"/>
          </w:tcPr>
          <w:p w14:paraId="004CE787" w14:textId="77777777" w:rsidR="000C799D" w:rsidRPr="00527BF0" w:rsidRDefault="000C799D" w:rsidP="00A45A60">
            <w:pPr>
              <w:widowControl w:val="0"/>
              <w:rPr>
                <w:lang w:val="en-GB"/>
              </w:rPr>
            </w:pPr>
          </w:p>
        </w:tc>
      </w:tr>
    </w:tbl>
    <w:p w14:paraId="004CE789" w14:textId="77777777" w:rsidR="000C799D" w:rsidRPr="00527BF0" w:rsidRDefault="000C799D" w:rsidP="00A45A60">
      <w:pPr>
        <w:widowControl w:val="0"/>
        <w:rPr>
          <w:lang w:val="en-GB"/>
        </w:rPr>
      </w:pPr>
    </w:p>
    <w:p w14:paraId="004CE78A" w14:textId="77777777" w:rsidR="00176C39" w:rsidRDefault="00176C39" w:rsidP="00176C39">
      <w:pPr>
        <w:pStyle w:val="Heading1"/>
        <w:numPr>
          <w:ilvl w:val="0"/>
          <w:numId w:val="0"/>
        </w:numPr>
        <w:ind w:left="432" w:hanging="432"/>
      </w:pPr>
      <w:r>
        <w:t>Appendix 1 – Out of Scope List</w:t>
      </w:r>
    </w:p>
    <w:p w14:paraId="004CE78B" w14:textId="77777777" w:rsidR="00176C39" w:rsidRDefault="00176C39" w:rsidP="00176C39"/>
    <w:p w14:paraId="004CE78C" w14:textId="77777777" w:rsidR="00176C39" w:rsidRPr="0055583D" w:rsidRDefault="00176C39" w:rsidP="00176C39">
      <w:pPr>
        <w:rPr>
          <w:lang w:val="en-GB"/>
        </w:rPr>
      </w:pPr>
      <w:r w:rsidRPr="0055583D">
        <w:rPr>
          <w:lang w:val="en-GB"/>
        </w:rPr>
        <w:t>The following WRICEF items have been identified as being out of scope.</w:t>
      </w:r>
    </w:p>
    <w:p w14:paraId="004CE78D" w14:textId="77777777" w:rsidR="00176C39" w:rsidRPr="00835001" w:rsidRDefault="00176C39" w:rsidP="00176C39">
      <w:pPr>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1134"/>
        <w:gridCol w:w="1175"/>
        <w:gridCol w:w="4913"/>
      </w:tblGrid>
      <w:tr w:rsidR="00176C39" w:rsidRPr="0049038C" w14:paraId="004CE792" w14:textId="77777777" w:rsidTr="00451435">
        <w:tc>
          <w:tcPr>
            <w:tcW w:w="1730" w:type="dxa"/>
            <w:shd w:val="clear" w:color="auto" w:fill="595959"/>
          </w:tcPr>
          <w:p w14:paraId="004CE78E" w14:textId="77777777" w:rsidR="00176C39" w:rsidRPr="0049038C" w:rsidRDefault="00176C39" w:rsidP="004E2CA4">
            <w:pPr>
              <w:spacing w:before="100" w:beforeAutospacing="1" w:after="60"/>
              <w:rPr>
                <w:rFonts w:cs="Arial"/>
                <w:color w:val="FFFFFF"/>
                <w:lang w:val="en-GB"/>
              </w:rPr>
            </w:pPr>
            <w:r w:rsidRPr="0049038C">
              <w:rPr>
                <w:rFonts w:cs="Arial"/>
                <w:color w:val="FFFFFF"/>
                <w:lang w:val="en-GB"/>
              </w:rPr>
              <w:t>Solution Area</w:t>
            </w:r>
          </w:p>
        </w:tc>
        <w:tc>
          <w:tcPr>
            <w:tcW w:w="1134" w:type="dxa"/>
            <w:shd w:val="clear" w:color="auto" w:fill="595959"/>
          </w:tcPr>
          <w:p w14:paraId="004CE78F" w14:textId="77777777" w:rsidR="00176C39" w:rsidRPr="0049038C" w:rsidRDefault="00176C39" w:rsidP="004E2CA4">
            <w:pPr>
              <w:spacing w:before="100" w:beforeAutospacing="1" w:after="60"/>
              <w:rPr>
                <w:rFonts w:cs="Arial"/>
                <w:color w:val="FFFFFF"/>
                <w:lang w:val="en-GB"/>
              </w:rPr>
            </w:pPr>
            <w:r w:rsidRPr="0049038C">
              <w:rPr>
                <w:rFonts w:cs="Arial"/>
                <w:color w:val="FFFFFF"/>
                <w:lang w:val="en-GB"/>
              </w:rPr>
              <w:t>WRICEF Ref</w:t>
            </w:r>
          </w:p>
        </w:tc>
        <w:tc>
          <w:tcPr>
            <w:tcW w:w="1175" w:type="dxa"/>
            <w:shd w:val="clear" w:color="auto" w:fill="595959"/>
          </w:tcPr>
          <w:p w14:paraId="004CE790" w14:textId="77777777" w:rsidR="00176C39" w:rsidRPr="0049038C" w:rsidRDefault="00176C39" w:rsidP="004E2CA4">
            <w:pPr>
              <w:spacing w:before="100" w:beforeAutospacing="1" w:after="60"/>
              <w:rPr>
                <w:rFonts w:cs="Arial"/>
                <w:color w:val="FFFFFF"/>
                <w:lang w:val="en-GB"/>
              </w:rPr>
            </w:pPr>
            <w:r w:rsidRPr="0049038C">
              <w:rPr>
                <w:rFonts w:cs="Arial"/>
                <w:color w:val="FFFFFF"/>
                <w:lang w:val="en-GB"/>
              </w:rPr>
              <w:t>Section Reference</w:t>
            </w:r>
          </w:p>
        </w:tc>
        <w:tc>
          <w:tcPr>
            <w:tcW w:w="4913" w:type="dxa"/>
            <w:shd w:val="clear" w:color="auto" w:fill="595959"/>
          </w:tcPr>
          <w:p w14:paraId="004CE791" w14:textId="77777777" w:rsidR="00176C39" w:rsidRPr="0049038C" w:rsidRDefault="00176C39" w:rsidP="004E2CA4">
            <w:pPr>
              <w:spacing w:before="100" w:beforeAutospacing="1" w:after="60"/>
              <w:rPr>
                <w:rFonts w:cs="Arial"/>
                <w:color w:val="FFFFFF"/>
                <w:lang w:val="en-GB"/>
              </w:rPr>
            </w:pPr>
            <w:r w:rsidRPr="0049038C">
              <w:rPr>
                <w:rFonts w:cs="Arial"/>
                <w:color w:val="FFFFFF"/>
                <w:lang w:val="en-GB"/>
              </w:rPr>
              <w:t>Comments</w:t>
            </w:r>
          </w:p>
        </w:tc>
      </w:tr>
      <w:tr w:rsidR="00451435" w:rsidRPr="0049038C" w14:paraId="004CE797" w14:textId="77777777" w:rsidTr="00451435">
        <w:tc>
          <w:tcPr>
            <w:tcW w:w="1730" w:type="dxa"/>
          </w:tcPr>
          <w:p w14:paraId="004CE793" w14:textId="77777777" w:rsidR="00451435" w:rsidRPr="0049038C" w:rsidRDefault="00451435" w:rsidP="00451435">
            <w:pPr>
              <w:spacing w:before="100" w:beforeAutospacing="1" w:after="60"/>
              <w:jc w:val="left"/>
              <w:rPr>
                <w:rFonts w:cs="Arial"/>
                <w:lang w:val="en-GB"/>
              </w:rPr>
            </w:pPr>
            <w:r>
              <w:rPr>
                <w:lang w:val="en-GB"/>
              </w:rPr>
              <w:t>Profit Centres</w:t>
            </w:r>
          </w:p>
        </w:tc>
        <w:tc>
          <w:tcPr>
            <w:tcW w:w="1134" w:type="dxa"/>
          </w:tcPr>
          <w:p w14:paraId="004CE794" w14:textId="77777777" w:rsidR="00451435" w:rsidRPr="0049038C" w:rsidRDefault="00451435" w:rsidP="00451435">
            <w:pPr>
              <w:spacing w:before="100" w:beforeAutospacing="1" w:after="60"/>
              <w:jc w:val="left"/>
              <w:rPr>
                <w:rFonts w:cs="Arial"/>
                <w:lang w:val="en-GB"/>
              </w:rPr>
            </w:pPr>
            <w:r w:rsidRPr="004A5750">
              <w:rPr>
                <w:rFonts w:cs="Arial"/>
                <w:lang w:val="en-GB"/>
              </w:rPr>
              <w:t>CO003</w:t>
            </w:r>
          </w:p>
        </w:tc>
        <w:tc>
          <w:tcPr>
            <w:tcW w:w="1175" w:type="dxa"/>
            <w:vAlign w:val="bottom"/>
          </w:tcPr>
          <w:p w14:paraId="004CE795" w14:textId="77777777" w:rsidR="00451435" w:rsidRPr="0049038C" w:rsidRDefault="00451435" w:rsidP="00451435">
            <w:pPr>
              <w:spacing w:before="100" w:beforeAutospacing="1" w:after="60"/>
              <w:jc w:val="left"/>
              <w:rPr>
                <w:rFonts w:cs="Arial"/>
                <w:lang w:val="en-GB"/>
              </w:rPr>
            </w:pPr>
            <w:r>
              <w:rPr>
                <w:rFonts w:cs="Arial"/>
                <w:lang w:val="en-GB"/>
              </w:rPr>
              <w:t>5.1</w:t>
            </w:r>
          </w:p>
        </w:tc>
        <w:tc>
          <w:tcPr>
            <w:tcW w:w="4913" w:type="dxa"/>
            <w:vAlign w:val="bottom"/>
          </w:tcPr>
          <w:p w14:paraId="004CE796" w14:textId="77777777" w:rsidR="00451435" w:rsidRPr="0049038C" w:rsidRDefault="00451435" w:rsidP="00451435">
            <w:pPr>
              <w:spacing w:before="100" w:beforeAutospacing="1" w:after="60"/>
              <w:jc w:val="left"/>
              <w:rPr>
                <w:rFonts w:cs="Arial"/>
                <w:lang w:val="en-GB"/>
              </w:rPr>
            </w:pPr>
            <w:r>
              <w:rPr>
                <w:rFonts w:cs="Arial"/>
                <w:lang w:val="en-GB"/>
              </w:rPr>
              <w:t xml:space="preserve">Manual </w:t>
            </w:r>
            <w:r w:rsidR="007F6756">
              <w:rPr>
                <w:rFonts w:cs="Arial"/>
                <w:lang w:val="en-GB"/>
              </w:rPr>
              <w:t>load</w:t>
            </w:r>
          </w:p>
        </w:tc>
      </w:tr>
      <w:tr w:rsidR="00451435" w:rsidRPr="0049038C" w14:paraId="004CE79C" w14:textId="77777777" w:rsidTr="00451435">
        <w:tc>
          <w:tcPr>
            <w:tcW w:w="1730" w:type="dxa"/>
          </w:tcPr>
          <w:p w14:paraId="004CE798" w14:textId="77777777" w:rsidR="00451435" w:rsidRDefault="00451435" w:rsidP="00451435">
            <w:pPr>
              <w:spacing w:before="100" w:beforeAutospacing="1" w:after="60"/>
              <w:jc w:val="left"/>
              <w:rPr>
                <w:rFonts w:cs="Arial"/>
                <w:lang w:val="en-GB"/>
              </w:rPr>
            </w:pPr>
            <w:r>
              <w:rPr>
                <w:lang w:val="en-GB"/>
              </w:rPr>
              <w:t>Cost Centres</w:t>
            </w:r>
          </w:p>
        </w:tc>
        <w:tc>
          <w:tcPr>
            <w:tcW w:w="1134" w:type="dxa"/>
          </w:tcPr>
          <w:p w14:paraId="004CE799" w14:textId="77777777" w:rsidR="00451435" w:rsidRPr="0049038C" w:rsidRDefault="00451435" w:rsidP="00451435">
            <w:pPr>
              <w:spacing w:before="100" w:beforeAutospacing="1" w:after="60"/>
              <w:jc w:val="left"/>
              <w:rPr>
                <w:rFonts w:cs="Arial"/>
                <w:lang w:val="en-GB"/>
              </w:rPr>
            </w:pPr>
            <w:r w:rsidRPr="004A5750">
              <w:rPr>
                <w:rFonts w:cs="Arial"/>
                <w:lang w:val="en-GB"/>
              </w:rPr>
              <w:t>CO004</w:t>
            </w:r>
          </w:p>
        </w:tc>
        <w:tc>
          <w:tcPr>
            <w:tcW w:w="1175" w:type="dxa"/>
            <w:vAlign w:val="bottom"/>
          </w:tcPr>
          <w:p w14:paraId="004CE79A" w14:textId="77777777" w:rsidR="00451435" w:rsidRPr="0049038C" w:rsidRDefault="00451435" w:rsidP="00451435">
            <w:pPr>
              <w:spacing w:before="100" w:beforeAutospacing="1" w:after="60"/>
              <w:jc w:val="left"/>
              <w:rPr>
                <w:rFonts w:cs="Arial"/>
                <w:lang w:val="en-GB"/>
              </w:rPr>
            </w:pPr>
            <w:r>
              <w:rPr>
                <w:rFonts w:cs="Arial"/>
                <w:lang w:val="en-GB"/>
              </w:rPr>
              <w:t>5.2</w:t>
            </w:r>
          </w:p>
        </w:tc>
        <w:tc>
          <w:tcPr>
            <w:tcW w:w="4913" w:type="dxa"/>
            <w:vAlign w:val="bottom"/>
          </w:tcPr>
          <w:p w14:paraId="004CE79B" w14:textId="77777777" w:rsidR="00451435" w:rsidRPr="0049038C" w:rsidRDefault="00451435" w:rsidP="00451435">
            <w:pPr>
              <w:spacing w:before="100" w:beforeAutospacing="1" w:after="60"/>
              <w:jc w:val="left"/>
              <w:rPr>
                <w:rFonts w:cs="Arial"/>
                <w:lang w:val="en-GB"/>
              </w:rPr>
            </w:pPr>
            <w:r>
              <w:rPr>
                <w:rFonts w:cs="Arial"/>
                <w:lang w:val="en-GB"/>
              </w:rPr>
              <w:t>Manual</w:t>
            </w:r>
            <w:r w:rsidR="007F6756">
              <w:rPr>
                <w:rFonts w:cs="Arial"/>
                <w:lang w:val="en-GB"/>
              </w:rPr>
              <w:t xml:space="preserve"> load</w:t>
            </w:r>
          </w:p>
        </w:tc>
      </w:tr>
    </w:tbl>
    <w:p w14:paraId="004CE79D" w14:textId="77777777" w:rsidR="00176C39" w:rsidRDefault="00176C39" w:rsidP="00176C39"/>
    <w:p w14:paraId="004CE79E" w14:textId="77777777" w:rsidR="000C799D" w:rsidRPr="00527BF0" w:rsidRDefault="000C799D" w:rsidP="00A45A60">
      <w:pPr>
        <w:widowControl w:val="0"/>
        <w:rPr>
          <w:lang w:val="en-GB"/>
        </w:rPr>
      </w:pPr>
    </w:p>
    <w:sectPr w:rsidR="000C799D" w:rsidRPr="00527BF0" w:rsidSect="000E749F">
      <w:pgSz w:w="11906" w:h="16838" w:code="9"/>
      <w:pgMar w:top="1418" w:right="1418" w:bottom="2662" w:left="1418" w:header="709" w:footer="3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4CE7AF" w14:textId="77777777" w:rsidR="006B65E7" w:rsidRDefault="006B65E7">
      <w:r>
        <w:separator/>
      </w:r>
    </w:p>
  </w:endnote>
  <w:endnote w:type="continuationSeparator" w:id="0">
    <w:p w14:paraId="004CE7B0" w14:textId="77777777" w:rsidR="006B65E7" w:rsidRDefault="006B6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ms Rmn">
    <w:panose1 w:val="02020603040505020304"/>
    <w:charset w:val="00"/>
    <w:family w:val="roman"/>
    <w:notTrueType/>
    <w:pitch w:val="variable"/>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CE7B7" w14:textId="77777777" w:rsidR="0037602C" w:rsidRPr="00133438" w:rsidRDefault="0037602C" w:rsidP="001F3ECC">
    <w:pPr>
      <w:pStyle w:val="Footer"/>
      <w:spacing w:line="360" w:lineRule="auto"/>
      <w:rPr>
        <w:color w:val="808080"/>
        <w:szCs w:val="12"/>
        <w:lang w:val="en-US"/>
      </w:rPr>
    </w:pPr>
    <w:r w:rsidRPr="0007784C">
      <w:rPr>
        <w:noProof/>
        <w:color w:val="808080"/>
        <w:szCs w:val="12"/>
        <w:lang w:val="en-GB" w:eastAsia="en-GB"/>
      </w:rPr>
      <mc:AlternateContent>
        <mc:Choice Requires="wps">
          <w:drawing>
            <wp:anchor distT="0" distB="0" distL="114300" distR="114300" simplePos="0" relativeHeight="251659776" behindDoc="0" locked="0" layoutInCell="1" allowOverlap="1" wp14:anchorId="004CE7C4" wp14:editId="004CE7C5">
              <wp:simplePos x="0" y="0"/>
              <wp:positionH relativeFrom="column">
                <wp:posOffset>-449580</wp:posOffset>
              </wp:positionH>
              <wp:positionV relativeFrom="margin">
                <wp:posOffset>6400800</wp:posOffset>
              </wp:positionV>
              <wp:extent cx="217805" cy="2600325"/>
              <wp:effectExtent l="0" t="0" r="0" b="952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2600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CE7CC" w14:textId="77777777" w:rsidR="0037602C" w:rsidRPr="00153974" w:rsidRDefault="0037602C" w:rsidP="00153974">
                          <w:pPr>
                            <w:rPr>
                              <w:szCs w:val="12"/>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CE7C4" id="_x0000_t202" coordsize="21600,21600" o:spt="202" path="m,l,21600r21600,l21600,xe">
              <v:stroke joinstyle="miter"/>
              <v:path gradientshapeok="t" o:connecttype="rect"/>
            </v:shapetype>
            <v:shape id="Text Box 8" o:spid="_x0000_s1026" type="#_x0000_t202" style="position:absolute;left:0;text-align:left;margin-left:-35.4pt;margin-top:7in;width:17.15pt;height:204.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" stroked="f">
              <v:textbox style="layout-flow:vertical;mso-layout-flow-alt:bottom-to-top" inset="0,0,0,0">
                <w:txbxContent>
                  <w:p w14:paraId="004CE7CC" w14:textId="77777777" w:rsidR="0037602C" w:rsidRPr="00153974" w:rsidRDefault="0037602C" w:rsidP="00153974">
                    <w:pPr>
                      <w:rPr>
                        <w:szCs w:val="12"/>
                      </w:rPr>
                    </w:pPr>
                  </w:p>
                </w:txbxContent>
              </v:textbox>
              <w10:wrap anchory="margin"/>
            </v:shape>
          </w:pict>
        </mc:Fallback>
      </mc:AlternateContent>
    </w:r>
    <w:r w:rsidRPr="0007784C">
      <w:rPr>
        <w:color w:val="808080"/>
        <w:szCs w:val="12"/>
        <w:lang w:val="en-US"/>
      </w:rPr>
      <w:t>PM_D_D17</w:t>
    </w:r>
    <w:r>
      <w:rPr>
        <w:color w:val="808080"/>
        <w:szCs w:val="12"/>
        <w:lang w:val="en-US"/>
      </w:rPr>
      <w:t>_Blueprint_Baseline_Controlling_v3.1</w:t>
    </w:r>
    <w:r>
      <w:rPr>
        <w:noProof/>
      </w:rPr>
      <w:t xml:space="preserve">_20150803  </w:t>
    </w:r>
    <w:r w:rsidRPr="00133438">
      <w:rPr>
        <w:lang w:val="en-US"/>
      </w:rPr>
      <w:t xml:space="preserve"> </w:t>
    </w:r>
  </w:p>
  <w:p w14:paraId="004CE7B8" w14:textId="61E811F6" w:rsidR="0037602C" w:rsidRPr="00632D8B" w:rsidRDefault="0037602C" w:rsidP="00BF3609">
    <w:pPr>
      <w:pStyle w:val="Footer"/>
      <w:spacing w:line="360" w:lineRule="auto"/>
      <w:rPr>
        <w:color w:val="808080"/>
        <w:szCs w:val="12"/>
      </w:rPr>
    </w:pPr>
    <w:r>
      <w:rPr>
        <w:color w:val="808080"/>
        <w:szCs w:val="12"/>
      </w:rPr>
      <w:t xml:space="preserve">Page </w:t>
    </w:r>
    <w:r w:rsidRPr="00632D8B">
      <w:rPr>
        <w:color w:val="808080"/>
        <w:szCs w:val="12"/>
      </w:rPr>
      <w:fldChar w:fldCharType="begin"/>
    </w:r>
    <w:r w:rsidRPr="00632D8B">
      <w:rPr>
        <w:color w:val="808080"/>
        <w:szCs w:val="12"/>
      </w:rPr>
      <w:instrText xml:space="preserve"> PAGE </w:instrText>
    </w:r>
    <w:r w:rsidRPr="00632D8B">
      <w:rPr>
        <w:color w:val="808080"/>
        <w:szCs w:val="12"/>
      </w:rPr>
      <w:fldChar w:fldCharType="separate"/>
    </w:r>
    <w:r w:rsidR="00523BEC">
      <w:rPr>
        <w:noProof/>
        <w:color w:val="808080"/>
        <w:szCs w:val="12"/>
      </w:rPr>
      <w:t>1</w:t>
    </w:r>
    <w:r w:rsidRPr="00632D8B">
      <w:rPr>
        <w:color w:val="808080"/>
        <w:szCs w:val="12"/>
      </w:rPr>
      <w:fldChar w:fldCharType="end"/>
    </w:r>
    <w:r w:rsidRPr="00632D8B">
      <w:rPr>
        <w:color w:val="808080"/>
        <w:szCs w:val="12"/>
      </w:rPr>
      <w:t xml:space="preserve"> </w:t>
    </w:r>
    <w:r>
      <w:rPr>
        <w:color w:val="808080"/>
        <w:szCs w:val="12"/>
      </w:rPr>
      <w:t>of</w:t>
    </w:r>
    <w:r w:rsidRPr="00632D8B">
      <w:rPr>
        <w:color w:val="808080"/>
        <w:szCs w:val="12"/>
      </w:rPr>
      <w:t xml:space="preserve"> </w:t>
    </w:r>
    <w:r w:rsidRPr="00632D8B">
      <w:rPr>
        <w:color w:val="808080"/>
        <w:szCs w:val="12"/>
      </w:rPr>
      <w:fldChar w:fldCharType="begin"/>
    </w:r>
    <w:r w:rsidRPr="00632D8B">
      <w:rPr>
        <w:color w:val="808080"/>
        <w:szCs w:val="12"/>
      </w:rPr>
      <w:instrText xml:space="preserve"> NUMPAGES </w:instrText>
    </w:r>
    <w:r w:rsidRPr="00632D8B">
      <w:rPr>
        <w:color w:val="808080"/>
        <w:szCs w:val="12"/>
      </w:rPr>
      <w:fldChar w:fldCharType="separate"/>
    </w:r>
    <w:r w:rsidR="00523BEC">
      <w:rPr>
        <w:noProof/>
        <w:color w:val="808080"/>
        <w:szCs w:val="12"/>
      </w:rPr>
      <w:t>98</w:t>
    </w:r>
    <w:r w:rsidRPr="00632D8B">
      <w:rPr>
        <w:color w:val="808080"/>
        <w:szCs w:val="12"/>
      </w:rPr>
      <w:fldChar w:fldCharType="end"/>
    </w:r>
  </w:p>
  <w:p w14:paraId="004CE7B9" w14:textId="77777777" w:rsidR="0037602C" w:rsidRDefault="003760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4CE7AD" w14:textId="77777777" w:rsidR="006B65E7" w:rsidRDefault="006B65E7">
      <w:r>
        <w:separator/>
      </w:r>
    </w:p>
  </w:footnote>
  <w:footnote w:type="continuationSeparator" w:id="0">
    <w:p w14:paraId="004CE7AE" w14:textId="77777777" w:rsidR="006B65E7" w:rsidRDefault="006B65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CE7B1" w14:textId="77777777" w:rsidR="0037602C" w:rsidRDefault="0037602C" w:rsidP="003077F2">
    <w:pPr>
      <w:pStyle w:val="Header"/>
    </w:pPr>
    <w:r>
      <w:rPr>
        <w:noProof/>
        <w:lang w:val="en-GB" w:eastAsia="en-GB"/>
      </w:rPr>
      <mc:AlternateContent>
        <mc:Choice Requires="wps">
          <w:drawing>
            <wp:anchor distT="0" distB="0" distL="114300" distR="114300" simplePos="0" relativeHeight="251668992" behindDoc="0" locked="0" layoutInCell="1" allowOverlap="1" wp14:anchorId="004CE7BC" wp14:editId="004CE7BD">
              <wp:simplePos x="0" y="0"/>
              <wp:positionH relativeFrom="column">
                <wp:posOffset>6286500</wp:posOffset>
              </wp:positionH>
              <wp:positionV relativeFrom="paragraph">
                <wp:posOffset>-354330</wp:posOffset>
              </wp:positionV>
              <wp:extent cx="359410" cy="359410"/>
              <wp:effectExtent l="0" t="0" r="0" b="0"/>
              <wp:wrapNone/>
              <wp:docPr id="62" name="Rechteck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gray">
                      <a:xfrm>
                        <a:off x="0" y="0"/>
                        <a:ext cx="359410" cy="359410"/>
                      </a:xfrm>
                      <a:prstGeom prst="rect">
                        <a:avLst/>
                      </a:prstGeom>
                      <a:solidFill>
                        <a:srgbClr val="D40030"/>
                      </a:solidFill>
                      <a:ln w="25400" cap="flat" cmpd="sng" algn="ctr">
                        <a:noFill/>
                        <a:prstDash val="solid"/>
                      </a:ln>
                      <a:effectLst/>
                    </wps:spPr>
                    <wps:bodyPr rtlCol="0" anchor="ctr"/>
                  </wps:wsp>
                </a:graphicData>
              </a:graphic>
              <wp14:sizeRelH relativeFrom="page">
                <wp14:pctWidth>0</wp14:pctWidth>
              </wp14:sizeRelH>
              <wp14:sizeRelV relativeFrom="page">
                <wp14:pctHeight>0</wp14:pctHeight>
              </wp14:sizeRelV>
            </wp:anchor>
          </w:drawing>
        </mc:Choice>
        <mc:Fallback>
          <w:pict>
            <v:rect w14:anchorId="0B0816BE" id="Rechteck 13" o:spid="_x0000_s1026" style="position:absolute;margin-left:495pt;margin-top:-27.9pt;width:28.3pt;height:28.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" fillcolor="#d40030" stroked="f" strokeweight="2pt">
              <v:path arrowok="t"/>
              <o:lock v:ext="edit" aspectratio="t"/>
            </v:rect>
          </w:pict>
        </mc:Fallback>
      </mc:AlternateContent>
    </w:r>
    <w:r w:rsidRPr="007925E9">
      <w:rPr>
        <w:noProof/>
        <w:sz w:val="24"/>
        <w:lang w:val="en-GB" w:eastAsia="en-GB"/>
      </w:rPr>
      <w:drawing>
        <wp:inline distT="0" distB="0" distL="0" distR="0" wp14:anchorId="004CE7BE" wp14:editId="004CE7BF">
          <wp:extent cx="1965960" cy="73152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5960" cy="731520"/>
                  </a:xfrm>
                  <a:prstGeom prst="rect">
                    <a:avLst/>
                  </a:prstGeom>
                  <a:noFill/>
                  <a:ln>
                    <a:noFill/>
                  </a:ln>
                </pic:spPr>
              </pic:pic>
            </a:graphicData>
          </a:graphic>
        </wp:inline>
      </w:drawing>
    </w:r>
    <w:r>
      <w:t xml:space="preserve"> </w:t>
    </w:r>
  </w:p>
  <w:p w14:paraId="004CE7B2" w14:textId="77777777" w:rsidR="0037602C" w:rsidRDefault="0037602C" w:rsidP="003077F2">
    <w:pPr>
      <w:pStyle w:val="Header"/>
    </w:pPr>
  </w:p>
  <w:p w14:paraId="004CE7B3" w14:textId="77777777" w:rsidR="0037602C" w:rsidRDefault="0037602C" w:rsidP="003077F2">
    <w:pPr>
      <w:pStyle w:val="Header"/>
    </w:pPr>
  </w:p>
  <w:p w14:paraId="004CE7B4" w14:textId="77777777" w:rsidR="0037602C" w:rsidRDefault="0037602C" w:rsidP="003077F2">
    <w:pPr>
      <w:pStyle w:val="Header"/>
    </w:pPr>
    <w:r>
      <w:rPr>
        <w:noProof/>
        <w:lang w:val="en-GB" w:eastAsia="en-GB"/>
      </w:rPr>
      <w:drawing>
        <wp:anchor distT="0" distB="0" distL="114300" distR="114300" simplePos="0" relativeHeight="251670016" behindDoc="0" locked="0" layoutInCell="1" allowOverlap="1" wp14:anchorId="004CE7C0" wp14:editId="004CE7C1">
          <wp:simplePos x="0" y="0"/>
          <wp:positionH relativeFrom="column">
            <wp:posOffset>51435</wp:posOffset>
          </wp:positionH>
          <wp:positionV relativeFrom="paragraph">
            <wp:posOffset>63500</wp:posOffset>
          </wp:positionV>
          <wp:extent cx="972185" cy="122555"/>
          <wp:effectExtent l="0" t="0" r="0" b="0"/>
          <wp:wrapNone/>
          <wp:docPr id="3" name="Bild 4" descr="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websi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72185" cy="122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4CE7B5" w14:textId="77777777" w:rsidR="0037602C" w:rsidRDefault="0037602C" w:rsidP="003077F2">
    <w:pPr>
      <w:pStyle w:val="Header"/>
    </w:pPr>
    <w:r>
      <w:rPr>
        <w:noProof/>
        <w:lang w:val="en-GB" w:eastAsia="en-GB"/>
      </w:rPr>
      <mc:AlternateContent>
        <mc:Choice Requires="wps">
          <w:drawing>
            <wp:anchor distT="4294967293" distB="4294967293" distL="114300" distR="114300" simplePos="0" relativeHeight="251671040" behindDoc="0" locked="0" layoutInCell="1" allowOverlap="1" wp14:anchorId="004CE7C2" wp14:editId="004CE7C3">
              <wp:simplePos x="0" y="0"/>
              <wp:positionH relativeFrom="margin">
                <wp:posOffset>1022985</wp:posOffset>
              </wp:positionH>
              <wp:positionV relativeFrom="margin">
                <wp:posOffset>-469266</wp:posOffset>
              </wp:positionV>
              <wp:extent cx="4679950" cy="0"/>
              <wp:effectExtent l="0" t="0" r="635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79950" cy="0"/>
                      </a:xfrm>
                      <a:prstGeom prst="line">
                        <a:avLst/>
                      </a:prstGeom>
                      <a:noFill/>
                      <a:ln w="9525">
                        <a:solidFill>
                          <a:srgbClr val="8680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23250" id="Line 1" o:spid="_x0000_s1026" style="position:absolute;z-index:251671040;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margin;mso-width-percent:0;mso-height-percent:0;mso-width-relative:page;mso-height-relative:page" from="80.55pt,-36.95pt" to="449.0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" strokecolor="#86807d">
              <w10:wrap anchorx="margin" anchory="margin"/>
            </v:line>
          </w:pict>
        </mc:Fallback>
      </mc:AlternateContent>
    </w:r>
  </w:p>
  <w:p w14:paraId="004CE7B6" w14:textId="77777777" w:rsidR="0037602C" w:rsidRPr="003077F2" w:rsidRDefault="0037602C" w:rsidP="003077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CE7BA" w14:textId="77777777" w:rsidR="0037602C" w:rsidRDefault="0037602C" w:rsidP="00722A34">
    <w:pPr>
      <w:pStyle w:val="Header"/>
    </w:pPr>
    <w:r>
      <w:rPr>
        <w:noProof/>
        <w:lang w:val="en-GB" w:eastAsia="en-GB"/>
      </w:rPr>
      <mc:AlternateContent>
        <mc:Choice Requires="wps">
          <w:drawing>
            <wp:anchor distT="0" distB="0" distL="114300" distR="114300" simplePos="0" relativeHeight="251664896" behindDoc="0" locked="0" layoutInCell="1" allowOverlap="1" wp14:anchorId="004CE7C6" wp14:editId="004CE7C7">
              <wp:simplePos x="0" y="0"/>
              <wp:positionH relativeFrom="column">
                <wp:posOffset>5432508</wp:posOffset>
              </wp:positionH>
              <wp:positionV relativeFrom="paragraph">
                <wp:posOffset>20595</wp:posOffset>
              </wp:positionV>
              <wp:extent cx="259080" cy="259080"/>
              <wp:effectExtent l="0" t="0" r="7620" b="762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 cy="259080"/>
                      </a:xfrm>
                      <a:prstGeom prst="rect">
                        <a:avLst/>
                      </a:prstGeom>
                      <a:solidFill>
                        <a:srgbClr val="D400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334424" id="Rectangle 6" o:spid="_x0000_s1026" style="position:absolute;margin-left:427.75pt;margin-top:1.6pt;width:20.4pt;height:20.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" fillcolor="#d40030" stroked="f"/>
          </w:pict>
        </mc:Fallback>
      </mc:AlternateContent>
    </w:r>
  </w:p>
  <w:p w14:paraId="004CE7BB" w14:textId="77777777" w:rsidR="0037602C" w:rsidRPr="00E0492E" w:rsidRDefault="0037602C" w:rsidP="00722A34">
    <w:pPr>
      <w:pStyle w:val="Header"/>
      <w:rPr>
        <w:sz w:val="2"/>
        <w:szCs w:val="2"/>
      </w:rPr>
    </w:pPr>
    <w:r>
      <w:rPr>
        <w:noProof/>
        <w:lang w:val="en-GB" w:eastAsia="en-GB"/>
      </w:rPr>
      <mc:AlternateContent>
        <mc:Choice Requires="wps">
          <w:drawing>
            <wp:anchor distT="4294967295" distB="4294967295" distL="114300" distR="114300" simplePos="0" relativeHeight="251666944" behindDoc="0" locked="0" layoutInCell="1" allowOverlap="1" wp14:anchorId="004CE7C8" wp14:editId="004CE7C9">
              <wp:simplePos x="0" y="0"/>
              <wp:positionH relativeFrom="margin">
                <wp:align>center</wp:align>
              </wp:positionH>
              <wp:positionV relativeFrom="margin">
                <wp:posOffset>-535604</wp:posOffset>
              </wp:positionV>
              <wp:extent cx="4679950" cy="0"/>
              <wp:effectExtent l="0" t="0" r="25400" b="19050"/>
              <wp:wrapNone/>
              <wp:docPr id="1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79950" cy="0"/>
                      </a:xfrm>
                      <a:prstGeom prst="line">
                        <a:avLst/>
                      </a:prstGeom>
                      <a:noFill/>
                      <a:ln w="9525">
                        <a:solidFill>
                          <a:srgbClr val="8680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2738F9" id="Line 5" o:spid="_x0000_s1026" style="position:absolute;z-index:251666944;visibility:visible;mso-wrap-style:square;mso-width-percent:0;mso-height-percent:0;mso-wrap-distance-left:9pt;mso-wrap-distance-top:-3e-5mm;mso-wrap-distance-right:9pt;mso-wrap-distance-bottom:-3e-5mm;mso-position-horizontal:center;mso-position-horizontal-relative:margin;mso-position-vertical:absolute;mso-position-vertical-relative:margin;mso-width-percent:0;mso-height-percent:0;mso-width-relative:page;mso-height-relative:page" from="0,-42.15pt" to="368.5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" strokecolor="#86807d">
              <w10:wrap anchorx="margin" anchory="margin"/>
            </v:line>
          </w:pict>
        </mc:Fallback>
      </mc:AlternateContent>
    </w:r>
    <w:r w:rsidRPr="00133438">
      <w:rPr>
        <w:noProof/>
        <w:lang w:val="en-GB" w:eastAsia="en-GB"/>
      </w:rPr>
      <w:drawing>
        <wp:anchor distT="0" distB="0" distL="114300" distR="114300" simplePos="0" relativeHeight="251665920" behindDoc="1" locked="0" layoutInCell="1" allowOverlap="1" wp14:anchorId="004CE7CA" wp14:editId="004CE7CB">
          <wp:simplePos x="0" y="0"/>
          <wp:positionH relativeFrom="column">
            <wp:posOffset>17001</wp:posOffset>
          </wp:positionH>
          <wp:positionV relativeFrom="paragraph">
            <wp:posOffset>139412</wp:posOffset>
          </wp:positionV>
          <wp:extent cx="972000" cy="122400"/>
          <wp:effectExtent l="19050" t="0" r="0" b="0"/>
          <wp:wrapNone/>
          <wp:docPr id="34" name="Grafik 0" descr="itellig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lligenc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2000" cy="1224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D3BA1CA2"/>
    <w:lvl w:ilvl="0">
      <w:start w:val="1"/>
      <w:numFmt w:val="decimal"/>
      <w:pStyle w:val="ListNumber4"/>
      <w:lvlText w:val="%1."/>
      <w:lvlJc w:val="left"/>
      <w:pPr>
        <w:tabs>
          <w:tab w:val="num" w:pos="1209"/>
        </w:tabs>
        <w:ind w:left="1209" w:hanging="360"/>
      </w:pPr>
    </w:lvl>
  </w:abstractNum>
  <w:abstractNum w:abstractNumId="1" w15:restartNumberingAfterBreak="0">
    <w:nsid w:val="FFFFFF88"/>
    <w:multiLevelType w:val="singleLevel"/>
    <w:tmpl w:val="5C2455B0"/>
    <w:lvl w:ilvl="0">
      <w:start w:val="1"/>
      <w:numFmt w:val="decimal"/>
      <w:pStyle w:val="ListNumber"/>
      <w:lvlText w:val="%1."/>
      <w:lvlJc w:val="left"/>
      <w:pPr>
        <w:tabs>
          <w:tab w:val="num" w:pos="360"/>
        </w:tabs>
        <w:ind w:left="360" w:hanging="360"/>
      </w:pPr>
    </w:lvl>
  </w:abstractNum>
  <w:abstractNum w:abstractNumId="2" w15:restartNumberingAfterBreak="0">
    <w:nsid w:val="04607DED"/>
    <w:multiLevelType w:val="hybridMultilevel"/>
    <w:tmpl w:val="9664E7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AE6CD5"/>
    <w:multiLevelType w:val="hybridMultilevel"/>
    <w:tmpl w:val="A8BA8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292861"/>
    <w:multiLevelType w:val="hybridMultilevel"/>
    <w:tmpl w:val="9D7C4B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F1449C"/>
    <w:multiLevelType w:val="hybridMultilevel"/>
    <w:tmpl w:val="E334E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F76A11"/>
    <w:multiLevelType w:val="hybridMultilevel"/>
    <w:tmpl w:val="26D04822"/>
    <w:lvl w:ilvl="0" w:tplc="D9344840">
      <w:numFmt w:val="bullet"/>
      <w:lvlText w:val="-"/>
      <w:lvlJc w:val="left"/>
      <w:pPr>
        <w:ind w:left="435" w:hanging="360"/>
      </w:pPr>
      <w:rPr>
        <w:rFonts w:ascii="Verdana" w:eastAsia="Times New Roman" w:hAnsi="Verdana" w:cs="Times New Roman" w:hint="default"/>
      </w:rPr>
    </w:lvl>
    <w:lvl w:ilvl="1" w:tplc="08090003">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7" w15:restartNumberingAfterBreak="0">
    <w:nsid w:val="263A48F1"/>
    <w:multiLevelType w:val="hybridMultilevel"/>
    <w:tmpl w:val="1466F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D97444"/>
    <w:multiLevelType w:val="hybridMultilevel"/>
    <w:tmpl w:val="4F1C3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4E6924"/>
    <w:multiLevelType w:val="hybridMultilevel"/>
    <w:tmpl w:val="A95E1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E57F1D"/>
    <w:multiLevelType w:val="hybridMultilevel"/>
    <w:tmpl w:val="AA842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3E7336"/>
    <w:multiLevelType w:val="hybridMultilevel"/>
    <w:tmpl w:val="435E00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B0233EA"/>
    <w:multiLevelType w:val="multilevel"/>
    <w:tmpl w:val="768EA45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5B4D66F0"/>
    <w:multiLevelType w:val="hybridMultilevel"/>
    <w:tmpl w:val="D89A0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B45A22"/>
    <w:multiLevelType w:val="hybridMultilevel"/>
    <w:tmpl w:val="F2D22698"/>
    <w:lvl w:ilvl="0" w:tplc="BBB48FE4">
      <w:start w:val="1"/>
      <w:numFmt w:val="bullet"/>
      <w:pStyle w:val="Red"/>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0E432AF"/>
    <w:multiLevelType w:val="hybridMultilevel"/>
    <w:tmpl w:val="35901ED8"/>
    <w:lvl w:ilvl="0" w:tplc="8908895E">
      <w:start w:val="1"/>
      <w:numFmt w:val="bullet"/>
      <w:pStyle w:val="ListParagraph"/>
      <w:lvlText w:val=""/>
      <w:lvlJc w:val="left"/>
      <w:pPr>
        <w:ind w:left="1117" w:hanging="360"/>
      </w:pPr>
      <w:rPr>
        <w:rFonts w:ascii="Webdings" w:hAnsi="Webdings" w:hint="default"/>
        <w:b w:val="0"/>
        <w:i w:val="0"/>
        <w:caps/>
        <w:strike w:val="0"/>
        <w:dstrike w:val="0"/>
        <w:vanish w:val="0"/>
        <w:color w:val="D40030"/>
        <w:sz w:val="16"/>
        <w:szCs w:val="21"/>
        <w:u w:color="D40030"/>
        <w:em w:val="none"/>
      </w:rPr>
    </w:lvl>
    <w:lvl w:ilvl="1" w:tplc="2A4285AE" w:tentative="1">
      <w:start w:val="1"/>
      <w:numFmt w:val="bullet"/>
      <w:lvlText w:val="o"/>
      <w:lvlJc w:val="left"/>
      <w:pPr>
        <w:ind w:left="1837" w:hanging="360"/>
      </w:pPr>
      <w:rPr>
        <w:rFonts w:ascii="Courier New" w:hAnsi="Courier New" w:cs="Courier New" w:hint="default"/>
      </w:rPr>
    </w:lvl>
    <w:lvl w:ilvl="2" w:tplc="E52092FC" w:tentative="1">
      <w:start w:val="1"/>
      <w:numFmt w:val="bullet"/>
      <w:lvlText w:val=""/>
      <w:lvlJc w:val="left"/>
      <w:pPr>
        <w:ind w:left="2557" w:hanging="360"/>
      </w:pPr>
      <w:rPr>
        <w:rFonts w:ascii="Wingdings" w:hAnsi="Wingdings" w:hint="default"/>
      </w:rPr>
    </w:lvl>
    <w:lvl w:ilvl="3" w:tplc="5F0A6462" w:tentative="1">
      <w:start w:val="1"/>
      <w:numFmt w:val="bullet"/>
      <w:lvlText w:val=""/>
      <w:lvlJc w:val="left"/>
      <w:pPr>
        <w:ind w:left="3277" w:hanging="360"/>
      </w:pPr>
      <w:rPr>
        <w:rFonts w:ascii="Symbol" w:hAnsi="Symbol" w:hint="default"/>
      </w:rPr>
    </w:lvl>
    <w:lvl w:ilvl="4" w:tplc="5B485034" w:tentative="1">
      <w:start w:val="1"/>
      <w:numFmt w:val="bullet"/>
      <w:lvlText w:val="o"/>
      <w:lvlJc w:val="left"/>
      <w:pPr>
        <w:ind w:left="3997" w:hanging="360"/>
      </w:pPr>
      <w:rPr>
        <w:rFonts w:ascii="Courier New" w:hAnsi="Courier New" w:cs="Courier New" w:hint="default"/>
      </w:rPr>
    </w:lvl>
    <w:lvl w:ilvl="5" w:tplc="6362FE18" w:tentative="1">
      <w:start w:val="1"/>
      <w:numFmt w:val="bullet"/>
      <w:lvlText w:val=""/>
      <w:lvlJc w:val="left"/>
      <w:pPr>
        <w:ind w:left="4717" w:hanging="360"/>
      </w:pPr>
      <w:rPr>
        <w:rFonts w:ascii="Wingdings" w:hAnsi="Wingdings" w:hint="default"/>
      </w:rPr>
    </w:lvl>
    <w:lvl w:ilvl="6" w:tplc="890CFEA2" w:tentative="1">
      <w:start w:val="1"/>
      <w:numFmt w:val="bullet"/>
      <w:lvlText w:val=""/>
      <w:lvlJc w:val="left"/>
      <w:pPr>
        <w:ind w:left="5437" w:hanging="360"/>
      </w:pPr>
      <w:rPr>
        <w:rFonts w:ascii="Symbol" w:hAnsi="Symbol" w:hint="default"/>
      </w:rPr>
    </w:lvl>
    <w:lvl w:ilvl="7" w:tplc="353C8CEA" w:tentative="1">
      <w:start w:val="1"/>
      <w:numFmt w:val="bullet"/>
      <w:lvlText w:val="o"/>
      <w:lvlJc w:val="left"/>
      <w:pPr>
        <w:ind w:left="6157" w:hanging="360"/>
      </w:pPr>
      <w:rPr>
        <w:rFonts w:ascii="Courier New" w:hAnsi="Courier New" w:cs="Courier New" w:hint="default"/>
      </w:rPr>
    </w:lvl>
    <w:lvl w:ilvl="8" w:tplc="7694908A" w:tentative="1">
      <w:start w:val="1"/>
      <w:numFmt w:val="bullet"/>
      <w:lvlText w:val=""/>
      <w:lvlJc w:val="left"/>
      <w:pPr>
        <w:ind w:left="6877" w:hanging="360"/>
      </w:pPr>
      <w:rPr>
        <w:rFonts w:ascii="Wingdings" w:hAnsi="Wingdings" w:hint="default"/>
      </w:rPr>
    </w:lvl>
  </w:abstractNum>
  <w:abstractNum w:abstractNumId="16" w15:restartNumberingAfterBreak="0">
    <w:nsid w:val="759D5F19"/>
    <w:multiLevelType w:val="hybridMultilevel"/>
    <w:tmpl w:val="205CE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2A6D7A"/>
    <w:multiLevelType w:val="hybridMultilevel"/>
    <w:tmpl w:val="4154BD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4"/>
  </w:num>
  <w:num w:numId="4">
    <w:abstractNumId w:val="1"/>
  </w:num>
  <w:num w:numId="5">
    <w:abstractNumId w:val="0"/>
  </w:num>
  <w:num w:numId="6">
    <w:abstractNumId w:val="17"/>
  </w:num>
  <w:num w:numId="7">
    <w:abstractNumId w:val="16"/>
  </w:num>
  <w:num w:numId="8">
    <w:abstractNumId w:val="6"/>
  </w:num>
  <w:num w:numId="9">
    <w:abstractNumId w:val="10"/>
  </w:num>
  <w:num w:numId="10">
    <w:abstractNumId w:val="4"/>
  </w:num>
  <w:num w:numId="11">
    <w:abstractNumId w:val="3"/>
  </w:num>
  <w:num w:numId="12">
    <w:abstractNumId w:val="11"/>
  </w:num>
  <w:num w:numId="13">
    <w:abstractNumId w:val="2"/>
  </w:num>
  <w:num w:numId="14">
    <w:abstractNumId w:val="13"/>
  </w:num>
  <w:num w:numId="15">
    <w:abstractNumId w:val="9"/>
  </w:num>
  <w:num w:numId="16">
    <w:abstractNumId w:val="8"/>
  </w:num>
  <w:num w:numId="17">
    <w:abstractNumId w:val="5"/>
  </w:num>
  <w:num w:numId="18">
    <w:abstractNumId w:val="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 Varma">
    <w15:presenceInfo w15:providerId="AD" w15:userId="S-1-5-21-51315444-378686925-1695163583-280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autoHyphenation/>
  <w:hyphenationZone w:val="425"/>
  <w:drawingGridHorizontalSpacing w:val="120"/>
  <w:displayHorizontalDrawingGridEvery w:val="2"/>
  <w:displayVertic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BCC"/>
    <w:rsid w:val="00000755"/>
    <w:rsid w:val="00001FD2"/>
    <w:rsid w:val="000021AB"/>
    <w:rsid w:val="00002477"/>
    <w:rsid w:val="0000372F"/>
    <w:rsid w:val="00004B62"/>
    <w:rsid w:val="00004CC6"/>
    <w:rsid w:val="00005C06"/>
    <w:rsid w:val="00006106"/>
    <w:rsid w:val="00006C7D"/>
    <w:rsid w:val="000116BA"/>
    <w:rsid w:val="00011AEC"/>
    <w:rsid w:val="00014F1A"/>
    <w:rsid w:val="00015541"/>
    <w:rsid w:val="000166BC"/>
    <w:rsid w:val="00016B18"/>
    <w:rsid w:val="00016DA3"/>
    <w:rsid w:val="0001776C"/>
    <w:rsid w:val="00017AD2"/>
    <w:rsid w:val="00017FF7"/>
    <w:rsid w:val="00021267"/>
    <w:rsid w:val="000214AF"/>
    <w:rsid w:val="0002197E"/>
    <w:rsid w:val="00022FD2"/>
    <w:rsid w:val="00023803"/>
    <w:rsid w:val="0002574E"/>
    <w:rsid w:val="00026211"/>
    <w:rsid w:val="000272B4"/>
    <w:rsid w:val="0002784E"/>
    <w:rsid w:val="00030652"/>
    <w:rsid w:val="00031465"/>
    <w:rsid w:val="00032601"/>
    <w:rsid w:val="000328D2"/>
    <w:rsid w:val="00033A1A"/>
    <w:rsid w:val="0003416B"/>
    <w:rsid w:val="00034555"/>
    <w:rsid w:val="0003656B"/>
    <w:rsid w:val="00036649"/>
    <w:rsid w:val="000379B9"/>
    <w:rsid w:val="00037D0B"/>
    <w:rsid w:val="00044847"/>
    <w:rsid w:val="000463C8"/>
    <w:rsid w:val="000467C1"/>
    <w:rsid w:val="00046B72"/>
    <w:rsid w:val="00050959"/>
    <w:rsid w:val="00050CF5"/>
    <w:rsid w:val="00050D90"/>
    <w:rsid w:val="00053594"/>
    <w:rsid w:val="0005670B"/>
    <w:rsid w:val="0006031A"/>
    <w:rsid w:val="00060474"/>
    <w:rsid w:val="00061BFE"/>
    <w:rsid w:val="00062B16"/>
    <w:rsid w:val="00063130"/>
    <w:rsid w:val="0006361B"/>
    <w:rsid w:val="000658D4"/>
    <w:rsid w:val="00067D91"/>
    <w:rsid w:val="00067DB9"/>
    <w:rsid w:val="0007172F"/>
    <w:rsid w:val="00072295"/>
    <w:rsid w:val="000731B9"/>
    <w:rsid w:val="000736B1"/>
    <w:rsid w:val="000740A6"/>
    <w:rsid w:val="0007747F"/>
    <w:rsid w:val="0007784C"/>
    <w:rsid w:val="000804F2"/>
    <w:rsid w:val="00080B5C"/>
    <w:rsid w:val="00081537"/>
    <w:rsid w:val="0008312E"/>
    <w:rsid w:val="000869C8"/>
    <w:rsid w:val="0009049A"/>
    <w:rsid w:val="00091761"/>
    <w:rsid w:val="00092A12"/>
    <w:rsid w:val="00092BF6"/>
    <w:rsid w:val="000936CF"/>
    <w:rsid w:val="00093965"/>
    <w:rsid w:val="00093AC2"/>
    <w:rsid w:val="000950A7"/>
    <w:rsid w:val="000A1B16"/>
    <w:rsid w:val="000A36EE"/>
    <w:rsid w:val="000A4D13"/>
    <w:rsid w:val="000A65FA"/>
    <w:rsid w:val="000B122B"/>
    <w:rsid w:val="000B2481"/>
    <w:rsid w:val="000B264E"/>
    <w:rsid w:val="000B2D16"/>
    <w:rsid w:val="000B40D4"/>
    <w:rsid w:val="000B64EF"/>
    <w:rsid w:val="000C2C0F"/>
    <w:rsid w:val="000C4033"/>
    <w:rsid w:val="000C5316"/>
    <w:rsid w:val="000C61F3"/>
    <w:rsid w:val="000C61F9"/>
    <w:rsid w:val="000C799D"/>
    <w:rsid w:val="000D08C1"/>
    <w:rsid w:val="000D0FCE"/>
    <w:rsid w:val="000D1827"/>
    <w:rsid w:val="000D2DAD"/>
    <w:rsid w:val="000D4335"/>
    <w:rsid w:val="000D439C"/>
    <w:rsid w:val="000D48E3"/>
    <w:rsid w:val="000D63AA"/>
    <w:rsid w:val="000E186D"/>
    <w:rsid w:val="000E2C05"/>
    <w:rsid w:val="000E2E78"/>
    <w:rsid w:val="000E450D"/>
    <w:rsid w:val="000E4CD3"/>
    <w:rsid w:val="000E4DA6"/>
    <w:rsid w:val="000E4E6D"/>
    <w:rsid w:val="000E5BD3"/>
    <w:rsid w:val="000E71CB"/>
    <w:rsid w:val="000E749F"/>
    <w:rsid w:val="000E796B"/>
    <w:rsid w:val="000E7A4A"/>
    <w:rsid w:val="000E7DC7"/>
    <w:rsid w:val="000F06FD"/>
    <w:rsid w:val="000F2982"/>
    <w:rsid w:val="000F49B3"/>
    <w:rsid w:val="000F7F05"/>
    <w:rsid w:val="00101F3F"/>
    <w:rsid w:val="00103E51"/>
    <w:rsid w:val="0010649E"/>
    <w:rsid w:val="00106F39"/>
    <w:rsid w:val="0011057A"/>
    <w:rsid w:val="00113D05"/>
    <w:rsid w:val="00115E4F"/>
    <w:rsid w:val="001170FC"/>
    <w:rsid w:val="001209EE"/>
    <w:rsid w:val="0012216A"/>
    <w:rsid w:val="00125164"/>
    <w:rsid w:val="0012584B"/>
    <w:rsid w:val="00126714"/>
    <w:rsid w:val="00127879"/>
    <w:rsid w:val="00130946"/>
    <w:rsid w:val="00133438"/>
    <w:rsid w:val="001335B3"/>
    <w:rsid w:val="00133F92"/>
    <w:rsid w:val="00134CA8"/>
    <w:rsid w:val="00136ED4"/>
    <w:rsid w:val="00137C23"/>
    <w:rsid w:val="00140393"/>
    <w:rsid w:val="00141121"/>
    <w:rsid w:val="0014251F"/>
    <w:rsid w:val="00142B3A"/>
    <w:rsid w:val="0014319E"/>
    <w:rsid w:val="00152145"/>
    <w:rsid w:val="00153974"/>
    <w:rsid w:val="00154833"/>
    <w:rsid w:val="00154C36"/>
    <w:rsid w:val="00157F6E"/>
    <w:rsid w:val="00157FBE"/>
    <w:rsid w:val="001601A2"/>
    <w:rsid w:val="00161719"/>
    <w:rsid w:val="0016215C"/>
    <w:rsid w:val="0016269F"/>
    <w:rsid w:val="0016324B"/>
    <w:rsid w:val="00163773"/>
    <w:rsid w:val="0016467A"/>
    <w:rsid w:val="00165914"/>
    <w:rsid w:val="0016777B"/>
    <w:rsid w:val="00171B13"/>
    <w:rsid w:val="001730D8"/>
    <w:rsid w:val="0017363D"/>
    <w:rsid w:val="00173CBD"/>
    <w:rsid w:val="00175ED6"/>
    <w:rsid w:val="00175F45"/>
    <w:rsid w:val="00176784"/>
    <w:rsid w:val="00176C39"/>
    <w:rsid w:val="00177AC7"/>
    <w:rsid w:val="00181018"/>
    <w:rsid w:val="001819E1"/>
    <w:rsid w:val="00184313"/>
    <w:rsid w:val="00184B46"/>
    <w:rsid w:val="00186D48"/>
    <w:rsid w:val="001877E9"/>
    <w:rsid w:val="0019094C"/>
    <w:rsid w:val="00194CAB"/>
    <w:rsid w:val="00195454"/>
    <w:rsid w:val="0019595D"/>
    <w:rsid w:val="00195D83"/>
    <w:rsid w:val="001973F8"/>
    <w:rsid w:val="00197B2F"/>
    <w:rsid w:val="001A0061"/>
    <w:rsid w:val="001A01E2"/>
    <w:rsid w:val="001A178B"/>
    <w:rsid w:val="001A4C84"/>
    <w:rsid w:val="001A660F"/>
    <w:rsid w:val="001A70C3"/>
    <w:rsid w:val="001B0071"/>
    <w:rsid w:val="001B0DF8"/>
    <w:rsid w:val="001B2C99"/>
    <w:rsid w:val="001B4B23"/>
    <w:rsid w:val="001B7534"/>
    <w:rsid w:val="001C18EE"/>
    <w:rsid w:val="001C6321"/>
    <w:rsid w:val="001C7E44"/>
    <w:rsid w:val="001D0862"/>
    <w:rsid w:val="001D18C7"/>
    <w:rsid w:val="001D4C42"/>
    <w:rsid w:val="001D76FF"/>
    <w:rsid w:val="001D77D9"/>
    <w:rsid w:val="001E2C14"/>
    <w:rsid w:val="001E67B3"/>
    <w:rsid w:val="001F3ECC"/>
    <w:rsid w:val="001F4049"/>
    <w:rsid w:val="001F6585"/>
    <w:rsid w:val="002008CD"/>
    <w:rsid w:val="00200A76"/>
    <w:rsid w:val="00200CED"/>
    <w:rsid w:val="00203620"/>
    <w:rsid w:val="00203F59"/>
    <w:rsid w:val="00204C2D"/>
    <w:rsid w:val="00205EB6"/>
    <w:rsid w:val="00206E40"/>
    <w:rsid w:val="00207F5F"/>
    <w:rsid w:val="002116AE"/>
    <w:rsid w:val="00212530"/>
    <w:rsid w:val="00214173"/>
    <w:rsid w:val="0021674A"/>
    <w:rsid w:val="0021676C"/>
    <w:rsid w:val="002168EB"/>
    <w:rsid w:val="00217218"/>
    <w:rsid w:val="002244CA"/>
    <w:rsid w:val="00225082"/>
    <w:rsid w:val="00230746"/>
    <w:rsid w:val="00230849"/>
    <w:rsid w:val="00230D78"/>
    <w:rsid w:val="00231757"/>
    <w:rsid w:val="002322CB"/>
    <w:rsid w:val="002354B3"/>
    <w:rsid w:val="00237885"/>
    <w:rsid w:val="0023796F"/>
    <w:rsid w:val="002420AF"/>
    <w:rsid w:val="00243CF8"/>
    <w:rsid w:val="002440B7"/>
    <w:rsid w:val="00244F03"/>
    <w:rsid w:val="0024654F"/>
    <w:rsid w:val="00246B00"/>
    <w:rsid w:val="00247CF2"/>
    <w:rsid w:val="00250211"/>
    <w:rsid w:val="00251134"/>
    <w:rsid w:val="002517F5"/>
    <w:rsid w:val="00252996"/>
    <w:rsid w:val="00252E4F"/>
    <w:rsid w:val="00253181"/>
    <w:rsid w:val="00253CDB"/>
    <w:rsid w:val="00255240"/>
    <w:rsid w:val="002563D2"/>
    <w:rsid w:val="00257734"/>
    <w:rsid w:val="00260864"/>
    <w:rsid w:val="002612DA"/>
    <w:rsid w:val="002619EF"/>
    <w:rsid w:val="00264FFD"/>
    <w:rsid w:val="00265FFA"/>
    <w:rsid w:val="00272EBA"/>
    <w:rsid w:val="00273178"/>
    <w:rsid w:val="002732FD"/>
    <w:rsid w:val="002738A8"/>
    <w:rsid w:val="00274227"/>
    <w:rsid w:val="00280ED4"/>
    <w:rsid w:val="00281123"/>
    <w:rsid w:val="002861A4"/>
    <w:rsid w:val="002863B4"/>
    <w:rsid w:val="0028690E"/>
    <w:rsid w:val="0029000E"/>
    <w:rsid w:val="002910EE"/>
    <w:rsid w:val="0029139A"/>
    <w:rsid w:val="0029497D"/>
    <w:rsid w:val="00294A38"/>
    <w:rsid w:val="00294C04"/>
    <w:rsid w:val="00294E14"/>
    <w:rsid w:val="0029589F"/>
    <w:rsid w:val="00296948"/>
    <w:rsid w:val="00297114"/>
    <w:rsid w:val="002A1C7B"/>
    <w:rsid w:val="002A23C7"/>
    <w:rsid w:val="002A39AE"/>
    <w:rsid w:val="002A4A1D"/>
    <w:rsid w:val="002A5550"/>
    <w:rsid w:val="002A62D4"/>
    <w:rsid w:val="002A687F"/>
    <w:rsid w:val="002A6BC6"/>
    <w:rsid w:val="002A6D7D"/>
    <w:rsid w:val="002A725D"/>
    <w:rsid w:val="002B3F1D"/>
    <w:rsid w:val="002B4BCE"/>
    <w:rsid w:val="002B6DD9"/>
    <w:rsid w:val="002B6E54"/>
    <w:rsid w:val="002B7044"/>
    <w:rsid w:val="002C0D6C"/>
    <w:rsid w:val="002C19CF"/>
    <w:rsid w:val="002C1FD9"/>
    <w:rsid w:val="002C4259"/>
    <w:rsid w:val="002D017F"/>
    <w:rsid w:val="002D1801"/>
    <w:rsid w:val="002D3D4C"/>
    <w:rsid w:val="002D43F6"/>
    <w:rsid w:val="002D465C"/>
    <w:rsid w:val="002D65B5"/>
    <w:rsid w:val="002E0DBB"/>
    <w:rsid w:val="002E11A4"/>
    <w:rsid w:val="002E3623"/>
    <w:rsid w:val="002E471C"/>
    <w:rsid w:val="002E73E9"/>
    <w:rsid w:val="002F027D"/>
    <w:rsid w:val="002F0E3F"/>
    <w:rsid w:val="002F1F0C"/>
    <w:rsid w:val="002F296F"/>
    <w:rsid w:val="002F3855"/>
    <w:rsid w:val="002F3D8B"/>
    <w:rsid w:val="002F4C64"/>
    <w:rsid w:val="00300C67"/>
    <w:rsid w:val="00301CAC"/>
    <w:rsid w:val="00301D41"/>
    <w:rsid w:val="003050CD"/>
    <w:rsid w:val="00306168"/>
    <w:rsid w:val="00307534"/>
    <w:rsid w:val="003077F2"/>
    <w:rsid w:val="00311F7E"/>
    <w:rsid w:val="003129FC"/>
    <w:rsid w:val="0031302C"/>
    <w:rsid w:val="003131BE"/>
    <w:rsid w:val="00314870"/>
    <w:rsid w:val="00314A23"/>
    <w:rsid w:val="00315A1C"/>
    <w:rsid w:val="00316B78"/>
    <w:rsid w:val="00316B9C"/>
    <w:rsid w:val="00322FF8"/>
    <w:rsid w:val="00324FB6"/>
    <w:rsid w:val="003265C7"/>
    <w:rsid w:val="003267D5"/>
    <w:rsid w:val="003274FE"/>
    <w:rsid w:val="00327B18"/>
    <w:rsid w:val="003305D8"/>
    <w:rsid w:val="003313FD"/>
    <w:rsid w:val="00333F11"/>
    <w:rsid w:val="003349D5"/>
    <w:rsid w:val="00335C17"/>
    <w:rsid w:val="00336DCF"/>
    <w:rsid w:val="00337FAF"/>
    <w:rsid w:val="00341DC0"/>
    <w:rsid w:val="003422A5"/>
    <w:rsid w:val="003430DC"/>
    <w:rsid w:val="003437BA"/>
    <w:rsid w:val="00343AB7"/>
    <w:rsid w:val="00345AA1"/>
    <w:rsid w:val="0034634A"/>
    <w:rsid w:val="003476D1"/>
    <w:rsid w:val="00350955"/>
    <w:rsid w:val="00350C9E"/>
    <w:rsid w:val="003518A7"/>
    <w:rsid w:val="00352545"/>
    <w:rsid w:val="00352727"/>
    <w:rsid w:val="00352E5E"/>
    <w:rsid w:val="00353367"/>
    <w:rsid w:val="003557FC"/>
    <w:rsid w:val="0035655D"/>
    <w:rsid w:val="00357B33"/>
    <w:rsid w:val="00361A49"/>
    <w:rsid w:val="00362A9A"/>
    <w:rsid w:val="003636F4"/>
    <w:rsid w:val="003662AC"/>
    <w:rsid w:val="003667FF"/>
    <w:rsid w:val="00366BD5"/>
    <w:rsid w:val="003676B6"/>
    <w:rsid w:val="00367866"/>
    <w:rsid w:val="003678F3"/>
    <w:rsid w:val="00367D76"/>
    <w:rsid w:val="00370B9B"/>
    <w:rsid w:val="00371373"/>
    <w:rsid w:val="00371F72"/>
    <w:rsid w:val="00374BCC"/>
    <w:rsid w:val="0037602C"/>
    <w:rsid w:val="00377607"/>
    <w:rsid w:val="00380A68"/>
    <w:rsid w:val="00382131"/>
    <w:rsid w:val="00383F06"/>
    <w:rsid w:val="00385078"/>
    <w:rsid w:val="00386E9A"/>
    <w:rsid w:val="0039031E"/>
    <w:rsid w:val="003907C9"/>
    <w:rsid w:val="003915F7"/>
    <w:rsid w:val="00391CE4"/>
    <w:rsid w:val="003926BC"/>
    <w:rsid w:val="003A2DE5"/>
    <w:rsid w:val="003A332E"/>
    <w:rsid w:val="003A554D"/>
    <w:rsid w:val="003A5F51"/>
    <w:rsid w:val="003B180F"/>
    <w:rsid w:val="003B3D47"/>
    <w:rsid w:val="003B4C96"/>
    <w:rsid w:val="003B53EB"/>
    <w:rsid w:val="003B678D"/>
    <w:rsid w:val="003B78BB"/>
    <w:rsid w:val="003C09E7"/>
    <w:rsid w:val="003C1132"/>
    <w:rsid w:val="003C1DB9"/>
    <w:rsid w:val="003C2014"/>
    <w:rsid w:val="003C2A2E"/>
    <w:rsid w:val="003C2A7F"/>
    <w:rsid w:val="003C2D19"/>
    <w:rsid w:val="003C5550"/>
    <w:rsid w:val="003D0499"/>
    <w:rsid w:val="003D3D38"/>
    <w:rsid w:val="003D63E4"/>
    <w:rsid w:val="003D6AE9"/>
    <w:rsid w:val="003E0018"/>
    <w:rsid w:val="003E02BA"/>
    <w:rsid w:val="003E0A19"/>
    <w:rsid w:val="003E1902"/>
    <w:rsid w:val="003E28DF"/>
    <w:rsid w:val="003E2E65"/>
    <w:rsid w:val="003E32D4"/>
    <w:rsid w:val="003E4534"/>
    <w:rsid w:val="003E6690"/>
    <w:rsid w:val="003F039E"/>
    <w:rsid w:val="003F1941"/>
    <w:rsid w:val="003F3CE0"/>
    <w:rsid w:val="003F3F42"/>
    <w:rsid w:val="003F4527"/>
    <w:rsid w:val="003F4E2E"/>
    <w:rsid w:val="003F4E80"/>
    <w:rsid w:val="003F52D0"/>
    <w:rsid w:val="003F5462"/>
    <w:rsid w:val="003F6155"/>
    <w:rsid w:val="003F75E5"/>
    <w:rsid w:val="0040036A"/>
    <w:rsid w:val="0040155A"/>
    <w:rsid w:val="00401867"/>
    <w:rsid w:val="00402715"/>
    <w:rsid w:val="00402FA5"/>
    <w:rsid w:val="00402FAB"/>
    <w:rsid w:val="004038E3"/>
    <w:rsid w:val="004044E4"/>
    <w:rsid w:val="004048F1"/>
    <w:rsid w:val="00404E23"/>
    <w:rsid w:val="00405B89"/>
    <w:rsid w:val="00406CDE"/>
    <w:rsid w:val="004073B2"/>
    <w:rsid w:val="004108ED"/>
    <w:rsid w:val="00411619"/>
    <w:rsid w:val="00416986"/>
    <w:rsid w:val="0042110A"/>
    <w:rsid w:val="0042252A"/>
    <w:rsid w:val="004255A2"/>
    <w:rsid w:val="00425793"/>
    <w:rsid w:val="00430720"/>
    <w:rsid w:val="0043258F"/>
    <w:rsid w:val="0043280E"/>
    <w:rsid w:val="00436237"/>
    <w:rsid w:val="0043633B"/>
    <w:rsid w:val="0044038C"/>
    <w:rsid w:val="00440F18"/>
    <w:rsid w:val="00441B92"/>
    <w:rsid w:val="0044313D"/>
    <w:rsid w:val="004443E1"/>
    <w:rsid w:val="00446C2C"/>
    <w:rsid w:val="00447EBC"/>
    <w:rsid w:val="004512CC"/>
    <w:rsid w:val="00451435"/>
    <w:rsid w:val="00452D88"/>
    <w:rsid w:val="004535C5"/>
    <w:rsid w:val="00454353"/>
    <w:rsid w:val="00455825"/>
    <w:rsid w:val="00456190"/>
    <w:rsid w:val="00456B28"/>
    <w:rsid w:val="00456B35"/>
    <w:rsid w:val="00456DDA"/>
    <w:rsid w:val="004638F4"/>
    <w:rsid w:val="00464F27"/>
    <w:rsid w:val="00466727"/>
    <w:rsid w:val="00466D49"/>
    <w:rsid w:val="00471142"/>
    <w:rsid w:val="004719CC"/>
    <w:rsid w:val="00472117"/>
    <w:rsid w:val="00472FE0"/>
    <w:rsid w:val="0047382B"/>
    <w:rsid w:val="004745C2"/>
    <w:rsid w:val="00474883"/>
    <w:rsid w:val="00482BAA"/>
    <w:rsid w:val="004837D7"/>
    <w:rsid w:val="004869ED"/>
    <w:rsid w:val="00487AE7"/>
    <w:rsid w:val="004913E7"/>
    <w:rsid w:val="004913EE"/>
    <w:rsid w:val="0049480F"/>
    <w:rsid w:val="004A0121"/>
    <w:rsid w:val="004A0D8D"/>
    <w:rsid w:val="004A0FD9"/>
    <w:rsid w:val="004A2833"/>
    <w:rsid w:val="004A518A"/>
    <w:rsid w:val="004A5334"/>
    <w:rsid w:val="004A5750"/>
    <w:rsid w:val="004A6350"/>
    <w:rsid w:val="004A6AD7"/>
    <w:rsid w:val="004A6BCE"/>
    <w:rsid w:val="004A7193"/>
    <w:rsid w:val="004A773D"/>
    <w:rsid w:val="004A7B3F"/>
    <w:rsid w:val="004B1FB4"/>
    <w:rsid w:val="004B207B"/>
    <w:rsid w:val="004B2C79"/>
    <w:rsid w:val="004B743A"/>
    <w:rsid w:val="004B754B"/>
    <w:rsid w:val="004B7626"/>
    <w:rsid w:val="004B7AB2"/>
    <w:rsid w:val="004C0175"/>
    <w:rsid w:val="004C150D"/>
    <w:rsid w:val="004C1AD7"/>
    <w:rsid w:val="004C25E1"/>
    <w:rsid w:val="004C3752"/>
    <w:rsid w:val="004C537F"/>
    <w:rsid w:val="004C65D2"/>
    <w:rsid w:val="004C794E"/>
    <w:rsid w:val="004D092B"/>
    <w:rsid w:val="004D2B68"/>
    <w:rsid w:val="004D35A2"/>
    <w:rsid w:val="004D578C"/>
    <w:rsid w:val="004D5DB1"/>
    <w:rsid w:val="004E07DA"/>
    <w:rsid w:val="004E111C"/>
    <w:rsid w:val="004E2CA4"/>
    <w:rsid w:val="004E33D4"/>
    <w:rsid w:val="004E3C92"/>
    <w:rsid w:val="004E4CF3"/>
    <w:rsid w:val="004E5137"/>
    <w:rsid w:val="004E762C"/>
    <w:rsid w:val="004F02A0"/>
    <w:rsid w:val="004F06C7"/>
    <w:rsid w:val="004F1A65"/>
    <w:rsid w:val="004F28D1"/>
    <w:rsid w:val="004F332D"/>
    <w:rsid w:val="004F4957"/>
    <w:rsid w:val="004F6F48"/>
    <w:rsid w:val="004F7F9A"/>
    <w:rsid w:val="0050091D"/>
    <w:rsid w:val="005009A6"/>
    <w:rsid w:val="00502C66"/>
    <w:rsid w:val="005069A8"/>
    <w:rsid w:val="00506C43"/>
    <w:rsid w:val="0050770E"/>
    <w:rsid w:val="005078C7"/>
    <w:rsid w:val="00507CE8"/>
    <w:rsid w:val="00510F44"/>
    <w:rsid w:val="00512664"/>
    <w:rsid w:val="0051381F"/>
    <w:rsid w:val="005154D2"/>
    <w:rsid w:val="00515FE6"/>
    <w:rsid w:val="00516FC4"/>
    <w:rsid w:val="005201C5"/>
    <w:rsid w:val="00523BEC"/>
    <w:rsid w:val="00523E71"/>
    <w:rsid w:val="005241BA"/>
    <w:rsid w:val="00524AAE"/>
    <w:rsid w:val="0052513D"/>
    <w:rsid w:val="00527BF0"/>
    <w:rsid w:val="00530526"/>
    <w:rsid w:val="00532CE3"/>
    <w:rsid w:val="00534297"/>
    <w:rsid w:val="005351FE"/>
    <w:rsid w:val="00536294"/>
    <w:rsid w:val="005362DF"/>
    <w:rsid w:val="00536B7E"/>
    <w:rsid w:val="0054000B"/>
    <w:rsid w:val="00540D55"/>
    <w:rsid w:val="00541BD4"/>
    <w:rsid w:val="005427CC"/>
    <w:rsid w:val="00542ED8"/>
    <w:rsid w:val="00544637"/>
    <w:rsid w:val="005452CD"/>
    <w:rsid w:val="00547601"/>
    <w:rsid w:val="005476E8"/>
    <w:rsid w:val="0055252C"/>
    <w:rsid w:val="00552E20"/>
    <w:rsid w:val="005558D3"/>
    <w:rsid w:val="00557B1B"/>
    <w:rsid w:val="0056121E"/>
    <w:rsid w:val="0056133D"/>
    <w:rsid w:val="005618C7"/>
    <w:rsid w:val="00561DA4"/>
    <w:rsid w:val="00562B6B"/>
    <w:rsid w:val="00563910"/>
    <w:rsid w:val="00564586"/>
    <w:rsid w:val="00566C57"/>
    <w:rsid w:val="00567817"/>
    <w:rsid w:val="005732F7"/>
    <w:rsid w:val="00575863"/>
    <w:rsid w:val="00576806"/>
    <w:rsid w:val="00576C6A"/>
    <w:rsid w:val="00576DC9"/>
    <w:rsid w:val="00577481"/>
    <w:rsid w:val="00577FE7"/>
    <w:rsid w:val="00580FD4"/>
    <w:rsid w:val="0058205B"/>
    <w:rsid w:val="00585BD1"/>
    <w:rsid w:val="005866FE"/>
    <w:rsid w:val="00590C81"/>
    <w:rsid w:val="005923D2"/>
    <w:rsid w:val="00593A2C"/>
    <w:rsid w:val="005943A8"/>
    <w:rsid w:val="00594539"/>
    <w:rsid w:val="00595D79"/>
    <w:rsid w:val="00596550"/>
    <w:rsid w:val="00596DC4"/>
    <w:rsid w:val="00597F9B"/>
    <w:rsid w:val="005A0509"/>
    <w:rsid w:val="005A0E22"/>
    <w:rsid w:val="005A1059"/>
    <w:rsid w:val="005A1DDD"/>
    <w:rsid w:val="005A54B2"/>
    <w:rsid w:val="005A6156"/>
    <w:rsid w:val="005A6175"/>
    <w:rsid w:val="005A672E"/>
    <w:rsid w:val="005A6DEE"/>
    <w:rsid w:val="005B0156"/>
    <w:rsid w:val="005B120C"/>
    <w:rsid w:val="005B2A78"/>
    <w:rsid w:val="005B481F"/>
    <w:rsid w:val="005B4C1F"/>
    <w:rsid w:val="005B4E28"/>
    <w:rsid w:val="005B5FD6"/>
    <w:rsid w:val="005B7C3C"/>
    <w:rsid w:val="005C0735"/>
    <w:rsid w:val="005C16AE"/>
    <w:rsid w:val="005C1755"/>
    <w:rsid w:val="005C2B57"/>
    <w:rsid w:val="005C4C76"/>
    <w:rsid w:val="005C4CAF"/>
    <w:rsid w:val="005C5D12"/>
    <w:rsid w:val="005C622C"/>
    <w:rsid w:val="005C6AC2"/>
    <w:rsid w:val="005D047F"/>
    <w:rsid w:val="005D0C7C"/>
    <w:rsid w:val="005D0E77"/>
    <w:rsid w:val="005D200B"/>
    <w:rsid w:val="005D499B"/>
    <w:rsid w:val="005D512A"/>
    <w:rsid w:val="005E13E9"/>
    <w:rsid w:val="005E4F11"/>
    <w:rsid w:val="005E5EDA"/>
    <w:rsid w:val="005E6C7A"/>
    <w:rsid w:val="005F06BA"/>
    <w:rsid w:val="005F1282"/>
    <w:rsid w:val="005F2A72"/>
    <w:rsid w:val="005F344F"/>
    <w:rsid w:val="005F3F6D"/>
    <w:rsid w:val="005F4ED3"/>
    <w:rsid w:val="005F6057"/>
    <w:rsid w:val="005F61BF"/>
    <w:rsid w:val="005F7721"/>
    <w:rsid w:val="005F783E"/>
    <w:rsid w:val="00600BD0"/>
    <w:rsid w:val="00603261"/>
    <w:rsid w:val="006038DD"/>
    <w:rsid w:val="00603A4F"/>
    <w:rsid w:val="0060569C"/>
    <w:rsid w:val="006063E3"/>
    <w:rsid w:val="00606EF5"/>
    <w:rsid w:val="0060722B"/>
    <w:rsid w:val="0060761F"/>
    <w:rsid w:val="00610BC9"/>
    <w:rsid w:val="00614DDA"/>
    <w:rsid w:val="006157EE"/>
    <w:rsid w:val="00615E5B"/>
    <w:rsid w:val="00620CD1"/>
    <w:rsid w:val="00623C04"/>
    <w:rsid w:val="00624C51"/>
    <w:rsid w:val="00625506"/>
    <w:rsid w:val="00626807"/>
    <w:rsid w:val="006303EB"/>
    <w:rsid w:val="00630EAF"/>
    <w:rsid w:val="00634178"/>
    <w:rsid w:val="00636915"/>
    <w:rsid w:val="00637F3D"/>
    <w:rsid w:val="0064196C"/>
    <w:rsid w:val="006443DA"/>
    <w:rsid w:val="00650177"/>
    <w:rsid w:val="0065065A"/>
    <w:rsid w:val="00653601"/>
    <w:rsid w:val="00653D77"/>
    <w:rsid w:val="0065436E"/>
    <w:rsid w:val="006545DB"/>
    <w:rsid w:val="006557D7"/>
    <w:rsid w:val="006566D7"/>
    <w:rsid w:val="0065732F"/>
    <w:rsid w:val="00661B76"/>
    <w:rsid w:val="0066364C"/>
    <w:rsid w:val="00663890"/>
    <w:rsid w:val="006665AD"/>
    <w:rsid w:val="00666EB4"/>
    <w:rsid w:val="00672010"/>
    <w:rsid w:val="00673172"/>
    <w:rsid w:val="0067343C"/>
    <w:rsid w:val="00674BF7"/>
    <w:rsid w:val="00675936"/>
    <w:rsid w:val="00675E2F"/>
    <w:rsid w:val="00677807"/>
    <w:rsid w:val="00677DE2"/>
    <w:rsid w:val="0068170A"/>
    <w:rsid w:val="00682744"/>
    <w:rsid w:val="00684AA0"/>
    <w:rsid w:val="00685286"/>
    <w:rsid w:val="0068761A"/>
    <w:rsid w:val="00687B08"/>
    <w:rsid w:val="00691905"/>
    <w:rsid w:val="00694A99"/>
    <w:rsid w:val="0069720F"/>
    <w:rsid w:val="006A00DA"/>
    <w:rsid w:val="006A0D67"/>
    <w:rsid w:val="006A1777"/>
    <w:rsid w:val="006A2614"/>
    <w:rsid w:val="006A2B8B"/>
    <w:rsid w:val="006A361F"/>
    <w:rsid w:val="006A5518"/>
    <w:rsid w:val="006A6D8E"/>
    <w:rsid w:val="006A7044"/>
    <w:rsid w:val="006A7D72"/>
    <w:rsid w:val="006A7DD0"/>
    <w:rsid w:val="006B0828"/>
    <w:rsid w:val="006B158E"/>
    <w:rsid w:val="006B29BB"/>
    <w:rsid w:val="006B3086"/>
    <w:rsid w:val="006B3977"/>
    <w:rsid w:val="006B4709"/>
    <w:rsid w:val="006B4B6D"/>
    <w:rsid w:val="006B4D86"/>
    <w:rsid w:val="006B61B6"/>
    <w:rsid w:val="006B65E7"/>
    <w:rsid w:val="006B6982"/>
    <w:rsid w:val="006C09C8"/>
    <w:rsid w:val="006C37B8"/>
    <w:rsid w:val="006C468C"/>
    <w:rsid w:val="006C4D63"/>
    <w:rsid w:val="006C4F08"/>
    <w:rsid w:val="006C508A"/>
    <w:rsid w:val="006C5966"/>
    <w:rsid w:val="006C6F3B"/>
    <w:rsid w:val="006D0ACB"/>
    <w:rsid w:val="006D1975"/>
    <w:rsid w:val="006D3FB6"/>
    <w:rsid w:val="006D4D93"/>
    <w:rsid w:val="006D6FCF"/>
    <w:rsid w:val="006E1453"/>
    <w:rsid w:val="006E42AB"/>
    <w:rsid w:val="006E45F4"/>
    <w:rsid w:val="006E5508"/>
    <w:rsid w:val="006E66F2"/>
    <w:rsid w:val="006E6E64"/>
    <w:rsid w:val="006E762B"/>
    <w:rsid w:val="006E7BDB"/>
    <w:rsid w:val="006F15F1"/>
    <w:rsid w:val="006F1C03"/>
    <w:rsid w:val="006F1DAD"/>
    <w:rsid w:val="006F21E5"/>
    <w:rsid w:val="006F5612"/>
    <w:rsid w:val="006F5976"/>
    <w:rsid w:val="006F644B"/>
    <w:rsid w:val="0070007A"/>
    <w:rsid w:val="0070045E"/>
    <w:rsid w:val="00705868"/>
    <w:rsid w:val="00707BB0"/>
    <w:rsid w:val="00707DE4"/>
    <w:rsid w:val="0071114E"/>
    <w:rsid w:val="00712B02"/>
    <w:rsid w:val="00714038"/>
    <w:rsid w:val="007154C2"/>
    <w:rsid w:val="00715F4B"/>
    <w:rsid w:val="007200B1"/>
    <w:rsid w:val="0072051E"/>
    <w:rsid w:val="00721177"/>
    <w:rsid w:val="00721D45"/>
    <w:rsid w:val="007220CE"/>
    <w:rsid w:val="00722A2D"/>
    <w:rsid w:val="00722A34"/>
    <w:rsid w:val="007243A3"/>
    <w:rsid w:val="0073139A"/>
    <w:rsid w:val="007319B8"/>
    <w:rsid w:val="007350F2"/>
    <w:rsid w:val="007365F7"/>
    <w:rsid w:val="007366F6"/>
    <w:rsid w:val="00737F83"/>
    <w:rsid w:val="0074111A"/>
    <w:rsid w:val="007412AE"/>
    <w:rsid w:val="00741AEE"/>
    <w:rsid w:val="00744C42"/>
    <w:rsid w:val="007459FB"/>
    <w:rsid w:val="00745BFE"/>
    <w:rsid w:val="00747DA2"/>
    <w:rsid w:val="00753C27"/>
    <w:rsid w:val="007546FF"/>
    <w:rsid w:val="007579CC"/>
    <w:rsid w:val="00757B88"/>
    <w:rsid w:val="00760193"/>
    <w:rsid w:val="00760848"/>
    <w:rsid w:val="0076098F"/>
    <w:rsid w:val="00761721"/>
    <w:rsid w:val="00763387"/>
    <w:rsid w:val="00763A6C"/>
    <w:rsid w:val="00765D16"/>
    <w:rsid w:val="007667D4"/>
    <w:rsid w:val="007672E6"/>
    <w:rsid w:val="0077050B"/>
    <w:rsid w:val="0077108C"/>
    <w:rsid w:val="00772F62"/>
    <w:rsid w:val="007745FA"/>
    <w:rsid w:val="0077504E"/>
    <w:rsid w:val="00775235"/>
    <w:rsid w:val="007756C9"/>
    <w:rsid w:val="007773B3"/>
    <w:rsid w:val="00777436"/>
    <w:rsid w:val="00777F3C"/>
    <w:rsid w:val="0078096B"/>
    <w:rsid w:val="00781887"/>
    <w:rsid w:val="007828B1"/>
    <w:rsid w:val="00786AD6"/>
    <w:rsid w:val="0078722D"/>
    <w:rsid w:val="00787E83"/>
    <w:rsid w:val="00790757"/>
    <w:rsid w:val="0079565D"/>
    <w:rsid w:val="0079697F"/>
    <w:rsid w:val="00797932"/>
    <w:rsid w:val="007A1EDD"/>
    <w:rsid w:val="007A21B4"/>
    <w:rsid w:val="007A551B"/>
    <w:rsid w:val="007A6779"/>
    <w:rsid w:val="007A7620"/>
    <w:rsid w:val="007A78D0"/>
    <w:rsid w:val="007B0390"/>
    <w:rsid w:val="007B0397"/>
    <w:rsid w:val="007B22E9"/>
    <w:rsid w:val="007B3267"/>
    <w:rsid w:val="007B656B"/>
    <w:rsid w:val="007B6A46"/>
    <w:rsid w:val="007B6AA9"/>
    <w:rsid w:val="007B7999"/>
    <w:rsid w:val="007C0281"/>
    <w:rsid w:val="007C0E7D"/>
    <w:rsid w:val="007C2BE2"/>
    <w:rsid w:val="007C4C4D"/>
    <w:rsid w:val="007D2584"/>
    <w:rsid w:val="007D28ED"/>
    <w:rsid w:val="007D353F"/>
    <w:rsid w:val="007D5777"/>
    <w:rsid w:val="007D6331"/>
    <w:rsid w:val="007E0A47"/>
    <w:rsid w:val="007E263B"/>
    <w:rsid w:val="007E67A4"/>
    <w:rsid w:val="007E6DD5"/>
    <w:rsid w:val="007E7C30"/>
    <w:rsid w:val="007E7FBF"/>
    <w:rsid w:val="007F1D9C"/>
    <w:rsid w:val="007F2D33"/>
    <w:rsid w:val="007F3DAE"/>
    <w:rsid w:val="007F4D7B"/>
    <w:rsid w:val="007F4F26"/>
    <w:rsid w:val="007F54AD"/>
    <w:rsid w:val="007F5F2C"/>
    <w:rsid w:val="007F6562"/>
    <w:rsid w:val="007F6756"/>
    <w:rsid w:val="007F6FCD"/>
    <w:rsid w:val="007F7219"/>
    <w:rsid w:val="007F7EA5"/>
    <w:rsid w:val="0080006B"/>
    <w:rsid w:val="00803022"/>
    <w:rsid w:val="008046BA"/>
    <w:rsid w:val="00804C1A"/>
    <w:rsid w:val="0080534E"/>
    <w:rsid w:val="008057E2"/>
    <w:rsid w:val="0080653C"/>
    <w:rsid w:val="0081161C"/>
    <w:rsid w:val="008117C0"/>
    <w:rsid w:val="00814220"/>
    <w:rsid w:val="008157C4"/>
    <w:rsid w:val="00816391"/>
    <w:rsid w:val="00816BDE"/>
    <w:rsid w:val="00820809"/>
    <w:rsid w:val="0082169C"/>
    <w:rsid w:val="008300AC"/>
    <w:rsid w:val="008304A8"/>
    <w:rsid w:val="00832016"/>
    <w:rsid w:val="008344F4"/>
    <w:rsid w:val="00837CC5"/>
    <w:rsid w:val="00840928"/>
    <w:rsid w:val="008426D4"/>
    <w:rsid w:val="00842DFB"/>
    <w:rsid w:val="008445C3"/>
    <w:rsid w:val="0084478B"/>
    <w:rsid w:val="00844A35"/>
    <w:rsid w:val="00846ACF"/>
    <w:rsid w:val="00847844"/>
    <w:rsid w:val="008503DF"/>
    <w:rsid w:val="008521F1"/>
    <w:rsid w:val="00852617"/>
    <w:rsid w:val="00853B26"/>
    <w:rsid w:val="00853B8A"/>
    <w:rsid w:val="00854941"/>
    <w:rsid w:val="00855070"/>
    <w:rsid w:val="00855F7E"/>
    <w:rsid w:val="008568C4"/>
    <w:rsid w:val="0086028F"/>
    <w:rsid w:val="00861148"/>
    <w:rsid w:val="00862102"/>
    <w:rsid w:val="0086241A"/>
    <w:rsid w:val="0086284A"/>
    <w:rsid w:val="00862C02"/>
    <w:rsid w:val="00862F79"/>
    <w:rsid w:val="00864641"/>
    <w:rsid w:val="00866097"/>
    <w:rsid w:val="0086654D"/>
    <w:rsid w:val="008671A0"/>
    <w:rsid w:val="00867EBF"/>
    <w:rsid w:val="0087038D"/>
    <w:rsid w:val="00870B5A"/>
    <w:rsid w:val="008712CC"/>
    <w:rsid w:val="008715A4"/>
    <w:rsid w:val="00871696"/>
    <w:rsid w:val="008718FC"/>
    <w:rsid w:val="00871EA8"/>
    <w:rsid w:val="00872FE4"/>
    <w:rsid w:val="00873D16"/>
    <w:rsid w:val="0087400C"/>
    <w:rsid w:val="00874558"/>
    <w:rsid w:val="00874A74"/>
    <w:rsid w:val="00875E91"/>
    <w:rsid w:val="008760C5"/>
    <w:rsid w:val="008835DB"/>
    <w:rsid w:val="00885AA0"/>
    <w:rsid w:val="00887A2A"/>
    <w:rsid w:val="00887E27"/>
    <w:rsid w:val="00892622"/>
    <w:rsid w:val="00894511"/>
    <w:rsid w:val="00894909"/>
    <w:rsid w:val="00895478"/>
    <w:rsid w:val="00895CE4"/>
    <w:rsid w:val="008975FC"/>
    <w:rsid w:val="00897AB1"/>
    <w:rsid w:val="00897F89"/>
    <w:rsid w:val="008A0007"/>
    <w:rsid w:val="008A1B72"/>
    <w:rsid w:val="008A35E8"/>
    <w:rsid w:val="008A5A0A"/>
    <w:rsid w:val="008A7FF3"/>
    <w:rsid w:val="008B0C79"/>
    <w:rsid w:val="008B3C9B"/>
    <w:rsid w:val="008B5348"/>
    <w:rsid w:val="008B5974"/>
    <w:rsid w:val="008B5C81"/>
    <w:rsid w:val="008C0417"/>
    <w:rsid w:val="008C08BC"/>
    <w:rsid w:val="008C21B1"/>
    <w:rsid w:val="008C2997"/>
    <w:rsid w:val="008C3C96"/>
    <w:rsid w:val="008C417F"/>
    <w:rsid w:val="008C4666"/>
    <w:rsid w:val="008C5705"/>
    <w:rsid w:val="008C6381"/>
    <w:rsid w:val="008C7C0D"/>
    <w:rsid w:val="008D2BB0"/>
    <w:rsid w:val="008D2E77"/>
    <w:rsid w:val="008D4EB5"/>
    <w:rsid w:val="008D6ACA"/>
    <w:rsid w:val="008D6DD9"/>
    <w:rsid w:val="008D6EE1"/>
    <w:rsid w:val="008E0C5C"/>
    <w:rsid w:val="008E2557"/>
    <w:rsid w:val="008E317D"/>
    <w:rsid w:val="008E5253"/>
    <w:rsid w:val="008E539D"/>
    <w:rsid w:val="008E53C1"/>
    <w:rsid w:val="008F0BF9"/>
    <w:rsid w:val="008F1B9D"/>
    <w:rsid w:val="008F226F"/>
    <w:rsid w:val="008F2E0D"/>
    <w:rsid w:val="008F3BBE"/>
    <w:rsid w:val="008F48AD"/>
    <w:rsid w:val="008F5BBA"/>
    <w:rsid w:val="008F7ED1"/>
    <w:rsid w:val="00900B54"/>
    <w:rsid w:val="0090252C"/>
    <w:rsid w:val="00905930"/>
    <w:rsid w:val="00906C57"/>
    <w:rsid w:val="0091411F"/>
    <w:rsid w:val="00914CA3"/>
    <w:rsid w:val="009152E4"/>
    <w:rsid w:val="00916638"/>
    <w:rsid w:val="00916883"/>
    <w:rsid w:val="00920DF2"/>
    <w:rsid w:val="00921C80"/>
    <w:rsid w:val="009225BC"/>
    <w:rsid w:val="00923687"/>
    <w:rsid w:val="00924233"/>
    <w:rsid w:val="0092593C"/>
    <w:rsid w:val="009262FB"/>
    <w:rsid w:val="009303FA"/>
    <w:rsid w:val="009318DC"/>
    <w:rsid w:val="0093233F"/>
    <w:rsid w:val="00940900"/>
    <w:rsid w:val="00940A12"/>
    <w:rsid w:val="00941482"/>
    <w:rsid w:val="00942459"/>
    <w:rsid w:val="009435CB"/>
    <w:rsid w:val="00945BA0"/>
    <w:rsid w:val="00946708"/>
    <w:rsid w:val="00950F7C"/>
    <w:rsid w:val="00952FFA"/>
    <w:rsid w:val="00954D19"/>
    <w:rsid w:val="00954D48"/>
    <w:rsid w:val="00957591"/>
    <w:rsid w:val="0096075E"/>
    <w:rsid w:val="009619ED"/>
    <w:rsid w:val="009624BC"/>
    <w:rsid w:val="00962C75"/>
    <w:rsid w:val="00963059"/>
    <w:rsid w:val="009660A8"/>
    <w:rsid w:val="009712F0"/>
    <w:rsid w:val="00971D99"/>
    <w:rsid w:val="00973521"/>
    <w:rsid w:val="009735C2"/>
    <w:rsid w:val="009758EC"/>
    <w:rsid w:val="00976580"/>
    <w:rsid w:val="00976727"/>
    <w:rsid w:val="00980032"/>
    <w:rsid w:val="009918B2"/>
    <w:rsid w:val="00992256"/>
    <w:rsid w:val="00992871"/>
    <w:rsid w:val="00992F07"/>
    <w:rsid w:val="00992F73"/>
    <w:rsid w:val="009931BB"/>
    <w:rsid w:val="009938E3"/>
    <w:rsid w:val="00993D83"/>
    <w:rsid w:val="00994C9F"/>
    <w:rsid w:val="00994F6F"/>
    <w:rsid w:val="009A0D66"/>
    <w:rsid w:val="009A308A"/>
    <w:rsid w:val="009A5D96"/>
    <w:rsid w:val="009A6101"/>
    <w:rsid w:val="009B0DD4"/>
    <w:rsid w:val="009B15A0"/>
    <w:rsid w:val="009B179A"/>
    <w:rsid w:val="009B18DD"/>
    <w:rsid w:val="009B1F3A"/>
    <w:rsid w:val="009B235B"/>
    <w:rsid w:val="009B30A3"/>
    <w:rsid w:val="009B454A"/>
    <w:rsid w:val="009B4ED0"/>
    <w:rsid w:val="009B5686"/>
    <w:rsid w:val="009C0463"/>
    <w:rsid w:val="009C0A4E"/>
    <w:rsid w:val="009C1541"/>
    <w:rsid w:val="009C3F18"/>
    <w:rsid w:val="009C75AF"/>
    <w:rsid w:val="009C78FD"/>
    <w:rsid w:val="009C7CBD"/>
    <w:rsid w:val="009D3276"/>
    <w:rsid w:val="009D3E43"/>
    <w:rsid w:val="009D4E14"/>
    <w:rsid w:val="009D4F2F"/>
    <w:rsid w:val="009D5926"/>
    <w:rsid w:val="009E0053"/>
    <w:rsid w:val="009E2D91"/>
    <w:rsid w:val="009F0499"/>
    <w:rsid w:val="009F1B51"/>
    <w:rsid w:val="009F36E3"/>
    <w:rsid w:val="009F48AF"/>
    <w:rsid w:val="009F5711"/>
    <w:rsid w:val="009F7333"/>
    <w:rsid w:val="00A02AC2"/>
    <w:rsid w:val="00A03937"/>
    <w:rsid w:val="00A0429B"/>
    <w:rsid w:val="00A05E89"/>
    <w:rsid w:val="00A06CCC"/>
    <w:rsid w:val="00A06F6D"/>
    <w:rsid w:val="00A075BF"/>
    <w:rsid w:val="00A107BB"/>
    <w:rsid w:val="00A12DFE"/>
    <w:rsid w:val="00A15B0F"/>
    <w:rsid w:val="00A160BA"/>
    <w:rsid w:val="00A167FA"/>
    <w:rsid w:val="00A1681C"/>
    <w:rsid w:val="00A16F1D"/>
    <w:rsid w:val="00A17A23"/>
    <w:rsid w:val="00A20C98"/>
    <w:rsid w:val="00A20EEE"/>
    <w:rsid w:val="00A23B70"/>
    <w:rsid w:val="00A251EB"/>
    <w:rsid w:val="00A262A1"/>
    <w:rsid w:val="00A275AE"/>
    <w:rsid w:val="00A313E4"/>
    <w:rsid w:val="00A31A62"/>
    <w:rsid w:val="00A32439"/>
    <w:rsid w:val="00A371F8"/>
    <w:rsid w:val="00A404FC"/>
    <w:rsid w:val="00A41B9E"/>
    <w:rsid w:val="00A42039"/>
    <w:rsid w:val="00A44307"/>
    <w:rsid w:val="00A44ACF"/>
    <w:rsid w:val="00A45A60"/>
    <w:rsid w:val="00A46EE2"/>
    <w:rsid w:val="00A514B2"/>
    <w:rsid w:val="00A515C3"/>
    <w:rsid w:val="00A600C0"/>
    <w:rsid w:val="00A625F6"/>
    <w:rsid w:val="00A64595"/>
    <w:rsid w:val="00A66B4F"/>
    <w:rsid w:val="00A70369"/>
    <w:rsid w:val="00A70992"/>
    <w:rsid w:val="00A71419"/>
    <w:rsid w:val="00A71676"/>
    <w:rsid w:val="00A736FB"/>
    <w:rsid w:val="00A7492B"/>
    <w:rsid w:val="00A7576B"/>
    <w:rsid w:val="00A76FB7"/>
    <w:rsid w:val="00A77367"/>
    <w:rsid w:val="00A775A6"/>
    <w:rsid w:val="00A81335"/>
    <w:rsid w:val="00A82044"/>
    <w:rsid w:val="00A82150"/>
    <w:rsid w:val="00A82E67"/>
    <w:rsid w:val="00A83B5C"/>
    <w:rsid w:val="00A86541"/>
    <w:rsid w:val="00A903A4"/>
    <w:rsid w:val="00A90DC7"/>
    <w:rsid w:val="00A90FCE"/>
    <w:rsid w:val="00A92444"/>
    <w:rsid w:val="00A9328D"/>
    <w:rsid w:val="00A93FB7"/>
    <w:rsid w:val="00A94812"/>
    <w:rsid w:val="00A95853"/>
    <w:rsid w:val="00A97A92"/>
    <w:rsid w:val="00AA044D"/>
    <w:rsid w:val="00AA0AFA"/>
    <w:rsid w:val="00AA0EE6"/>
    <w:rsid w:val="00AA18E4"/>
    <w:rsid w:val="00AA3CA4"/>
    <w:rsid w:val="00AA4971"/>
    <w:rsid w:val="00AA5714"/>
    <w:rsid w:val="00AA799C"/>
    <w:rsid w:val="00AB0014"/>
    <w:rsid w:val="00AB03FC"/>
    <w:rsid w:val="00AB046D"/>
    <w:rsid w:val="00AB08AA"/>
    <w:rsid w:val="00AB1543"/>
    <w:rsid w:val="00AB1C02"/>
    <w:rsid w:val="00AB2A6E"/>
    <w:rsid w:val="00AB2FD7"/>
    <w:rsid w:val="00AB525D"/>
    <w:rsid w:val="00AB7F24"/>
    <w:rsid w:val="00AC064E"/>
    <w:rsid w:val="00AC1184"/>
    <w:rsid w:val="00AC163B"/>
    <w:rsid w:val="00AC4D58"/>
    <w:rsid w:val="00AC6FA6"/>
    <w:rsid w:val="00AD0CDD"/>
    <w:rsid w:val="00AD2241"/>
    <w:rsid w:val="00AD27C1"/>
    <w:rsid w:val="00AD41B9"/>
    <w:rsid w:val="00AD5ECA"/>
    <w:rsid w:val="00AD6B9D"/>
    <w:rsid w:val="00AD6C21"/>
    <w:rsid w:val="00AD7877"/>
    <w:rsid w:val="00AE2139"/>
    <w:rsid w:val="00AE24F4"/>
    <w:rsid w:val="00AE4101"/>
    <w:rsid w:val="00AE429C"/>
    <w:rsid w:val="00AE4FE7"/>
    <w:rsid w:val="00AE62FA"/>
    <w:rsid w:val="00AE73CD"/>
    <w:rsid w:val="00AE7833"/>
    <w:rsid w:val="00AF1335"/>
    <w:rsid w:val="00AF2E74"/>
    <w:rsid w:val="00AF40D7"/>
    <w:rsid w:val="00AF4162"/>
    <w:rsid w:val="00AF5C2B"/>
    <w:rsid w:val="00AF62C1"/>
    <w:rsid w:val="00AF6D2F"/>
    <w:rsid w:val="00B0051E"/>
    <w:rsid w:val="00B02B5C"/>
    <w:rsid w:val="00B02EB5"/>
    <w:rsid w:val="00B033F1"/>
    <w:rsid w:val="00B03D21"/>
    <w:rsid w:val="00B0406C"/>
    <w:rsid w:val="00B0558F"/>
    <w:rsid w:val="00B07145"/>
    <w:rsid w:val="00B10BC3"/>
    <w:rsid w:val="00B10D79"/>
    <w:rsid w:val="00B116B3"/>
    <w:rsid w:val="00B12073"/>
    <w:rsid w:val="00B12092"/>
    <w:rsid w:val="00B12362"/>
    <w:rsid w:val="00B1272C"/>
    <w:rsid w:val="00B12A8A"/>
    <w:rsid w:val="00B1477D"/>
    <w:rsid w:val="00B20381"/>
    <w:rsid w:val="00B24FFB"/>
    <w:rsid w:val="00B253A4"/>
    <w:rsid w:val="00B27045"/>
    <w:rsid w:val="00B274C8"/>
    <w:rsid w:val="00B275DB"/>
    <w:rsid w:val="00B27843"/>
    <w:rsid w:val="00B300DB"/>
    <w:rsid w:val="00B30716"/>
    <w:rsid w:val="00B30FE3"/>
    <w:rsid w:val="00B332CD"/>
    <w:rsid w:val="00B34302"/>
    <w:rsid w:val="00B347E5"/>
    <w:rsid w:val="00B3749B"/>
    <w:rsid w:val="00B40B4B"/>
    <w:rsid w:val="00B419FA"/>
    <w:rsid w:val="00B4508D"/>
    <w:rsid w:val="00B450CF"/>
    <w:rsid w:val="00B463BF"/>
    <w:rsid w:val="00B50F26"/>
    <w:rsid w:val="00B51C99"/>
    <w:rsid w:val="00B51E25"/>
    <w:rsid w:val="00B522EA"/>
    <w:rsid w:val="00B53B1E"/>
    <w:rsid w:val="00B5488D"/>
    <w:rsid w:val="00B54E42"/>
    <w:rsid w:val="00B57C2C"/>
    <w:rsid w:val="00B64271"/>
    <w:rsid w:val="00B6479A"/>
    <w:rsid w:val="00B656A0"/>
    <w:rsid w:val="00B66CC7"/>
    <w:rsid w:val="00B705C9"/>
    <w:rsid w:val="00B70764"/>
    <w:rsid w:val="00B70825"/>
    <w:rsid w:val="00B715BD"/>
    <w:rsid w:val="00B719CF"/>
    <w:rsid w:val="00B730F3"/>
    <w:rsid w:val="00B731A0"/>
    <w:rsid w:val="00B74403"/>
    <w:rsid w:val="00B8130D"/>
    <w:rsid w:val="00B81488"/>
    <w:rsid w:val="00B814BB"/>
    <w:rsid w:val="00B81CB5"/>
    <w:rsid w:val="00B830EE"/>
    <w:rsid w:val="00B86333"/>
    <w:rsid w:val="00B87912"/>
    <w:rsid w:val="00B901C0"/>
    <w:rsid w:val="00B93B5B"/>
    <w:rsid w:val="00B94CAC"/>
    <w:rsid w:val="00B95479"/>
    <w:rsid w:val="00B96C62"/>
    <w:rsid w:val="00B97778"/>
    <w:rsid w:val="00B979CF"/>
    <w:rsid w:val="00BA19D4"/>
    <w:rsid w:val="00BA43B9"/>
    <w:rsid w:val="00BA4AE1"/>
    <w:rsid w:val="00BA69B3"/>
    <w:rsid w:val="00BA6A3A"/>
    <w:rsid w:val="00BB04EF"/>
    <w:rsid w:val="00BB0F38"/>
    <w:rsid w:val="00BB126C"/>
    <w:rsid w:val="00BB25DD"/>
    <w:rsid w:val="00BB36E5"/>
    <w:rsid w:val="00BB4F94"/>
    <w:rsid w:val="00BB62F5"/>
    <w:rsid w:val="00BB6C2A"/>
    <w:rsid w:val="00BC15A3"/>
    <w:rsid w:val="00BC18E5"/>
    <w:rsid w:val="00BC1A64"/>
    <w:rsid w:val="00BC460C"/>
    <w:rsid w:val="00BC4A05"/>
    <w:rsid w:val="00BC6E1A"/>
    <w:rsid w:val="00BD3E9D"/>
    <w:rsid w:val="00BD469C"/>
    <w:rsid w:val="00BE296E"/>
    <w:rsid w:val="00BE3693"/>
    <w:rsid w:val="00BE7603"/>
    <w:rsid w:val="00BF081D"/>
    <w:rsid w:val="00BF0E93"/>
    <w:rsid w:val="00BF2FD0"/>
    <w:rsid w:val="00BF35F6"/>
    <w:rsid w:val="00BF3609"/>
    <w:rsid w:val="00BF390B"/>
    <w:rsid w:val="00BF3DE5"/>
    <w:rsid w:val="00BF4DE2"/>
    <w:rsid w:val="00BF4EE1"/>
    <w:rsid w:val="00BF6E83"/>
    <w:rsid w:val="00BF76E1"/>
    <w:rsid w:val="00BF7711"/>
    <w:rsid w:val="00BF779B"/>
    <w:rsid w:val="00C00E1A"/>
    <w:rsid w:val="00C012F2"/>
    <w:rsid w:val="00C0228F"/>
    <w:rsid w:val="00C04B22"/>
    <w:rsid w:val="00C054C5"/>
    <w:rsid w:val="00C060CA"/>
    <w:rsid w:val="00C06A1A"/>
    <w:rsid w:val="00C12E89"/>
    <w:rsid w:val="00C13ACD"/>
    <w:rsid w:val="00C13C73"/>
    <w:rsid w:val="00C13D81"/>
    <w:rsid w:val="00C14C5A"/>
    <w:rsid w:val="00C169E4"/>
    <w:rsid w:val="00C20FD7"/>
    <w:rsid w:val="00C2183F"/>
    <w:rsid w:val="00C232E3"/>
    <w:rsid w:val="00C23BD2"/>
    <w:rsid w:val="00C249F4"/>
    <w:rsid w:val="00C25189"/>
    <w:rsid w:val="00C273B0"/>
    <w:rsid w:val="00C274FE"/>
    <w:rsid w:val="00C27CD8"/>
    <w:rsid w:val="00C30B54"/>
    <w:rsid w:val="00C30BAE"/>
    <w:rsid w:val="00C34241"/>
    <w:rsid w:val="00C347D3"/>
    <w:rsid w:val="00C348CE"/>
    <w:rsid w:val="00C36FA1"/>
    <w:rsid w:val="00C37C06"/>
    <w:rsid w:val="00C40B68"/>
    <w:rsid w:val="00C4309B"/>
    <w:rsid w:val="00C432F8"/>
    <w:rsid w:val="00C446FF"/>
    <w:rsid w:val="00C47A34"/>
    <w:rsid w:val="00C53D10"/>
    <w:rsid w:val="00C60B74"/>
    <w:rsid w:val="00C63507"/>
    <w:rsid w:val="00C650D3"/>
    <w:rsid w:val="00C65445"/>
    <w:rsid w:val="00C6572B"/>
    <w:rsid w:val="00C6710E"/>
    <w:rsid w:val="00C67B72"/>
    <w:rsid w:val="00C71C17"/>
    <w:rsid w:val="00C71E24"/>
    <w:rsid w:val="00C748A6"/>
    <w:rsid w:val="00C7547B"/>
    <w:rsid w:val="00C77600"/>
    <w:rsid w:val="00C80E61"/>
    <w:rsid w:val="00C81724"/>
    <w:rsid w:val="00C85F02"/>
    <w:rsid w:val="00C86B25"/>
    <w:rsid w:val="00C87479"/>
    <w:rsid w:val="00C91385"/>
    <w:rsid w:val="00C913CC"/>
    <w:rsid w:val="00C915C4"/>
    <w:rsid w:val="00C93F89"/>
    <w:rsid w:val="00C961D3"/>
    <w:rsid w:val="00C977C6"/>
    <w:rsid w:val="00CA0B23"/>
    <w:rsid w:val="00CA1EDD"/>
    <w:rsid w:val="00CA38AF"/>
    <w:rsid w:val="00CA4B76"/>
    <w:rsid w:val="00CA518F"/>
    <w:rsid w:val="00CA519F"/>
    <w:rsid w:val="00CA7C1D"/>
    <w:rsid w:val="00CB183E"/>
    <w:rsid w:val="00CB2BAA"/>
    <w:rsid w:val="00CB3A0C"/>
    <w:rsid w:val="00CB4444"/>
    <w:rsid w:val="00CB6993"/>
    <w:rsid w:val="00CB716C"/>
    <w:rsid w:val="00CC147F"/>
    <w:rsid w:val="00CC1FDA"/>
    <w:rsid w:val="00CC240F"/>
    <w:rsid w:val="00CC43A8"/>
    <w:rsid w:val="00CC4C46"/>
    <w:rsid w:val="00CC78C8"/>
    <w:rsid w:val="00CC7F3B"/>
    <w:rsid w:val="00CD310D"/>
    <w:rsid w:val="00CD7B60"/>
    <w:rsid w:val="00CE05FC"/>
    <w:rsid w:val="00CE19DF"/>
    <w:rsid w:val="00CE53CD"/>
    <w:rsid w:val="00CE790D"/>
    <w:rsid w:val="00CF44F1"/>
    <w:rsid w:val="00CF6A7F"/>
    <w:rsid w:val="00CF7CD5"/>
    <w:rsid w:val="00D01342"/>
    <w:rsid w:val="00D01BEC"/>
    <w:rsid w:val="00D03117"/>
    <w:rsid w:val="00D033AB"/>
    <w:rsid w:val="00D042FD"/>
    <w:rsid w:val="00D046A6"/>
    <w:rsid w:val="00D04DCD"/>
    <w:rsid w:val="00D04E97"/>
    <w:rsid w:val="00D06888"/>
    <w:rsid w:val="00D07875"/>
    <w:rsid w:val="00D10DE9"/>
    <w:rsid w:val="00D112CD"/>
    <w:rsid w:val="00D12BF5"/>
    <w:rsid w:val="00D14A27"/>
    <w:rsid w:val="00D14ED9"/>
    <w:rsid w:val="00D152E8"/>
    <w:rsid w:val="00D155A3"/>
    <w:rsid w:val="00D1566E"/>
    <w:rsid w:val="00D15CCA"/>
    <w:rsid w:val="00D15DAE"/>
    <w:rsid w:val="00D2097E"/>
    <w:rsid w:val="00D234D3"/>
    <w:rsid w:val="00D24886"/>
    <w:rsid w:val="00D3013C"/>
    <w:rsid w:val="00D30FD9"/>
    <w:rsid w:val="00D32532"/>
    <w:rsid w:val="00D32CF8"/>
    <w:rsid w:val="00D32F0D"/>
    <w:rsid w:val="00D35CF5"/>
    <w:rsid w:val="00D36466"/>
    <w:rsid w:val="00D3723F"/>
    <w:rsid w:val="00D40A1E"/>
    <w:rsid w:val="00D40BA2"/>
    <w:rsid w:val="00D41023"/>
    <w:rsid w:val="00D41E4F"/>
    <w:rsid w:val="00D42738"/>
    <w:rsid w:val="00D42856"/>
    <w:rsid w:val="00D42BF3"/>
    <w:rsid w:val="00D42CE2"/>
    <w:rsid w:val="00D50110"/>
    <w:rsid w:val="00D501E1"/>
    <w:rsid w:val="00D50A38"/>
    <w:rsid w:val="00D53AB6"/>
    <w:rsid w:val="00D54999"/>
    <w:rsid w:val="00D55ADF"/>
    <w:rsid w:val="00D60175"/>
    <w:rsid w:val="00D60FA8"/>
    <w:rsid w:val="00D617F4"/>
    <w:rsid w:val="00D62974"/>
    <w:rsid w:val="00D67CAF"/>
    <w:rsid w:val="00D67E76"/>
    <w:rsid w:val="00D70F4B"/>
    <w:rsid w:val="00D71758"/>
    <w:rsid w:val="00D74966"/>
    <w:rsid w:val="00D77564"/>
    <w:rsid w:val="00D7767C"/>
    <w:rsid w:val="00D77C8D"/>
    <w:rsid w:val="00D81739"/>
    <w:rsid w:val="00D81E6B"/>
    <w:rsid w:val="00D8420E"/>
    <w:rsid w:val="00D8458D"/>
    <w:rsid w:val="00D845C2"/>
    <w:rsid w:val="00D84A6E"/>
    <w:rsid w:val="00D853D9"/>
    <w:rsid w:val="00D87711"/>
    <w:rsid w:val="00D9004A"/>
    <w:rsid w:val="00D90F5A"/>
    <w:rsid w:val="00D91780"/>
    <w:rsid w:val="00D92AC7"/>
    <w:rsid w:val="00D9660E"/>
    <w:rsid w:val="00DA2FDB"/>
    <w:rsid w:val="00DA3307"/>
    <w:rsid w:val="00DA502D"/>
    <w:rsid w:val="00DA567A"/>
    <w:rsid w:val="00DA5A56"/>
    <w:rsid w:val="00DA5BEE"/>
    <w:rsid w:val="00DA60EB"/>
    <w:rsid w:val="00DA7115"/>
    <w:rsid w:val="00DA71DB"/>
    <w:rsid w:val="00DA7D7C"/>
    <w:rsid w:val="00DB00C0"/>
    <w:rsid w:val="00DB0A27"/>
    <w:rsid w:val="00DB152B"/>
    <w:rsid w:val="00DB2410"/>
    <w:rsid w:val="00DB58F6"/>
    <w:rsid w:val="00DB5A1B"/>
    <w:rsid w:val="00DB5AEF"/>
    <w:rsid w:val="00DB7AE6"/>
    <w:rsid w:val="00DC0E7C"/>
    <w:rsid w:val="00DC1ACB"/>
    <w:rsid w:val="00DC6BA5"/>
    <w:rsid w:val="00DC7B94"/>
    <w:rsid w:val="00DD0636"/>
    <w:rsid w:val="00DD081F"/>
    <w:rsid w:val="00DD1274"/>
    <w:rsid w:val="00DD56EB"/>
    <w:rsid w:val="00DD61E8"/>
    <w:rsid w:val="00DD6D64"/>
    <w:rsid w:val="00DD77F0"/>
    <w:rsid w:val="00DE2C97"/>
    <w:rsid w:val="00DE37D9"/>
    <w:rsid w:val="00DE3C7E"/>
    <w:rsid w:val="00DE4F9B"/>
    <w:rsid w:val="00DE520D"/>
    <w:rsid w:val="00DE5E85"/>
    <w:rsid w:val="00DE608B"/>
    <w:rsid w:val="00DE67B7"/>
    <w:rsid w:val="00DE6D1A"/>
    <w:rsid w:val="00DE744A"/>
    <w:rsid w:val="00DF07DE"/>
    <w:rsid w:val="00DF2ADB"/>
    <w:rsid w:val="00DF4B99"/>
    <w:rsid w:val="00DF5556"/>
    <w:rsid w:val="00E00AB4"/>
    <w:rsid w:val="00E03144"/>
    <w:rsid w:val="00E031FF"/>
    <w:rsid w:val="00E0492E"/>
    <w:rsid w:val="00E068A1"/>
    <w:rsid w:val="00E12305"/>
    <w:rsid w:val="00E124D1"/>
    <w:rsid w:val="00E13700"/>
    <w:rsid w:val="00E13EBE"/>
    <w:rsid w:val="00E1463B"/>
    <w:rsid w:val="00E14CE6"/>
    <w:rsid w:val="00E15A90"/>
    <w:rsid w:val="00E20394"/>
    <w:rsid w:val="00E2092A"/>
    <w:rsid w:val="00E2344A"/>
    <w:rsid w:val="00E239A2"/>
    <w:rsid w:val="00E26681"/>
    <w:rsid w:val="00E27F7B"/>
    <w:rsid w:val="00E30304"/>
    <w:rsid w:val="00E30B11"/>
    <w:rsid w:val="00E32167"/>
    <w:rsid w:val="00E32E91"/>
    <w:rsid w:val="00E3339A"/>
    <w:rsid w:val="00E34FC1"/>
    <w:rsid w:val="00E36931"/>
    <w:rsid w:val="00E37475"/>
    <w:rsid w:val="00E42C62"/>
    <w:rsid w:val="00E432C5"/>
    <w:rsid w:val="00E434ED"/>
    <w:rsid w:val="00E45CEA"/>
    <w:rsid w:val="00E46455"/>
    <w:rsid w:val="00E46533"/>
    <w:rsid w:val="00E47C7D"/>
    <w:rsid w:val="00E47D75"/>
    <w:rsid w:val="00E515A1"/>
    <w:rsid w:val="00E51B0E"/>
    <w:rsid w:val="00E521E9"/>
    <w:rsid w:val="00E5344A"/>
    <w:rsid w:val="00E54CEC"/>
    <w:rsid w:val="00E55A0F"/>
    <w:rsid w:val="00E56906"/>
    <w:rsid w:val="00E57AE2"/>
    <w:rsid w:val="00E62971"/>
    <w:rsid w:val="00E63EAB"/>
    <w:rsid w:val="00E655EA"/>
    <w:rsid w:val="00E65A52"/>
    <w:rsid w:val="00E703C4"/>
    <w:rsid w:val="00E70793"/>
    <w:rsid w:val="00E70EFE"/>
    <w:rsid w:val="00E71AC7"/>
    <w:rsid w:val="00E7374F"/>
    <w:rsid w:val="00E74080"/>
    <w:rsid w:val="00E7484B"/>
    <w:rsid w:val="00E75157"/>
    <w:rsid w:val="00E76812"/>
    <w:rsid w:val="00E76B19"/>
    <w:rsid w:val="00E7786B"/>
    <w:rsid w:val="00E77EB0"/>
    <w:rsid w:val="00E8164A"/>
    <w:rsid w:val="00E81850"/>
    <w:rsid w:val="00E85B6C"/>
    <w:rsid w:val="00E91BF7"/>
    <w:rsid w:val="00E9252D"/>
    <w:rsid w:val="00E9486E"/>
    <w:rsid w:val="00E95103"/>
    <w:rsid w:val="00E96C79"/>
    <w:rsid w:val="00E9781C"/>
    <w:rsid w:val="00EA014C"/>
    <w:rsid w:val="00EA1ABC"/>
    <w:rsid w:val="00EA1D0E"/>
    <w:rsid w:val="00EA2099"/>
    <w:rsid w:val="00EA27CD"/>
    <w:rsid w:val="00EA541D"/>
    <w:rsid w:val="00EA6BDB"/>
    <w:rsid w:val="00EA7929"/>
    <w:rsid w:val="00EB3A9B"/>
    <w:rsid w:val="00EB5310"/>
    <w:rsid w:val="00EB58FC"/>
    <w:rsid w:val="00EB6071"/>
    <w:rsid w:val="00EB7255"/>
    <w:rsid w:val="00EC1F1D"/>
    <w:rsid w:val="00EC35BB"/>
    <w:rsid w:val="00EC4164"/>
    <w:rsid w:val="00EC41B1"/>
    <w:rsid w:val="00EC4F42"/>
    <w:rsid w:val="00EC51C9"/>
    <w:rsid w:val="00EC5C88"/>
    <w:rsid w:val="00EC7655"/>
    <w:rsid w:val="00ED01E9"/>
    <w:rsid w:val="00ED1320"/>
    <w:rsid w:val="00ED2B51"/>
    <w:rsid w:val="00ED2C33"/>
    <w:rsid w:val="00ED60C4"/>
    <w:rsid w:val="00ED61CE"/>
    <w:rsid w:val="00ED7C08"/>
    <w:rsid w:val="00EE1338"/>
    <w:rsid w:val="00EE1993"/>
    <w:rsid w:val="00EE377F"/>
    <w:rsid w:val="00EE4454"/>
    <w:rsid w:val="00EE6523"/>
    <w:rsid w:val="00EE67CD"/>
    <w:rsid w:val="00EE6EF4"/>
    <w:rsid w:val="00EE72B0"/>
    <w:rsid w:val="00EE7757"/>
    <w:rsid w:val="00EF0BA1"/>
    <w:rsid w:val="00EF1454"/>
    <w:rsid w:val="00EF1948"/>
    <w:rsid w:val="00EF317A"/>
    <w:rsid w:val="00EF3958"/>
    <w:rsid w:val="00EF3BB2"/>
    <w:rsid w:val="00EF3F33"/>
    <w:rsid w:val="00EF5597"/>
    <w:rsid w:val="00EF5FE7"/>
    <w:rsid w:val="00EF6C83"/>
    <w:rsid w:val="00F02220"/>
    <w:rsid w:val="00F02521"/>
    <w:rsid w:val="00F02C1E"/>
    <w:rsid w:val="00F02F8F"/>
    <w:rsid w:val="00F03A3F"/>
    <w:rsid w:val="00F048A1"/>
    <w:rsid w:val="00F04DDA"/>
    <w:rsid w:val="00F04F02"/>
    <w:rsid w:val="00F05973"/>
    <w:rsid w:val="00F0770D"/>
    <w:rsid w:val="00F12E53"/>
    <w:rsid w:val="00F13ECE"/>
    <w:rsid w:val="00F14D45"/>
    <w:rsid w:val="00F2265B"/>
    <w:rsid w:val="00F24749"/>
    <w:rsid w:val="00F24ADA"/>
    <w:rsid w:val="00F26388"/>
    <w:rsid w:val="00F26C1E"/>
    <w:rsid w:val="00F30B58"/>
    <w:rsid w:val="00F3105E"/>
    <w:rsid w:val="00F31BD3"/>
    <w:rsid w:val="00F3320F"/>
    <w:rsid w:val="00F34BB3"/>
    <w:rsid w:val="00F37357"/>
    <w:rsid w:val="00F408A4"/>
    <w:rsid w:val="00F42ABF"/>
    <w:rsid w:val="00F43AC6"/>
    <w:rsid w:val="00F44EF9"/>
    <w:rsid w:val="00F4653D"/>
    <w:rsid w:val="00F46A2C"/>
    <w:rsid w:val="00F473C4"/>
    <w:rsid w:val="00F47401"/>
    <w:rsid w:val="00F474B6"/>
    <w:rsid w:val="00F504FA"/>
    <w:rsid w:val="00F52610"/>
    <w:rsid w:val="00F53D84"/>
    <w:rsid w:val="00F60C99"/>
    <w:rsid w:val="00F63609"/>
    <w:rsid w:val="00F6388B"/>
    <w:rsid w:val="00F72582"/>
    <w:rsid w:val="00F73839"/>
    <w:rsid w:val="00F742DE"/>
    <w:rsid w:val="00F74D65"/>
    <w:rsid w:val="00F74F09"/>
    <w:rsid w:val="00F75C35"/>
    <w:rsid w:val="00F760CA"/>
    <w:rsid w:val="00F7680E"/>
    <w:rsid w:val="00F7735D"/>
    <w:rsid w:val="00F7756C"/>
    <w:rsid w:val="00F77675"/>
    <w:rsid w:val="00F80A9B"/>
    <w:rsid w:val="00F81FCE"/>
    <w:rsid w:val="00F83CCB"/>
    <w:rsid w:val="00F84BA5"/>
    <w:rsid w:val="00F84BF4"/>
    <w:rsid w:val="00F84DD1"/>
    <w:rsid w:val="00F86514"/>
    <w:rsid w:val="00F8674C"/>
    <w:rsid w:val="00F8706F"/>
    <w:rsid w:val="00F90486"/>
    <w:rsid w:val="00F93C5C"/>
    <w:rsid w:val="00F93DB4"/>
    <w:rsid w:val="00F94274"/>
    <w:rsid w:val="00F95E94"/>
    <w:rsid w:val="00FA0093"/>
    <w:rsid w:val="00FA03BC"/>
    <w:rsid w:val="00FA0911"/>
    <w:rsid w:val="00FA38A8"/>
    <w:rsid w:val="00FA3971"/>
    <w:rsid w:val="00FA4BE0"/>
    <w:rsid w:val="00FA56DF"/>
    <w:rsid w:val="00FA647B"/>
    <w:rsid w:val="00FA6867"/>
    <w:rsid w:val="00FA7825"/>
    <w:rsid w:val="00FB01F9"/>
    <w:rsid w:val="00FB08DE"/>
    <w:rsid w:val="00FB1513"/>
    <w:rsid w:val="00FB5E76"/>
    <w:rsid w:val="00FB6048"/>
    <w:rsid w:val="00FC1B93"/>
    <w:rsid w:val="00FC22EA"/>
    <w:rsid w:val="00FC3B29"/>
    <w:rsid w:val="00FC504C"/>
    <w:rsid w:val="00FD2E02"/>
    <w:rsid w:val="00FD3698"/>
    <w:rsid w:val="00FD4265"/>
    <w:rsid w:val="00FD43B4"/>
    <w:rsid w:val="00FD51BF"/>
    <w:rsid w:val="00FD576A"/>
    <w:rsid w:val="00FD65CE"/>
    <w:rsid w:val="00FE0519"/>
    <w:rsid w:val="00FE3170"/>
    <w:rsid w:val="00FE34BF"/>
    <w:rsid w:val="00FE67BD"/>
    <w:rsid w:val="00FE790D"/>
    <w:rsid w:val="00FF22FA"/>
    <w:rsid w:val="00FF28B5"/>
    <w:rsid w:val="00FF2D6C"/>
    <w:rsid w:val="1B3D623D"/>
    <w:rsid w:val="2789EB98"/>
    <w:rsid w:val="4DD708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004CD734"/>
  <w15:docId w15:val="{24FF48AF-3842-4C4D-8CBF-FD7DAF158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4A7B3F"/>
    <w:pPr>
      <w:jc w:val="both"/>
    </w:pPr>
    <w:rPr>
      <w:rFonts w:ascii="Verdana" w:hAnsi="Verdana"/>
    </w:rPr>
  </w:style>
  <w:style w:type="paragraph" w:styleId="Heading1">
    <w:name w:val="heading 1"/>
    <w:basedOn w:val="Normal"/>
    <w:next w:val="Normal"/>
    <w:link w:val="Heading1Char"/>
    <w:qFormat/>
    <w:rsid w:val="004A7B3F"/>
    <w:pPr>
      <w:keepNext/>
      <w:numPr>
        <w:numId w:val="1"/>
      </w:numPr>
      <w:tabs>
        <w:tab w:val="left" w:pos="567"/>
      </w:tabs>
      <w:spacing w:before="480" w:after="120"/>
      <w:outlineLvl w:val="0"/>
    </w:pPr>
    <w:rPr>
      <w:b/>
      <w:kern w:val="28"/>
      <w:sz w:val="32"/>
    </w:rPr>
  </w:style>
  <w:style w:type="paragraph" w:styleId="Heading2">
    <w:name w:val="heading 2"/>
    <w:aliases w:val="h2,HD2"/>
    <w:basedOn w:val="Normal"/>
    <w:next w:val="Normal"/>
    <w:link w:val="Heading2Char"/>
    <w:qFormat/>
    <w:rsid w:val="00994F6F"/>
    <w:pPr>
      <w:numPr>
        <w:ilvl w:val="1"/>
        <w:numId w:val="1"/>
      </w:numPr>
      <w:spacing w:before="240" w:after="120"/>
      <w:jc w:val="left"/>
      <w:outlineLvl w:val="1"/>
    </w:pPr>
    <w:rPr>
      <w:rFonts w:cs="Arial"/>
      <w:b/>
      <w:sz w:val="28"/>
      <w:szCs w:val="12"/>
    </w:rPr>
  </w:style>
  <w:style w:type="paragraph" w:styleId="Heading3">
    <w:name w:val="heading 3"/>
    <w:aliases w:val="heading 3"/>
    <w:basedOn w:val="Normal"/>
    <w:next w:val="Normal"/>
    <w:qFormat/>
    <w:rsid w:val="004A7B3F"/>
    <w:pPr>
      <w:keepNext/>
      <w:numPr>
        <w:ilvl w:val="2"/>
        <w:numId w:val="1"/>
      </w:numPr>
      <w:spacing w:before="360" w:after="120"/>
      <w:outlineLvl w:val="2"/>
    </w:pPr>
    <w:rPr>
      <w:b/>
      <w:sz w:val="24"/>
    </w:rPr>
  </w:style>
  <w:style w:type="paragraph" w:styleId="Heading4">
    <w:name w:val="heading 4"/>
    <w:basedOn w:val="Normal"/>
    <w:next w:val="Normal"/>
    <w:qFormat/>
    <w:rsid w:val="004A7B3F"/>
    <w:pPr>
      <w:keepNext/>
      <w:numPr>
        <w:ilvl w:val="3"/>
        <w:numId w:val="1"/>
      </w:numPr>
      <w:tabs>
        <w:tab w:val="left" w:pos="964"/>
      </w:tabs>
      <w:spacing w:before="480" w:after="120"/>
      <w:outlineLvl w:val="3"/>
    </w:pPr>
    <w:rPr>
      <w:b/>
    </w:rPr>
  </w:style>
  <w:style w:type="paragraph" w:styleId="Heading5">
    <w:name w:val="heading 5"/>
    <w:basedOn w:val="Normal"/>
    <w:next w:val="Normal"/>
    <w:qFormat/>
    <w:rsid w:val="004A7B3F"/>
    <w:pPr>
      <w:keepNext/>
      <w:numPr>
        <w:ilvl w:val="4"/>
        <w:numId w:val="1"/>
      </w:numPr>
      <w:spacing w:before="480" w:after="100" w:afterAutospacing="1"/>
      <w:outlineLvl w:val="4"/>
    </w:pPr>
    <w:rPr>
      <w:b/>
    </w:rPr>
  </w:style>
  <w:style w:type="paragraph" w:styleId="Heading6">
    <w:name w:val="heading 6"/>
    <w:basedOn w:val="Normal"/>
    <w:next w:val="Normal"/>
    <w:qFormat/>
    <w:rsid w:val="008445C3"/>
    <w:pPr>
      <w:keepNext/>
      <w:numPr>
        <w:ilvl w:val="5"/>
        <w:numId w:val="1"/>
      </w:numPr>
      <w:spacing w:before="600" w:after="100" w:afterAutospacing="1" w:line="360" w:lineRule="auto"/>
      <w:outlineLvl w:val="5"/>
    </w:pPr>
    <w:rPr>
      <w:b/>
    </w:rPr>
  </w:style>
  <w:style w:type="paragraph" w:styleId="Heading7">
    <w:name w:val="heading 7"/>
    <w:basedOn w:val="Normal"/>
    <w:next w:val="Normal"/>
    <w:qFormat/>
    <w:rsid w:val="008445C3"/>
    <w:pPr>
      <w:keepNext/>
      <w:numPr>
        <w:ilvl w:val="6"/>
        <w:numId w:val="1"/>
      </w:numPr>
      <w:spacing w:before="600" w:after="100" w:afterAutospacing="1"/>
      <w:outlineLvl w:val="6"/>
    </w:pPr>
    <w:rPr>
      <w:b/>
    </w:rPr>
  </w:style>
  <w:style w:type="paragraph" w:styleId="Heading8">
    <w:name w:val="heading 8"/>
    <w:basedOn w:val="Normal"/>
    <w:next w:val="Normal"/>
    <w:qFormat/>
    <w:rsid w:val="008445C3"/>
    <w:pPr>
      <w:keepNext/>
      <w:numPr>
        <w:ilvl w:val="7"/>
        <w:numId w:val="1"/>
      </w:numPr>
      <w:spacing w:before="600" w:after="100" w:afterAutospacing="1"/>
      <w:outlineLvl w:val="7"/>
    </w:pPr>
    <w:rPr>
      <w:b/>
    </w:rPr>
  </w:style>
  <w:style w:type="paragraph" w:styleId="Heading9">
    <w:name w:val="heading 9"/>
    <w:basedOn w:val="Normal"/>
    <w:next w:val="Normal"/>
    <w:qFormat/>
    <w:rsid w:val="008445C3"/>
    <w:pPr>
      <w:keepNext/>
      <w:numPr>
        <w:ilvl w:val="8"/>
        <w:numId w:val="1"/>
      </w:numPr>
      <w:spacing w:before="600" w:after="100" w:afterAutospacing="1"/>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42856"/>
    <w:rPr>
      <w:rFonts w:ascii="Verdana" w:hAnsi="Verdana"/>
      <w:b/>
      <w:kern w:val="28"/>
      <w:sz w:val="32"/>
    </w:rPr>
  </w:style>
  <w:style w:type="character" w:customStyle="1" w:styleId="Heading2Char">
    <w:name w:val="Heading 2 Char"/>
    <w:aliases w:val="h2 Char,HD2 Char"/>
    <w:basedOn w:val="DefaultParagraphFont"/>
    <w:link w:val="Heading2"/>
    <w:rsid w:val="00994F6F"/>
    <w:rPr>
      <w:rFonts w:ascii="Verdana" w:hAnsi="Verdana" w:cs="Arial"/>
      <w:b/>
      <w:sz w:val="28"/>
      <w:szCs w:val="12"/>
    </w:rPr>
  </w:style>
  <w:style w:type="paragraph" w:styleId="FootnoteText">
    <w:name w:val="footnote text"/>
    <w:basedOn w:val="Normal"/>
    <w:semiHidden/>
    <w:rsid w:val="005D0E77"/>
  </w:style>
  <w:style w:type="paragraph" w:customStyle="1" w:styleId="Hinweis">
    <w:name w:val="Hinweis"/>
    <w:basedOn w:val="Normal"/>
    <w:next w:val="Normal"/>
    <w:link w:val="HinweisZchn"/>
    <w:rsid w:val="00980032"/>
    <w:pPr>
      <w:shd w:val="clear" w:color="auto" w:fill="E6E6E6"/>
      <w:spacing w:after="120"/>
      <w:ind w:left="567"/>
      <w:jc w:val="left"/>
    </w:pPr>
    <w:rPr>
      <w:szCs w:val="36"/>
    </w:rPr>
  </w:style>
  <w:style w:type="character" w:customStyle="1" w:styleId="HinweisZchn">
    <w:name w:val="Hinweis Zchn"/>
    <w:basedOn w:val="DefaultParagraphFont"/>
    <w:link w:val="Hinweis"/>
    <w:rsid w:val="00980032"/>
    <w:rPr>
      <w:rFonts w:ascii="Verdana" w:hAnsi="Verdana"/>
      <w:sz w:val="22"/>
      <w:szCs w:val="36"/>
      <w:lang w:val="de-DE" w:eastAsia="de-DE" w:bidi="ar-SA"/>
    </w:rPr>
  </w:style>
  <w:style w:type="paragraph" w:styleId="Footer">
    <w:name w:val="footer"/>
    <w:basedOn w:val="Normal"/>
    <w:rsid w:val="005D0E77"/>
    <w:pPr>
      <w:tabs>
        <w:tab w:val="center" w:pos="4536"/>
        <w:tab w:val="right" w:pos="9072"/>
      </w:tabs>
    </w:pPr>
    <w:rPr>
      <w:color w:val="999999"/>
      <w:sz w:val="12"/>
    </w:rPr>
  </w:style>
  <w:style w:type="paragraph" w:styleId="Header">
    <w:name w:val="header"/>
    <w:basedOn w:val="Normal"/>
    <w:link w:val="HeaderChar"/>
    <w:rsid w:val="005D0E77"/>
    <w:pPr>
      <w:tabs>
        <w:tab w:val="center" w:pos="4536"/>
        <w:tab w:val="right" w:pos="9072"/>
      </w:tabs>
    </w:pPr>
  </w:style>
  <w:style w:type="table" w:styleId="TableGrid">
    <w:name w:val="Table Grid"/>
    <w:basedOn w:val="TableNormal"/>
    <w:rsid w:val="005D0E77"/>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5D0E77"/>
  </w:style>
  <w:style w:type="paragraph" w:styleId="CommentSubject">
    <w:name w:val="annotation subject"/>
    <w:basedOn w:val="CommentText"/>
    <w:next w:val="CommentText"/>
    <w:semiHidden/>
    <w:rsid w:val="005D0E77"/>
    <w:rPr>
      <w:b/>
      <w:bCs/>
    </w:rPr>
  </w:style>
  <w:style w:type="character" w:styleId="CommentReference">
    <w:name w:val="annotation reference"/>
    <w:basedOn w:val="DefaultParagraphFont"/>
    <w:semiHidden/>
    <w:rsid w:val="005D0E77"/>
    <w:rPr>
      <w:sz w:val="16"/>
      <w:szCs w:val="16"/>
    </w:rPr>
  </w:style>
  <w:style w:type="character" w:styleId="Hyperlink">
    <w:name w:val="Hyperlink"/>
    <w:basedOn w:val="DefaultParagraphFont"/>
    <w:uiPriority w:val="99"/>
    <w:rsid w:val="005D0E77"/>
    <w:rPr>
      <w:color w:val="0000FF"/>
      <w:u w:val="single"/>
    </w:rPr>
  </w:style>
  <w:style w:type="paragraph" w:customStyle="1" w:styleId="Titel1">
    <w:name w:val="Titel1"/>
    <w:basedOn w:val="Normal"/>
    <w:rsid w:val="005D0E77"/>
    <w:pPr>
      <w:spacing w:line="360" w:lineRule="auto"/>
      <w:jc w:val="right"/>
    </w:pPr>
    <w:rPr>
      <w:sz w:val="52"/>
      <w:szCs w:val="52"/>
    </w:rPr>
  </w:style>
  <w:style w:type="paragraph" w:customStyle="1" w:styleId="Untertitel1">
    <w:name w:val="Untertitel1"/>
    <w:basedOn w:val="Normal"/>
    <w:rsid w:val="00980032"/>
    <w:pPr>
      <w:spacing w:line="360" w:lineRule="auto"/>
      <w:jc w:val="right"/>
    </w:pPr>
    <w:rPr>
      <w:sz w:val="36"/>
    </w:rPr>
  </w:style>
  <w:style w:type="paragraph" w:styleId="TOC2">
    <w:name w:val="toc 2"/>
    <w:basedOn w:val="Normal"/>
    <w:next w:val="Normal"/>
    <w:autoRedefine/>
    <w:uiPriority w:val="39"/>
    <w:qFormat/>
    <w:rsid w:val="00BD469C"/>
    <w:pPr>
      <w:tabs>
        <w:tab w:val="left" w:pos="800"/>
        <w:tab w:val="right" w:pos="9488"/>
      </w:tabs>
      <w:spacing w:line="360" w:lineRule="auto"/>
      <w:ind w:left="240"/>
    </w:pPr>
  </w:style>
  <w:style w:type="paragraph" w:styleId="TOC1">
    <w:name w:val="toc 1"/>
    <w:basedOn w:val="Normal"/>
    <w:next w:val="Normal"/>
    <w:autoRedefine/>
    <w:uiPriority w:val="39"/>
    <w:qFormat/>
    <w:rsid w:val="00F94274"/>
    <w:pPr>
      <w:tabs>
        <w:tab w:val="left" w:pos="442"/>
        <w:tab w:val="right" w:pos="9498"/>
      </w:tabs>
      <w:spacing w:line="360" w:lineRule="auto"/>
    </w:pPr>
  </w:style>
  <w:style w:type="paragraph" w:styleId="ListParagraph">
    <w:name w:val="List Paragraph"/>
    <w:basedOn w:val="Normal"/>
    <w:link w:val="ListParagraphChar"/>
    <w:uiPriority w:val="34"/>
    <w:qFormat/>
    <w:rsid w:val="00B03D21"/>
    <w:pPr>
      <w:numPr>
        <w:numId w:val="2"/>
      </w:numPr>
      <w:suppressAutoHyphens/>
      <w:spacing w:beforeLines="60" w:after="60"/>
      <w:jc w:val="left"/>
    </w:pPr>
    <w:rPr>
      <w:sz w:val="18"/>
      <w:szCs w:val="18"/>
    </w:rPr>
  </w:style>
  <w:style w:type="character" w:customStyle="1" w:styleId="Iconsinline">
    <w:name w:val="Icons inline"/>
    <w:basedOn w:val="DefaultParagraphFont"/>
    <w:rsid w:val="007C0281"/>
    <w:rPr>
      <w:position w:val="-8"/>
    </w:rPr>
  </w:style>
  <w:style w:type="paragraph" w:customStyle="1" w:styleId="Tabellentext">
    <w:name w:val="Tabellentext"/>
    <w:basedOn w:val="Normal"/>
    <w:rsid w:val="004B2C79"/>
    <w:pPr>
      <w:spacing w:before="144" w:after="60"/>
    </w:pPr>
    <w:rPr>
      <w:sz w:val="18"/>
    </w:rPr>
  </w:style>
  <w:style w:type="paragraph" w:customStyle="1" w:styleId="NummerierunginTabelle">
    <w:name w:val="Nummerierung in Tabelle"/>
    <w:basedOn w:val="Normal"/>
    <w:rsid w:val="003926BC"/>
    <w:pPr>
      <w:spacing w:before="120" w:after="120"/>
    </w:pPr>
    <w:rPr>
      <w:sz w:val="18"/>
    </w:rPr>
  </w:style>
  <w:style w:type="paragraph" w:styleId="TOC3">
    <w:name w:val="toc 3"/>
    <w:basedOn w:val="Normal"/>
    <w:next w:val="Normal"/>
    <w:autoRedefine/>
    <w:uiPriority w:val="39"/>
    <w:qFormat/>
    <w:rsid w:val="00BD469C"/>
    <w:pPr>
      <w:tabs>
        <w:tab w:val="left" w:pos="1320"/>
        <w:tab w:val="right" w:pos="9498"/>
      </w:tabs>
      <w:spacing w:line="360" w:lineRule="auto"/>
      <w:ind w:left="442"/>
    </w:pPr>
  </w:style>
  <w:style w:type="paragraph" w:styleId="BalloonText">
    <w:name w:val="Balloon Text"/>
    <w:basedOn w:val="Normal"/>
    <w:link w:val="BalloonTextChar"/>
    <w:rsid w:val="00370B9B"/>
    <w:rPr>
      <w:rFonts w:ascii="Tahoma" w:hAnsi="Tahoma" w:cs="Tahoma"/>
      <w:sz w:val="16"/>
      <w:szCs w:val="16"/>
    </w:rPr>
  </w:style>
  <w:style w:type="character" w:customStyle="1" w:styleId="BalloonTextChar">
    <w:name w:val="Balloon Text Char"/>
    <w:basedOn w:val="DefaultParagraphFont"/>
    <w:link w:val="BalloonText"/>
    <w:rsid w:val="00370B9B"/>
    <w:rPr>
      <w:rFonts w:ascii="Tahoma" w:hAnsi="Tahoma" w:cs="Tahoma"/>
      <w:sz w:val="16"/>
      <w:szCs w:val="16"/>
    </w:rPr>
  </w:style>
  <w:style w:type="paragraph" w:styleId="BodyText">
    <w:name w:val="Body Text"/>
    <w:aliases w:val="body text"/>
    <w:basedOn w:val="Normal"/>
    <w:link w:val="BodyTextChar"/>
    <w:rsid w:val="007A7620"/>
    <w:pPr>
      <w:spacing w:before="100" w:beforeAutospacing="1" w:after="100" w:afterAutospacing="1"/>
      <w:jc w:val="left"/>
    </w:pPr>
    <w:rPr>
      <w:sz w:val="22"/>
    </w:rPr>
  </w:style>
  <w:style w:type="character" w:customStyle="1" w:styleId="BodyTextChar">
    <w:name w:val="Body Text Char"/>
    <w:aliases w:val="body text Char"/>
    <w:basedOn w:val="DefaultParagraphFont"/>
    <w:link w:val="BodyText"/>
    <w:rsid w:val="007A7620"/>
    <w:rPr>
      <w:rFonts w:ascii="Verdana" w:hAnsi="Verdana"/>
      <w:sz w:val="22"/>
    </w:rPr>
  </w:style>
  <w:style w:type="paragraph" w:styleId="DocumentMap">
    <w:name w:val="Document Map"/>
    <w:basedOn w:val="Normal"/>
    <w:link w:val="DocumentMapChar"/>
    <w:rsid w:val="00D42856"/>
    <w:pPr>
      <w:shd w:val="clear" w:color="auto" w:fill="000080"/>
      <w:tabs>
        <w:tab w:val="left" w:pos="652"/>
      </w:tabs>
      <w:spacing w:before="60" w:after="60"/>
      <w:ind w:left="284" w:right="284"/>
      <w:jc w:val="left"/>
    </w:pPr>
    <w:rPr>
      <w:rFonts w:ascii="Tahoma" w:hAnsi="Tahoma"/>
      <w:lang w:val="en-US"/>
    </w:rPr>
  </w:style>
  <w:style w:type="character" w:customStyle="1" w:styleId="DocumentMapChar">
    <w:name w:val="Document Map Char"/>
    <w:basedOn w:val="DefaultParagraphFont"/>
    <w:link w:val="DocumentMap"/>
    <w:rsid w:val="00D42856"/>
    <w:rPr>
      <w:rFonts w:ascii="Tahoma" w:hAnsi="Tahoma"/>
      <w:shd w:val="clear" w:color="auto" w:fill="000080"/>
      <w:lang w:val="en-US"/>
    </w:rPr>
  </w:style>
  <w:style w:type="character" w:styleId="FootnoteReference">
    <w:name w:val="footnote reference"/>
    <w:basedOn w:val="DefaultParagraphFont"/>
    <w:rsid w:val="00D42856"/>
    <w:rPr>
      <w:vanish/>
      <w:position w:val="6"/>
      <w:sz w:val="16"/>
    </w:rPr>
  </w:style>
  <w:style w:type="paragraph" w:customStyle="1" w:styleId="HIDEHTML">
    <w:name w:val="HIDEHTML"/>
    <w:basedOn w:val="Normal"/>
    <w:rsid w:val="00D42856"/>
    <w:pPr>
      <w:tabs>
        <w:tab w:val="left" w:pos="652"/>
      </w:tabs>
      <w:spacing w:before="60" w:after="60"/>
      <w:ind w:left="284" w:right="284"/>
      <w:jc w:val="left"/>
    </w:pPr>
    <w:rPr>
      <w:rFonts w:ascii="Arial" w:hAnsi="Arial"/>
      <w:vanish/>
      <w:lang w:val="en-US"/>
    </w:rPr>
  </w:style>
  <w:style w:type="character" w:customStyle="1" w:styleId="HTMLTag">
    <w:name w:val="HTMLTag"/>
    <w:basedOn w:val="DefaultParagraphFont"/>
    <w:rsid w:val="00D42856"/>
    <w:rPr>
      <w:vanish/>
      <w:color w:val="auto"/>
      <w:u w:val="none"/>
    </w:rPr>
  </w:style>
  <w:style w:type="paragraph" w:styleId="List">
    <w:name w:val="List"/>
    <w:basedOn w:val="Normal"/>
    <w:rsid w:val="00D42856"/>
    <w:pPr>
      <w:tabs>
        <w:tab w:val="left" w:pos="652"/>
      </w:tabs>
      <w:spacing w:before="60" w:after="60"/>
      <w:ind w:left="648" w:right="288" w:hanging="360"/>
      <w:jc w:val="left"/>
    </w:pPr>
    <w:rPr>
      <w:rFonts w:ascii="Arial" w:hAnsi="Arial"/>
      <w:lang w:val="en-US"/>
    </w:rPr>
  </w:style>
  <w:style w:type="paragraph" w:styleId="List2">
    <w:name w:val="List 2"/>
    <w:basedOn w:val="List"/>
    <w:rsid w:val="00D42856"/>
    <w:pPr>
      <w:ind w:left="1008" w:right="576"/>
    </w:pPr>
  </w:style>
  <w:style w:type="paragraph" w:styleId="List3">
    <w:name w:val="List 3"/>
    <w:basedOn w:val="List2"/>
    <w:rsid w:val="00D42856"/>
    <w:pPr>
      <w:ind w:left="1368" w:right="864"/>
    </w:pPr>
  </w:style>
  <w:style w:type="paragraph" w:styleId="ListContinue">
    <w:name w:val="List Continue"/>
    <w:basedOn w:val="Normal"/>
    <w:rsid w:val="00D42856"/>
    <w:pPr>
      <w:tabs>
        <w:tab w:val="left" w:pos="652"/>
      </w:tabs>
      <w:spacing w:before="60" w:after="60"/>
      <w:ind w:left="652" w:right="284"/>
      <w:jc w:val="left"/>
    </w:pPr>
    <w:rPr>
      <w:rFonts w:ascii="Arial" w:hAnsi="Arial"/>
      <w:lang w:val="en-US"/>
    </w:rPr>
  </w:style>
  <w:style w:type="paragraph" w:styleId="ListContinue2">
    <w:name w:val="List Continue 2"/>
    <w:basedOn w:val="ListContinue"/>
    <w:rsid w:val="00D42856"/>
    <w:pPr>
      <w:ind w:left="1008" w:right="288"/>
    </w:pPr>
  </w:style>
  <w:style w:type="paragraph" w:styleId="ListContinue3">
    <w:name w:val="List Continue 3"/>
    <w:basedOn w:val="Normal"/>
    <w:rsid w:val="00D42856"/>
    <w:pPr>
      <w:tabs>
        <w:tab w:val="left" w:pos="652"/>
      </w:tabs>
      <w:spacing w:before="60" w:after="120"/>
      <w:ind w:left="1368" w:right="288"/>
      <w:jc w:val="left"/>
    </w:pPr>
    <w:rPr>
      <w:rFonts w:ascii="Arial" w:hAnsi="Arial"/>
      <w:lang w:val="en-US"/>
    </w:rPr>
  </w:style>
  <w:style w:type="paragraph" w:styleId="MacroText">
    <w:name w:val="macro"/>
    <w:link w:val="MacroTextChar"/>
    <w:rsid w:val="00D42856"/>
    <w:pPr>
      <w:tabs>
        <w:tab w:val="left" w:pos="480"/>
        <w:tab w:val="left" w:pos="960"/>
        <w:tab w:val="left" w:pos="1440"/>
        <w:tab w:val="left" w:pos="1920"/>
        <w:tab w:val="left" w:pos="2400"/>
        <w:tab w:val="left" w:pos="2880"/>
        <w:tab w:val="left" w:pos="3360"/>
        <w:tab w:val="left" w:pos="3840"/>
        <w:tab w:val="left" w:pos="4320"/>
      </w:tabs>
      <w:ind w:right="-2880"/>
    </w:pPr>
    <w:rPr>
      <w:rFonts w:ascii="Courier New" w:hAnsi="Courier New"/>
      <w:sz w:val="16"/>
      <w:lang w:val="en-US"/>
    </w:rPr>
  </w:style>
  <w:style w:type="character" w:customStyle="1" w:styleId="MacroTextChar">
    <w:name w:val="Macro Text Char"/>
    <w:basedOn w:val="DefaultParagraphFont"/>
    <w:link w:val="MacroText"/>
    <w:rsid w:val="00D42856"/>
    <w:rPr>
      <w:rFonts w:ascii="Courier New" w:hAnsi="Courier New"/>
      <w:sz w:val="16"/>
      <w:lang w:val="en-US"/>
    </w:rPr>
  </w:style>
  <w:style w:type="character" w:customStyle="1" w:styleId="UserInput">
    <w:name w:val="User Input"/>
    <w:basedOn w:val="DefaultParagraphFont"/>
    <w:rsid w:val="00D42856"/>
    <w:rPr>
      <w:rFonts w:ascii="Courier New" w:hAnsi="Courier New"/>
      <w:b/>
      <w:sz w:val="20"/>
    </w:rPr>
  </w:style>
  <w:style w:type="paragraph" w:styleId="BlockText">
    <w:name w:val="Block Text"/>
    <w:basedOn w:val="Normal"/>
    <w:rsid w:val="00D42856"/>
    <w:pPr>
      <w:tabs>
        <w:tab w:val="left" w:pos="652"/>
      </w:tabs>
      <w:spacing w:before="60" w:after="60"/>
      <w:ind w:left="113" w:right="113"/>
      <w:jc w:val="center"/>
    </w:pPr>
    <w:rPr>
      <w:rFonts w:ascii="Arial" w:hAnsi="Arial"/>
    </w:rPr>
  </w:style>
  <w:style w:type="character" w:styleId="PageNumber">
    <w:name w:val="page number"/>
    <w:basedOn w:val="DefaultParagraphFont"/>
    <w:rsid w:val="00D42856"/>
  </w:style>
  <w:style w:type="paragraph" w:styleId="Title">
    <w:name w:val="Title"/>
    <w:basedOn w:val="Normal"/>
    <w:link w:val="TitleChar"/>
    <w:qFormat/>
    <w:rsid w:val="00D42856"/>
    <w:pPr>
      <w:spacing w:before="240" w:after="60"/>
      <w:jc w:val="center"/>
      <w:outlineLvl w:val="0"/>
    </w:pPr>
    <w:rPr>
      <w:rFonts w:ascii="Arial" w:hAnsi="Arial"/>
      <w:b/>
      <w:kern w:val="28"/>
      <w:sz w:val="32"/>
    </w:rPr>
  </w:style>
  <w:style w:type="character" w:customStyle="1" w:styleId="TitleChar">
    <w:name w:val="Title Char"/>
    <w:basedOn w:val="DefaultParagraphFont"/>
    <w:link w:val="Title"/>
    <w:rsid w:val="00D42856"/>
    <w:rPr>
      <w:rFonts w:ascii="Arial" w:hAnsi="Arial"/>
      <w:b/>
      <w:kern w:val="28"/>
      <w:sz w:val="32"/>
    </w:rPr>
  </w:style>
  <w:style w:type="character" w:customStyle="1" w:styleId="Max">
    <w:name w:val="Max."/>
    <w:rsid w:val="00D42856"/>
    <w:rPr>
      <w:b/>
    </w:rPr>
  </w:style>
  <w:style w:type="character" w:styleId="Emphasis">
    <w:name w:val="Emphasis"/>
    <w:basedOn w:val="DefaultParagraphFont"/>
    <w:qFormat/>
    <w:rsid w:val="00D42856"/>
    <w:rPr>
      <w:i/>
    </w:rPr>
  </w:style>
  <w:style w:type="paragraph" w:customStyle="1" w:styleId="H3">
    <w:name w:val="H3"/>
    <w:basedOn w:val="Normal"/>
    <w:next w:val="Normal"/>
    <w:rsid w:val="00D42856"/>
    <w:pPr>
      <w:keepNext/>
      <w:spacing w:before="100" w:after="100"/>
      <w:jc w:val="left"/>
      <w:outlineLvl w:val="3"/>
    </w:pPr>
    <w:rPr>
      <w:rFonts w:ascii="Times New Roman" w:hAnsi="Times New Roman"/>
      <w:b/>
      <w:snapToGrid w:val="0"/>
      <w:sz w:val="28"/>
    </w:rPr>
  </w:style>
  <w:style w:type="paragraph" w:customStyle="1" w:styleId="Blockquote">
    <w:name w:val="Blockquote"/>
    <w:basedOn w:val="Normal"/>
    <w:rsid w:val="00D42856"/>
    <w:pPr>
      <w:spacing w:before="100" w:after="100"/>
      <w:ind w:left="360" w:right="360"/>
      <w:jc w:val="left"/>
    </w:pPr>
    <w:rPr>
      <w:rFonts w:ascii="Times New Roman" w:hAnsi="Times New Roman"/>
      <w:snapToGrid w:val="0"/>
      <w:sz w:val="24"/>
    </w:rPr>
  </w:style>
  <w:style w:type="paragraph" w:styleId="BodyTextIndent">
    <w:name w:val="Body Text Indent"/>
    <w:basedOn w:val="Normal"/>
    <w:link w:val="BodyTextIndentChar"/>
    <w:rsid w:val="00D42856"/>
    <w:pPr>
      <w:tabs>
        <w:tab w:val="left" w:pos="652"/>
      </w:tabs>
      <w:spacing w:before="60" w:after="60"/>
      <w:ind w:left="360"/>
    </w:pPr>
    <w:rPr>
      <w:rFonts w:ascii="Arial" w:hAnsi="Arial"/>
    </w:rPr>
  </w:style>
  <w:style w:type="character" w:customStyle="1" w:styleId="BodyTextIndentChar">
    <w:name w:val="Body Text Indent Char"/>
    <w:basedOn w:val="DefaultParagraphFont"/>
    <w:link w:val="BodyTextIndent"/>
    <w:rsid w:val="00D42856"/>
    <w:rPr>
      <w:rFonts w:ascii="Arial" w:hAnsi="Arial"/>
    </w:rPr>
  </w:style>
  <w:style w:type="character" w:styleId="FollowedHyperlink">
    <w:name w:val="FollowedHyperlink"/>
    <w:basedOn w:val="DefaultParagraphFont"/>
    <w:rsid w:val="00D42856"/>
    <w:rPr>
      <w:color w:val="800080"/>
      <w:u w:val="single"/>
    </w:rPr>
  </w:style>
  <w:style w:type="paragraph" w:styleId="BodyText2">
    <w:name w:val="Body Text 2"/>
    <w:basedOn w:val="Normal"/>
    <w:link w:val="BodyText2Char"/>
    <w:rsid w:val="00D42856"/>
    <w:pPr>
      <w:keepLines/>
      <w:autoSpaceDE w:val="0"/>
      <w:autoSpaceDN w:val="0"/>
      <w:adjustRightInd w:val="0"/>
      <w:spacing w:line="240" w:lineRule="atLeast"/>
      <w:jc w:val="left"/>
    </w:pPr>
    <w:rPr>
      <w:rFonts w:ascii="Courier New" w:hAnsi="Courier New" w:cs="Courier New"/>
      <w:color w:val="0000FF"/>
    </w:rPr>
  </w:style>
  <w:style w:type="character" w:customStyle="1" w:styleId="BodyText2Char">
    <w:name w:val="Body Text 2 Char"/>
    <w:basedOn w:val="DefaultParagraphFont"/>
    <w:link w:val="BodyText2"/>
    <w:rsid w:val="00D42856"/>
    <w:rPr>
      <w:rFonts w:ascii="Courier New" w:hAnsi="Courier New" w:cs="Courier New"/>
      <w:color w:val="0000FF"/>
    </w:rPr>
  </w:style>
  <w:style w:type="character" w:styleId="PlaceholderText">
    <w:name w:val="Placeholder Text"/>
    <w:basedOn w:val="DefaultParagraphFont"/>
    <w:uiPriority w:val="99"/>
    <w:semiHidden/>
    <w:rsid w:val="00D42856"/>
    <w:rPr>
      <w:color w:val="808080"/>
    </w:rPr>
  </w:style>
  <w:style w:type="paragraph" w:styleId="TOCHeading">
    <w:name w:val="TOC Heading"/>
    <w:basedOn w:val="Heading1"/>
    <w:next w:val="Normal"/>
    <w:link w:val="TOCHeadingChar"/>
    <w:uiPriority w:val="39"/>
    <w:semiHidden/>
    <w:unhideWhenUsed/>
    <w:qFormat/>
    <w:rsid w:val="00D42856"/>
    <w:pPr>
      <w:keepLines/>
      <w:numPr>
        <w:numId w:val="0"/>
      </w:numPr>
      <w:tabs>
        <w:tab w:val="clear" w:pos="567"/>
      </w:tabs>
      <w:spacing w:after="0" w:line="276" w:lineRule="auto"/>
      <w:jc w:val="left"/>
      <w:outlineLvl w:val="9"/>
    </w:pPr>
    <w:rPr>
      <w:rFonts w:asciiTheme="majorHAnsi" w:eastAsiaTheme="majorEastAsia" w:hAnsiTheme="majorHAnsi" w:cstheme="majorBidi"/>
      <w:bCs/>
      <w:color w:val="365F91" w:themeColor="accent1" w:themeShade="BF"/>
      <w:sz w:val="28"/>
      <w:szCs w:val="28"/>
      <w:lang w:eastAsia="en-US"/>
    </w:rPr>
  </w:style>
  <w:style w:type="character" w:customStyle="1" w:styleId="TOCHeadingChar">
    <w:name w:val="TOC Heading Char"/>
    <w:basedOn w:val="Heading1Char"/>
    <w:link w:val="TOCHeading"/>
    <w:uiPriority w:val="39"/>
    <w:semiHidden/>
    <w:rsid w:val="00D42856"/>
    <w:rPr>
      <w:rFonts w:asciiTheme="majorHAnsi" w:eastAsiaTheme="majorEastAsia" w:hAnsiTheme="majorHAnsi" w:cstheme="majorBidi"/>
      <w:b/>
      <w:bCs/>
      <w:color w:val="365F91" w:themeColor="accent1" w:themeShade="BF"/>
      <w:kern w:val="28"/>
      <w:sz w:val="28"/>
      <w:szCs w:val="28"/>
      <w:lang w:eastAsia="en-US"/>
    </w:rPr>
  </w:style>
  <w:style w:type="paragraph" w:customStyle="1" w:styleId="LSO">
    <w:name w:val="LSO"/>
    <w:basedOn w:val="TOCHeading"/>
    <w:link w:val="LSOZchn"/>
    <w:qFormat/>
    <w:rsid w:val="00D42856"/>
  </w:style>
  <w:style w:type="character" w:customStyle="1" w:styleId="LSOZchn">
    <w:name w:val="LSO Zchn"/>
    <w:basedOn w:val="TOCHeadingChar"/>
    <w:link w:val="LSO"/>
    <w:rsid w:val="00D42856"/>
    <w:rPr>
      <w:rFonts w:asciiTheme="majorHAnsi" w:eastAsiaTheme="majorEastAsia" w:hAnsiTheme="majorHAnsi" w:cstheme="majorBidi"/>
      <w:b/>
      <w:bCs/>
      <w:color w:val="365F91" w:themeColor="accent1" w:themeShade="BF"/>
      <w:kern w:val="28"/>
      <w:sz w:val="28"/>
      <w:szCs w:val="28"/>
      <w:lang w:eastAsia="en-US"/>
    </w:rPr>
  </w:style>
  <w:style w:type="paragraph" w:styleId="TOC4">
    <w:name w:val="toc 4"/>
    <w:basedOn w:val="Normal"/>
    <w:next w:val="Normal"/>
    <w:autoRedefine/>
    <w:uiPriority w:val="39"/>
    <w:rsid w:val="00D42856"/>
    <w:pPr>
      <w:ind w:left="600"/>
      <w:jc w:val="left"/>
    </w:pPr>
    <w:rPr>
      <w:rFonts w:asciiTheme="minorHAnsi" w:hAnsiTheme="minorHAnsi"/>
      <w:sz w:val="18"/>
      <w:szCs w:val="18"/>
    </w:rPr>
  </w:style>
  <w:style w:type="paragraph" w:styleId="TOC5">
    <w:name w:val="toc 5"/>
    <w:basedOn w:val="Normal"/>
    <w:next w:val="Normal"/>
    <w:autoRedefine/>
    <w:uiPriority w:val="39"/>
    <w:rsid w:val="00D42856"/>
    <w:pPr>
      <w:ind w:left="800"/>
      <w:jc w:val="left"/>
    </w:pPr>
    <w:rPr>
      <w:rFonts w:asciiTheme="minorHAnsi" w:hAnsiTheme="minorHAnsi"/>
      <w:sz w:val="18"/>
      <w:szCs w:val="18"/>
    </w:rPr>
  </w:style>
  <w:style w:type="paragraph" w:styleId="TOC6">
    <w:name w:val="toc 6"/>
    <w:basedOn w:val="Normal"/>
    <w:next w:val="Normal"/>
    <w:autoRedefine/>
    <w:uiPriority w:val="39"/>
    <w:rsid w:val="00D42856"/>
    <w:pPr>
      <w:ind w:left="1000"/>
      <w:jc w:val="left"/>
    </w:pPr>
    <w:rPr>
      <w:rFonts w:asciiTheme="minorHAnsi" w:hAnsiTheme="minorHAnsi"/>
      <w:sz w:val="18"/>
      <w:szCs w:val="18"/>
    </w:rPr>
  </w:style>
  <w:style w:type="paragraph" w:styleId="TOC7">
    <w:name w:val="toc 7"/>
    <w:basedOn w:val="Normal"/>
    <w:next w:val="Normal"/>
    <w:autoRedefine/>
    <w:uiPriority w:val="39"/>
    <w:rsid w:val="00D42856"/>
    <w:pPr>
      <w:ind w:left="1200"/>
      <w:jc w:val="left"/>
    </w:pPr>
    <w:rPr>
      <w:rFonts w:asciiTheme="minorHAnsi" w:hAnsiTheme="minorHAnsi"/>
      <w:sz w:val="18"/>
      <w:szCs w:val="18"/>
    </w:rPr>
  </w:style>
  <w:style w:type="paragraph" w:styleId="TOC8">
    <w:name w:val="toc 8"/>
    <w:basedOn w:val="Normal"/>
    <w:next w:val="Normal"/>
    <w:autoRedefine/>
    <w:uiPriority w:val="39"/>
    <w:rsid w:val="00D42856"/>
    <w:pPr>
      <w:ind w:left="1400"/>
      <w:jc w:val="left"/>
    </w:pPr>
    <w:rPr>
      <w:rFonts w:asciiTheme="minorHAnsi" w:hAnsiTheme="minorHAnsi"/>
      <w:sz w:val="18"/>
      <w:szCs w:val="18"/>
    </w:rPr>
  </w:style>
  <w:style w:type="paragraph" w:styleId="TOC9">
    <w:name w:val="toc 9"/>
    <w:basedOn w:val="Normal"/>
    <w:next w:val="Normal"/>
    <w:autoRedefine/>
    <w:uiPriority w:val="39"/>
    <w:rsid w:val="00D42856"/>
    <w:pPr>
      <w:ind w:left="1600"/>
      <w:jc w:val="left"/>
    </w:pPr>
    <w:rPr>
      <w:rFonts w:asciiTheme="minorHAnsi" w:hAnsiTheme="minorHAnsi"/>
      <w:sz w:val="18"/>
      <w:szCs w:val="18"/>
    </w:rPr>
  </w:style>
  <w:style w:type="paragraph" w:styleId="NormalWeb">
    <w:name w:val="Normal (Web)"/>
    <w:basedOn w:val="Normal"/>
    <w:rsid w:val="008B5974"/>
    <w:pPr>
      <w:spacing w:before="100" w:beforeAutospacing="1" w:after="100" w:afterAutospacing="1"/>
      <w:jc w:val="left"/>
    </w:pPr>
    <w:rPr>
      <w:rFonts w:ascii="Times New Roman" w:hAnsi="Times New Roman"/>
      <w:sz w:val="24"/>
      <w:szCs w:val="24"/>
      <w:lang w:val="en-US" w:eastAsia="en-US"/>
    </w:rPr>
  </w:style>
  <w:style w:type="paragraph" w:customStyle="1" w:styleId="ZchnZchn3">
    <w:name w:val="Zchn Zchn3"/>
    <w:basedOn w:val="Normal"/>
    <w:rsid w:val="008B5974"/>
    <w:pPr>
      <w:spacing w:after="160" w:line="240" w:lineRule="exact"/>
      <w:jc w:val="left"/>
    </w:pPr>
    <w:rPr>
      <w:lang w:val="en-US" w:eastAsia="en-US"/>
    </w:rPr>
  </w:style>
  <w:style w:type="paragraph" w:customStyle="1" w:styleId="DocNumber">
    <w:name w:val="DocNumber"/>
    <w:basedOn w:val="DocVersion"/>
    <w:rsid w:val="00DB5AEF"/>
    <w:pPr>
      <w:framePr w:wrap="auto"/>
    </w:pPr>
  </w:style>
  <w:style w:type="paragraph" w:customStyle="1" w:styleId="DocVersion">
    <w:name w:val="DocVersion"/>
    <w:basedOn w:val="Normal"/>
    <w:autoRedefine/>
    <w:rsid w:val="00DB5AEF"/>
    <w:pPr>
      <w:framePr w:hSpace="142" w:wrap="auto" w:vAnchor="text" w:hAnchor="page" w:x="159" w:y="426"/>
      <w:ind w:right="29"/>
      <w:jc w:val="left"/>
    </w:pPr>
    <w:rPr>
      <w:rFonts w:ascii="Arial" w:hAnsi="Arial"/>
      <w:lang w:val="en-GB" w:eastAsia="en-US"/>
    </w:rPr>
  </w:style>
  <w:style w:type="paragraph" w:customStyle="1" w:styleId="Synopsis">
    <w:name w:val="Synopsis"/>
    <w:basedOn w:val="Normal"/>
    <w:rsid w:val="00DB5AEF"/>
    <w:pPr>
      <w:framePr w:wrap="auto" w:vAnchor="text" w:hAnchor="page" w:x="159" w:y="426"/>
      <w:spacing w:before="240" w:after="60"/>
      <w:ind w:right="27"/>
      <w:jc w:val="left"/>
    </w:pPr>
    <w:rPr>
      <w:rFonts w:ascii="Arial" w:hAnsi="Arial"/>
      <w:sz w:val="32"/>
      <w:lang w:val="en-GB" w:eastAsia="en-US"/>
    </w:rPr>
  </w:style>
  <w:style w:type="paragraph" w:customStyle="1" w:styleId="DocTitle">
    <w:name w:val="DocTitle"/>
    <w:basedOn w:val="Normal"/>
    <w:rsid w:val="00DB5AEF"/>
    <w:pPr>
      <w:keepLines/>
      <w:tabs>
        <w:tab w:val="left" w:pos="0"/>
      </w:tabs>
      <w:spacing w:before="360" w:after="480"/>
      <w:ind w:right="1134"/>
      <w:jc w:val="left"/>
    </w:pPr>
    <w:rPr>
      <w:rFonts w:ascii="Arial" w:hAnsi="Arial"/>
      <w:b/>
      <w:kern w:val="84"/>
      <w:sz w:val="84"/>
      <w:lang w:val="en-GB" w:eastAsia="en-US"/>
    </w:rPr>
  </w:style>
  <w:style w:type="paragraph" w:customStyle="1" w:styleId="DocAuthor">
    <w:name w:val="DocAuthor"/>
    <w:basedOn w:val="Normal"/>
    <w:rsid w:val="00DB5AEF"/>
    <w:pPr>
      <w:keepNext/>
      <w:keepLines/>
      <w:framePr w:hSpace="142" w:wrap="auto" w:vAnchor="text" w:hAnchor="page" w:x="159" w:y="426"/>
      <w:ind w:right="29"/>
      <w:jc w:val="left"/>
    </w:pPr>
    <w:rPr>
      <w:rFonts w:ascii="Arial" w:hAnsi="Arial"/>
      <w:spacing w:val="4"/>
      <w:kern w:val="40"/>
      <w:lang w:val="en-GB" w:eastAsia="en-US"/>
    </w:rPr>
  </w:style>
  <w:style w:type="paragraph" w:customStyle="1" w:styleId="CategoryName">
    <w:name w:val="CategoryName"/>
    <w:basedOn w:val="Normal"/>
    <w:autoRedefine/>
    <w:rsid w:val="00DB5AEF"/>
    <w:pPr>
      <w:keepNext/>
      <w:keepLines/>
      <w:framePr w:hSpace="142" w:wrap="auto" w:vAnchor="text" w:hAnchor="page" w:x="159" w:y="426"/>
      <w:spacing w:before="120" w:after="120" w:line="320" w:lineRule="atLeast"/>
      <w:jc w:val="left"/>
    </w:pPr>
    <w:rPr>
      <w:rFonts w:ascii="Arial" w:hAnsi="Arial"/>
      <w:b/>
      <w:spacing w:val="4"/>
      <w:kern w:val="28"/>
      <w:sz w:val="32"/>
      <w:lang w:val="en-US" w:eastAsia="en-US"/>
    </w:rPr>
  </w:style>
  <w:style w:type="paragraph" w:styleId="Index1">
    <w:name w:val="index 1"/>
    <w:basedOn w:val="Normal"/>
    <w:next w:val="Normal"/>
    <w:autoRedefine/>
    <w:rsid w:val="00DB5AEF"/>
    <w:pPr>
      <w:ind w:left="200" w:right="27" w:hanging="200"/>
      <w:jc w:val="left"/>
    </w:pPr>
    <w:rPr>
      <w:rFonts w:ascii="Arial" w:hAnsi="Arial"/>
      <w:lang w:val="en-GB" w:eastAsia="en-US"/>
    </w:rPr>
  </w:style>
  <w:style w:type="paragraph" w:customStyle="1" w:styleId="Table">
    <w:name w:val="Table"/>
    <w:basedOn w:val="Normal"/>
    <w:rsid w:val="00DB5AEF"/>
    <w:pPr>
      <w:keepNext/>
    </w:pPr>
    <w:rPr>
      <w:rFonts w:ascii="Arial" w:hAnsi="Arial"/>
      <w:lang w:val="en-GB" w:eastAsia="en-US"/>
    </w:rPr>
  </w:style>
  <w:style w:type="character" w:styleId="Strong">
    <w:name w:val="Strong"/>
    <w:qFormat/>
    <w:rsid w:val="00DB5AEF"/>
    <w:rPr>
      <w:b/>
      <w:bCs/>
    </w:rPr>
  </w:style>
  <w:style w:type="paragraph" w:customStyle="1" w:styleId="StyleArialJustifiedBefore5pt">
    <w:name w:val="Style Arial Justified Before:  5 pt"/>
    <w:basedOn w:val="Normal"/>
    <w:rsid w:val="00DB5AEF"/>
    <w:rPr>
      <w:rFonts w:ascii="Arial" w:hAnsi="Arial"/>
      <w:lang w:val="en-GB" w:eastAsia="en-US"/>
    </w:rPr>
  </w:style>
  <w:style w:type="paragraph" w:customStyle="1" w:styleId="Red">
    <w:name w:val="Red"/>
    <w:basedOn w:val="Normal"/>
    <w:rsid w:val="00DB5AEF"/>
    <w:pPr>
      <w:numPr>
        <w:numId w:val="3"/>
      </w:numPr>
      <w:jc w:val="left"/>
    </w:pPr>
    <w:rPr>
      <w:rFonts w:ascii="Arial" w:hAnsi="Arial"/>
      <w:lang w:val="en-GB" w:eastAsia="en-US"/>
    </w:rPr>
  </w:style>
  <w:style w:type="paragraph" w:styleId="ListBullet">
    <w:name w:val="List Bullet"/>
    <w:basedOn w:val="List"/>
    <w:rsid w:val="00DB5AEF"/>
    <w:pPr>
      <w:tabs>
        <w:tab w:val="clear" w:pos="652"/>
      </w:tabs>
      <w:spacing w:before="0" w:after="220" w:line="220" w:lineRule="atLeast"/>
      <w:ind w:left="1800" w:right="720"/>
    </w:pPr>
    <w:rPr>
      <w:rFonts w:ascii="Times New Roman" w:hAnsi="Times New Roman"/>
      <w:lang w:eastAsia="en-US"/>
    </w:rPr>
  </w:style>
  <w:style w:type="paragraph" w:customStyle="1" w:styleId="Standaardtekst">
    <w:name w:val="Standaardtekst"/>
    <w:basedOn w:val="Normal"/>
    <w:rsid w:val="00DB5AEF"/>
    <w:pPr>
      <w:jc w:val="left"/>
    </w:pPr>
    <w:rPr>
      <w:rFonts w:ascii="Times New Roman" w:hAnsi="Times New Roman"/>
      <w:noProof/>
      <w:lang w:val="en-GB" w:eastAsia="nl-NL"/>
    </w:rPr>
  </w:style>
  <w:style w:type="paragraph" w:customStyle="1" w:styleId="Standaardteks">
    <w:name w:val="Standaardteks"/>
    <w:rsid w:val="00DB5AEF"/>
    <w:rPr>
      <w:snapToGrid w:val="0"/>
      <w:color w:val="000000"/>
      <w:sz w:val="24"/>
      <w:lang w:val="nl-NL" w:eastAsia="nl-NL"/>
    </w:rPr>
  </w:style>
  <w:style w:type="paragraph" w:customStyle="1" w:styleId="TableHeader">
    <w:name w:val="TableHeader"/>
    <w:basedOn w:val="Normal"/>
    <w:rsid w:val="00DB5AEF"/>
    <w:pPr>
      <w:spacing w:after="120"/>
      <w:jc w:val="left"/>
    </w:pPr>
    <w:rPr>
      <w:rFonts w:ascii="Arial" w:hAnsi="Arial" w:cs="Arial"/>
      <w:b/>
      <w:bCs/>
      <w:lang w:val="en-US" w:eastAsia="en-GB"/>
    </w:rPr>
  </w:style>
  <w:style w:type="paragraph" w:customStyle="1" w:styleId="TableData">
    <w:name w:val="TableData"/>
    <w:basedOn w:val="Normal"/>
    <w:rsid w:val="00DB5AEF"/>
    <w:pPr>
      <w:spacing w:after="120"/>
      <w:jc w:val="left"/>
    </w:pPr>
    <w:rPr>
      <w:rFonts w:ascii="Arial" w:hAnsi="Arial" w:cs="Arial"/>
      <w:lang w:val="en-US" w:eastAsia="en-GB"/>
    </w:rPr>
  </w:style>
  <w:style w:type="paragraph" w:customStyle="1" w:styleId="TableNote">
    <w:name w:val="TableNote"/>
    <w:basedOn w:val="MacroText"/>
    <w:rsid w:val="00DB5AEF"/>
    <w:pPr>
      <w:ind w:right="0"/>
    </w:pPr>
    <w:rPr>
      <w:rFonts w:ascii="Arial" w:hAnsi="Arial" w:cs="Arial"/>
      <w:szCs w:val="16"/>
      <w:lang w:eastAsia="en-GB"/>
    </w:rPr>
  </w:style>
  <w:style w:type="paragraph" w:customStyle="1" w:styleId="tableheading1">
    <w:name w:val="tableheading1"/>
    <w:basedOn w:val="Normal"/>
    <w:rsid w:val="00DB5AEF"/>
    <w:pPr>
      <w:spacing w:before="60" w:after="60"/>
      <w:jc w:val="left"/>
    </w:pPr>
    <w:rPr>
      <w:rFonts w:ascii="Arial" w:hAnsi="Arial" w:cs="Arial"/>
      <w:b/>
      <w:bCs/>
      <w:lang w:val="en-US" w:eastAsia="en-US"/>
    </w:rPr>
  </w:style>
  <w:style w:type="character" w:customStyle="1" w:styleId="userinput1">
    <w:name w:val="userinput1"/>
    <w:rsid w:val="00DB5AEF"/>
    <w:rPr>
      <w:rFonts w:ascii="Courier New" w:hAnsi="Courier New" w:cs="Courier New" w:hint="default"/>
      <w:b/>
      <w:bCs/>
    </w:rPr>
  </w:style>
  <w:style w:type="paragraph" w:styleId="ListNumber">
    <w:name w:val="List Number"/>
    <w:basedOn w:val="Normal"/>
    <w:rsid w:val="00DB5AEF"/>
    <w:pPr>
      <w:numPr>
        <w:numId w:val="4"/>
      </w:numPr>
      <w:jc w:val="left"/>
    </w:pPr>
    <w:rPr>
      <w:rFonts w:ascii="Times New Roman" w:hAnsi="Times New Roman"/>
      <w:lang w:val="en-GB" w:eastAsia="en-US"/>
    </w:rPr>
  </w:style>
  <w:style w:type="paragraph" w:styleId="ListNumber4">
    <w:name w:val="List Number 4"/>
    <w:basedOn w:val="Normal"/>
    <w:rsid w:val="00DB5AEF"/>
    <w:pPr>
      <w:numPr>
        <w:numId w:val="5"/>
      </w:numPr>
      <w:jc w:val="left"/>
    </w:pPr>
    <w:rPr>
      <w:rFonts w:ascii="Times New Roman" w:hAnsi="Times New Roman"/>
      <w:lang w:val="en-GB" w:eastAsia="en-US"/>
    </w:rPr>
  </w:style>
  <w:style w:type="paragraph" w:styleId="Caption">
    <w:name w:val="caption"/>
    <w:basedOn w:val="Normal"/>
    <w:qFormat/>
    <w:rsid w:val="00DB5AEF"/>
    <w:pPr>
      <w:spacing w:before="120" w:after="120"/>
      <w:jc w:val="left"/>
    </w:pPr>
    <w:rPr>
      <w:rFonts w:ascii="Arial" w:hAnsi="Arial" w:cs="Arial"/>
      <w:b/>
      <w:bCs/>
      <w:lang w:val="en-US" w:eastAsia="en-US"/>
    </w:rPr>
  </w:style>
  <w:style w:type="paragraph" w:customStyle="1" w:styleId="tabletext48">
    <w:name w:val="tabletext48"/>
    <w:basedOn w:val="Normal"/>
    <w:rsid w:val="00DB5AEF"/>
    <w:pPr>
      <w:snapToGrid w:val="0"/>
      <w:spacing w:before="60" w:after="60"/>
      <w:jc w:val="left"/>
    </w:pPr>
    <w:rPr>
      <w:rFonts w:ascii="Arial" w:hAnsi="Arial" w:cs="Arial"/>
      <w:lang w:val="en-US" w:eastAsia="en-US"/>
    </w:rPr>
  </w:style>
  <w:style w:type="paragraph" w:customStyle="1" w:styleId="tabelen-text2">
    <w:name w:val="tabelen-text2"/>
    <w:basedOn w:val="Normal"/>
    <w:rsid w:val="00DB5AEF"/>
    <w:pPr>
      <w:tabs>
        <w:tab w:val="left" w:pos="1418"/>
      </w:tabs>
      <w:spacing w:before="120" w:after="60"/>
      <w:jc w:val="left"/>
    </w:pPr>
    <w:rPr>
      <w:rFonts w:ascii="Arial" w:hAnsi="Arial" w:cs="Arial"/>
      <w:sz w:val="22"/>
      <w:szCs w:val="22"/>
      <w:lang w:val="en-US" w:eastAsia="en-US"/>
    </w:rPr>
  </w:style>
  <w:style w:type="paragraph" w:customStyle="1" w:styleId="tabletext5">
    <w:name w:val="tabletext5"/>
    <w:basedOn w:val="Normal"/>
    <w:rsid w:val="00DB5AEF"/>
    <w:pPr>
      <w:snapToGrid w:val="0"/>
      <w:spacing w:before="60" w:after="60"/>
      <w:jc w:val="left"/>
    </w:pPr>
    <w:rPr>
      <w:rFonts w:ascii="Arial" w:hAnsi="Arial" w:cs="Arial"/>
      <w:lang w:val="en-US" w:eastAsia="en-US"/>
    </w:rPr>
  </w:style>
  <w:style w:type="character" w:customStyle="1" w:styleId="object5">
    <w:name w:val="object5"/>
    <w:rsid w:val="00DB5AEF"/>
    <w:rPr>
      <w:rFonts w:ascii="Arial" w:hAnsi="Arial" w:cs="Arial" w:hint="default"/>
      <w:i/>
      <w:iCs/>
    </w:rPr>
  </w:style>
  <w:style w:type="character" w:customStyle="1" w:styleId="userinput5">
    <w:name w:val="userinput5"/>
    <w:rsid w:val="00DB5AEF"/>
    <w:rPr>
      <w:rFonts w:ascii="Courier New" w:hAnsi="Courier New" w:cs="Courier New" w:hint="default"/>
      <w:b/>
      <w:bCs/>
    </w:rPr>
  </w:style>
  <w:style w:type="paragraph" w:customStyle="1" w:styleId="Text">
    <w:name w:val="Text"/>
    <w:basedOn w:val="Normal"/>
    <w:rsid w:val="00DB5AEF"/>
    <w:pPr>
      <w:spacing w:after="120"/>
    </w:pPr>
    <w:rPr>
      <w:rFonts w:ascii="Arial" w:hAnsi="Arial"/>
      <w:sz w:val="22"/>
      <w:lang w:val="en-US" w:eastAsia="en-US"/>
    </w:rPr>
  </w:style>
  <w:style w:type="paragraph" w:styleId="HTMLPreformatted">
    <w:name w:val="HTML Preformatted"/>
    <w:basedOn w:val="Normal"/>
    <w:link w:val="HTMLPreformattedChar"/>
    <w:rsid w:val="00DB5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lang w:val="en-US" w:eastAsia="en-US"/>
    </w:rPr>
  </w:style>
  <w:style w:type="character" w:customStyle="1" w:styleId="HTMLPreformattedChar">
    <w:name w:val="HTML Preformatted Char"/>
    <w:basedOn w:val="DefaultParagraphFont"/>
    <w:link w:val="HTMLPreformatted"/>
    <w:rsid w:val="00DB5AEF"/>
    <w:rPr>
      <w:rFonts w:ascii="Courier New" w:hAnsi="Courier New"/>
      <w:lang w:val="en-US" w:eastAsia="en-US"/>
    </w:rPr>
  </w:style>
  <w:style w:type="paragraph" w:customStyle="1" w:styleId="ZchnZchn31">
    <w:name w:val="Zchn Zchn31"/>
    <w:basedOn w:val="Normal"/>
    <w:rsid w:val="001819E1"/>
    <w:pPr>
      <w:spacing w:after="160" w:line="240" w:lineRule="exact"/>
      <w:jc w:val="left"/>
    </w:pPr>
    <w:rPr>
      <w:lang w:val="en-US" w:eastAsia="en-US"/>
    </w:rPr>
  </w:style>
  <w:style w:type="character" w:customStyle="1" w:styleId="object1">
    <w:name w:val="object1"/>
    <w:rsid w:val="001819E1"/>
  </w:style>
  <w:style w:type="character" w:styleId="HTMLTypewriter">
    <w:name w:val="HTML Typewriter"/>
    <w:uiPriority w:val="99"/>
    <w:unhideWhenUsed/>
    <w:rsid w:val="001819E1"/>
    <w:rPr>
      <w:rFonts w:ascii="Courier New" w:eastAsia="Times New Roman" w:hAnsi="Courier New" w:cs="Courier New"/>
      <w:sz w:val="20"/>
      <w:szCs w:val="20"/>
    </w:rPr>
  </w:style>
  <w:style w:type="character" w:customStyle="1" w:styleId="CommentTextChar">
    <w:name w:val="Comment Text Char"/>
    <w:basedOn w:val="DefaultParagraphFont"/>
    <w:link w:val="CommentText"/>
    <w:semiHidden/>
    <w:rsid w:val="009F1B51"/>
    <w:rPr>
      <w:rFonts w:ascii="Verdana" w:hAnsi="Verdana"/>
    </w:rPr>
  </w:style>
  <w:style w:type="paragraph" w:customStyle="1" w:styleId="TableText">
    <w:name w:val="Table Text"/>
    <w:basedOn w:val="Normal"/>
    <w:rsid w:val="009F1B51"/>
    <w:pPr>
      <w:keepLines/>
      <w:jc w:val="left"/>
    </w:pPr>
    <w:rPr>
      <w:rFonts w:ascii="Times New Roman" w:hAnsi="Times New Roman"/>
      <w:sz w:val="16"/>
      <w:lang w:val="en-US" w:eastAsia="en-US"/>
    </w:rPr>
  </w:style>
  <w:style w:type="paragraph" w:customStyle="1" w:styleId="TableHeading">
    <w:name w:val="Table Heading"/>
    <w:basedOn w:val="TableText"/>
    <w:rsid w:val="009F1B51"/>
    <w:pPr>
      <w:spacing w:before="120" w:after="120"/>
    </w:pPr>
    <w:rPr>
      <w:b/>
    </w:rPr>
  </w:style>
  <w:style w:type="character" w:customStyle="1" w:styleId="ListParagraphChar">
    <w:name w:val="List Paragraph Char"/>
    <w:basedOn w:val="DefaultParagraphFont"/>
    <w:link w:val="ListParagraph"/>
    <w:uiPriority w:val="34"/>
    <w:locked/>
    <w:rsid w:val="00F742DE"/>
    <w:rPr>
      <w:rFonts w:ascii="Verdana" w:hAnsi="Verdana"/>
      <w:sz w:val="18"/>
      <w:szCs w:val="18"/>
    </w:rPr>
  </w:style>
  <w:style w:type="table" w:styleId="GridTable1Light-Accent5">
    <w:name w:val="Grid Table 1 Light Accent 5"/>
    <w:basedOn w:val="TableNormal"/>
    <w:uiPriority w:val="46"/>
    <w:rsid w:val="00AA3CA4"/>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ListTable3-Accent2">
    <w:name w:val="List Table 3 Accent 2"/>
    <w:basedOn w:val="TableNormal"/>
    <w:uiPriority w:val="48"/>
    <w:rsid w:val="00AA3CA4"/>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4-Accent1">
    <w:name w:val="List Table 4 Accent 1"/>
    <w:basedOn w:val="TableNormal"/>
    <w:uiPriority w:val="49"/>
    <w:rsid w:val="00AA3CA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707BB0"/>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sapxdpparagraph">
    <w:name w:val="sapxdpparagraph"/>
    <w:basedOn w:val="Normal"/>
    <w:rsid w:val="00D3013C"/>
    <w:pPr>
      <w:jc w:val="left"/>
    </w:pPr>
    <w:rPr>
      <w:rFonts w:ascii="Times New Roman" w:hAnsi="Times New Roman"/>
      <w:sz w:val="24"/>
      <w:szCs w:val="24"/>
      <w:lang w:val="en-GB" w:eastAsia="en-GB"/>
    </w:rPr>
  </w:style>
  <w:style w:type="character" w:customStyle="1" w:styleId="HeaderChar">
    <w:name w:val="Header Char"/>
    <w:basedOn w:val="DefaultParagraphFont"/>
    <w:link w:val="Header"/>
    <w:rsid w:val="003077F2"/>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8679">
      <w:bodyDiv w:val="1"/>
      <w:marLeft w:val="0"/>
      <w:marRight w:val="0"/>
      <w:marTop w:val="0"/>
      <w:marBottom w:val="0"/>
      <w:divBdr>
        <w:top w:val="none" w:sz="0" w:space="0" w:color="auto"/>
        <w:left w:val="none" w:sz="0" w:space="0" w:color="auto"/>
        <w:bottom w:val="none" w:sz="0" w:space="0" w:color="auto"/>
        <w:right w:val="none" w:sz="0" w:space="0" w:color="auto"/>
      </w:divBdr>
    </w:div>
    <w:div w:id="72286484">
      <w:bodyDiv w:val="1"/>
      <w:marLeft w:val="0"/>
      <w:marRight w:val="0"/>
      <w:marTop w:val="0"/>
      <w:marBottom w:val="0"/>
      <w:divBdr>
        <w:top w:val="none" w:sz="0" w:space="0" w:color="auto"/>
        <w:left w:val="none" w:sz="0" w:space="0" w:color="auto"/>
        <w:bottom w:val="none" w:sz="0" w:space="0" w:color="auto"/>
        <w:right w:val="none" w:sz="0" w:space="0" w:color="auto"/>
      </w:divBdr>
    </w:div>
    <w:div w:id="86658161">
      <w:bodyDiv w:val="1"/>
      <w:marLeft w:val="0"/>
      <w:marRight w:val="0"/>
      <w:marTop w:val="0"/>
      <w:marBottom w:val="0"/>
      <w:divBdr>
        <w:top w:val="none" w:sz="0" w:space="0" w:color="auto"/>
        <w:left w:val="none" w:sz="0" w:space="0" w:color="auto"/>
        <w:bottom w:val="none" w:sz="0" w:space="0" w:color="auto"/>
        <w:right w:val="none" w:sz="0" w:space="0" w:color="auto"/>
      </w:divBdr>
    </w:div>
    <w:div w:id="92020158">
      <w:bodyDiv w:val="1"/>
      <w:marLeft w:val="0"/>
      <w:marRight w:val="0"/>
      <w:marTop w:val="0"/>
      <w:marBottom w:val="0"/>
      <w:divBdr>
        <w:top w:val="none" w:sz="0" w:space="0" w:color="auto"/>
        <w:left w:val="none" w:sz="0" w:space="0" w:color="auto"/>
        <w:bottom w:val="none" w:sz="0" w:space="0" w:color="auto"/>
        <w:right w:val="none" w:sz="0" w:space="0" w:color="auto"/>
      </w:divBdr>
      <w:divsChild>
        <w:div w:id="1713580005">
          <w:marLeft w:val="0"/>
          <w:marRight w:val="0"/>
          <w:marTop w:val="0"/>
          <w:marBottom w:val="0"/>
          <w:divBdr>
            <w:top w:val="none" w:sz="0" w:space="0" w:color="auto"/>
            <w:left w:val="none" w:sz="0" w:space="0" w:color="auto"/>
            <w:bottom w:val="none" w:sz="0" w:space="0" w:color="auto"/>
            <w:right w:val="none" w:sz="0" w:space="0" w:color="auto"/>
          </w:divBdr>
          <w:divsChild>
            <w:div w:id="1772387212">
              <w:marLeft w:val="0"/>
              <w:marRight w:val="0"/>
              <w:marTop w:val="0"/>
              <w:marBottom w:val="0"/>
              <w:divBdr>
                <w:top w:val="none" w:sz="0" w:space="0" w:color="auto"/>
                <w:left w:val="none" w:sz="0" w:space="0" w:color="auto"/>
                <w:bottom w:val="none" w:sz="0" w:space="0" w:color="auto"/>
                <w:right w:val="none" w:sz="0" w:space="0" w:color="auto"/>
              </w:divBdr>
              <w:divsChild>
                <w:div w:id="796487981">
                  <w:marLeft w:val="0"/>
                  <w:marRight w:val="0"/>
                  <w:marTop w:val="0"/>
                  <w:marBottom w:val="0"/>
                  <w:divBdr>
                    <w:top w:val="none" w:sz="0" w:space="0" w:color="auto"/>
                    <w:left w:val="none" w:sz="0" w:space="0" w:color="auto"/>
                    <w:bottom w:val="none" w:sz="0" w:space="0" w:color="auto"/>
                    <w:right w:val="none" w:sz="0" w:space="0" w:color="auto"/>
                  </w:divBdr>
                  <w:divsChild>
                    <w:div w:id="1081373415">
                      <w:marLeft w:val="0"/>
                      <w:marRight w:val="0"/>
                      <w:marTop w:val="0"/>
                      <w:marBottom w:val="0"/>
                      <w:divBdr>
                        <w:top w:val="none" w:sz="0" w:space="0" w:color="auto"/>
                        <w:left w:val="none" w:sz="0" w:space="0" w:color="auto"/>
                        <w:bottom w:val="none" w:sz="0" w:space="0" w:color="auto"/>
                        <w:right w:val="none" w:sz="0" w:space="0" w:color="auto"/>
                      </w:divBdr>
                      <w:divsChild>
                        <w:div w:id="1827895326">
                          <w:marLeft w:val="0"/>
                          <w:marRight w:val="0"/>
                          <w:marTop w:val="0"/>
                          <w:marBottom w:val="0"/>
                          <w:divBdr>
                            <w:top w:val="none" w:sz="0" w:space="0" w:color="auto"/>
                            <w:left w:val="none" w:sz="0" w:space="0" w:color="auto"/>
                            <w:bottom w:val="none" w:sz="0" w:space="0" w:color="auto"/>
                            <w:right w:val="none" w:sz="0" w:space="0" w:color="auto"/>
                          </w:divBdr>
                          <w:divsChild>
                            <w:div w:id="973607983">
                              <w:marLeft w:val="0"/>
                              <w:marRight w:val="0"/>
                              <w:marTop w:val="0"/>
                              <w:marBottom w:val="0"/>
                              <w:divBdr>
                                <w:top w:val="none" w:sz="0" w:space="0" w:color="auto"/>
                                <w:left w:val="none" w:sz="0" w:space="0" w:color="auto"/>
                                <w:bottom w:val="none" w:sz="0" w:space="0" w:color="auto"/>
                                <w:right w:val="none" w:sz="0" w:space="0" w:color="auto"/>
                              </w:divBdr>
                              <w:divsChild>
                                <w:div w:id="157288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579148">
      <w:bodyDiv w:val="1"/>
      <w:marLeft w:val="0"/>
      <w:marRight w:val="0"/>
      <w:marTop w:val="0"/>
      <w:marBottom w:val="0"/>
      <w:divBdr>
        <w:top w:val="none" w:sz="0" w:space="0" w:color="auto"/>
        <w:left w:val="none" w:sz="0" w:space="0" w:color="auto"/>
        <w:bottom w:val="none" w:sz="0" w:space="0" w:color="auto"/>
        <w:right w:val="none" w:sz="0" w:space="0" w:color="auto"/>
      </w:divBdr>
    </w:div>
    <w:div w:id="105469304">
      <w:bodyDiv w:val="1"/>
      <w:marLeft w:val="0"/>
      <w:marRight w:val="0"/>
      <w:marTop w:val="0"/>
      <w:marBottom w:val="0"/>
      <w:divBdr>
        <w:top w:val="none" w:sz="0" w:space="0" w:color="auto"/>
        <w:left w:val="none" w:sz="0" w:space="0" w:color="auto"/>
        <w:bottom w:val="none" w:sz="0" w:space="0" w:color="auto"/>
        <w:right w:val="none" w:sz="0" w:space="0" w:color="auto"/>
      </w:divBdr>
      <w:divsChild>
        <w:div w:id="244651083">
          <w:marLeft w:val="0"/>
          <w:marRight w:val="0"/>
          <w:marTop w:val="0"/>
          <w:marBottom w:val="0"/>
          <w:divBdr>
            <w:top w:val="none" w:sz="0" w:space="0" w:color="auto"/>
            <w:left w:val="none" w:sz="0" w:space="0" w:color="auto"/>
            <w:bottom w:val="none" w:sz="0" w:space="0" w:color="auto"/>
            <w:right w:val="none" w:sz="0" w:space="0" w:color="auto"/>
          </w:divBdr>
          <w:divsChild>
            <w:div w:id="1126661870">
              <w:marLeft w:val="0"/>
              <w:marRight w:val="0"/>
              <w:marTop w:val="150"/>
              <w:marBottom w:val="0"/>
              <w:divBdr>
                <w:top w:val="none" w:sz="0" w:space="0" w:color="auto"/>
                <w:left w:val="none" w:sz="0" w:space="0" w:color="auto"/>
                <w:bottom w:val="none" w:sz="0" w:space="0" w:color="auto"/>
                <w:right w:val="none" w:sz="0" w:space="0" w:color="auto"/>
              </w:divBdr>
              <w:divsChild>
                <w:div w:id="1492060105">
                  <w:marLeft w:val="0"/>
                  <w:marRight w:val="0"/>
                  <w:marTop w:val="0"/>
                  <w:marBottom w:val="0"/>
                  <w:divBdr>
                    <w:top w:val="none" w:sz="0" w:space="0" w:color="auto"/>
                    <w:left w:val="none" w:sz="0" w:space="0" w:color="auto"/>
                    <w:bottom w:val="none" w:sz="0" w:space="0" w:color="auto"/>
                    <w:right w:val="none" w:sz="0" w:space="0" w:color="auto"/>
                  </w:divBdr>
                  <w:divsChild>
                    <w:div w:id="1050763887">
                      <w:marLeft w:val="0"/>
                      <w:marRight w:val="0"/>
                      <w:marTop w:val="0"/>
                      <w:marBottom w:val="0"/>
                      <w:divBdr>
                        <w:top w:val="none" w:sz="0" w:space="0" w:color="auto"/>
                        <w:left w:val="none" w:sz="0" w:space="0" w:color="auto"/>
                        <w:bottom w:val="none" w:sz="0" w:space="0" w:color="auto"/>
                        <w:right w:val="none" w:sz="0" w:space="0" w:color="auto"/>
                      </w:divBdr>
                      <w:divsChild>
                        <w:div w:id="1130128659">
                          <w:marLeft w:val="75"/>
                          <w:marRight w:val="75"/>
                          <w:marTop w:val="0"/>
                          <w:marBottom w:val="0"/>
                          <w:divBdr>
                            <w:top w:val="none" w:sz="0" w:space="0" w:color="auto"/>
                            <w:left w:val="none" w:sz="0" w:space="0" w:color="auto"/>
                            <w:bottom w:val="none" w:sz="0" w:space="0" w:color="auto"/>
                            <w:right w:val="none" w:sz="0" w:space="0" w:color="auto"/>
                          </w:divBdr>
                          <w:divsChild>
                            <w:div w:id="900939996">
                              <w:marLeft w:val="0"/>
                              <w:marRight w:val="0"/>
                              <w:marTop w:val="0"/>
                              <w:marBottom w:val="0"/>
                              <w:divBdr>
                                <w:top w:val="none" w:sz="0" w:space="0" w:color="auto"/>
                                <w:left w:val="none" w:sz="0" w:space="0" w:color="auto"/>
                                <w:bottom w:val="none" w:sz="0" w:space="0" w:color="auto"/>
                                <w:right w:val="none" w:sz="0" w:space="0" w:color="auto"/>
                              </w:divBdr>
                              <w:divsChild>
                                <w:div w:id="1521627638">
                                  <w:marLeft w:val="0"/>
                                  <w:marRight w:val="0"/>
                                  <w:marTop w:val="0"/>
                                  <w:marBottom w:val="0"/>
                                  <w:divBdr>
                                    <w:top w:val="none" w:sz="0" w:space="0" w:color="auto"/>
                                    <w:left w:val="none" w:sz="0" w:space="0" w:color="auto"/>
                                    <w:bottom w:val="none" w:sz="0" w:space="0" w:color="auto"/>
                                    <w:right w:val="none" w:sz="0" w:space="0" w:color="auto"/>
                                  </w:divBdr>
                                  <w:divsChild>
                                    <w:div w:id="1418597606">
                                      <w:marLeft w:val="0"/>
                                      <w:marRight w:val="0"/>
                                      <w:marTop w:val="0"/>
                                      <w:marBottom w:val="0"/>
                                      <w:divBdr>
                                        <w:top w:val="none" w:sz="0" w:space="0" w:color="auto"/>
                                        <w:left w:val="none" w:sz="0" w:space="0" w:color="auto"/>
                                        <w:bottom w:val="none" w:sz="0" w:space="0" w:color="auto"/>
                                        <w:right w:val="none" w:sz="0" w:space="0" w:color="auto"/>
                                      </w:divBdr>
                                      <w:divsChild>
                                        <w:div w:id="2106682881">
                                          <w:marLeft w:val="0"/>
                                          <w:marRight w:val="0"/>
                                          <w:marTop w:val="0"/>
                                          <w:marBottom w:val="0"/>
                                          <w:divBdr>
                                            <w:top w:val="none" w:sz="0" w:space="0" w:color="auto"/>
                                            <w:left w:val="none" w:sz="0" w:space="0" w:color="auto"/>
                                            <w:bottom w:val="none" w:sz="0" w:space="0" w:color="auto"/>
                                            <w:right w:val="none" w:sz="0" w:space="0" w:color="auto"/>
                                          </w:divBdr>
                                          <w:divsChild>
                                            <w:div w:id="11880860">
                                              <w:marLeft w:val="0"/>
                                              <w:marRight w:val="0"/>
                                              <w:marTop w:val="0"/>
                                              <w:marBottom w:val="0"/>
                                              <w:divBdr>
                                                <w:top w:val="none" w:sz="0" w:space="0" w:color="auto"/>
                                                <w:left w:val="none" w:sz="0" w:space="0" w:color="auto"/>
                                                <w:bottom w:val="none" w:sz="0" w:space="0" w:color="auto"/>
                                                <w:right w:val="none" w:sz="0" w:space="0" w:color="auto"/>
                                              </w:divBdr>
                                              <w:divsChild>
                                                <w:div w:id="80072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954105">
      <w:bodyDiv w:val="1"/>
      <w:marLeft w:val="0"/>
      <w:marRight w:val="0"/>
      <w:marTop w:val="0"/>
      <w:marBottom w:val="0"/>
      <w:divBdr>
        <w:top w:val="none" w:sz="0" w:space="0" w:color="auto"/>
        <w:left w:val="none" w:sz="0" w:space="0" w:color="auto"/>
        <w:bottom w:val="none" w:sz="0" w:space="0" w:color="auto"/>
        <w:right w:val="none" w:sz="0" w:space="0" w:color="auto"/>
      </w:divBdr>
    </w:div>
    <w:div w:id="367532989">
      <w:bodyDiv w:val="1"/>
      <w:marLeft w:val="0"/>
      <w:marRight w:val="0"/>
      <w:marTop w:val="0"/>
      <w:marBottom w:val="0"/>
      <w:divBdr>
        <w:top w:val="none" w:sz="0" w:space="0" w:color="auto"/>
        <w:left w:val="none" w:sz="0" w:space="0" w:color="auto"/>
        <w:bottom w:val="none" w:sz="0" w:space="0" w:color="auto"/>
        <w:right w:val="none" w:sz="0" w:space="0" w:color="auto"/>
      </w:divBdr>
    </w:div>
    <w:div w:id="414472281">
      <w:bodyDiv w:val="1"/>
      <w:marLeft w:val="0"/>
      <w:marRight w:val="0"/>
      <w:marTop w:val="0"/>
      <w:marBottom w:val="0"/>
      <w:divBdr>
        <w:top w:val="none" w:sz="0" w:space="0" w:color="auto"/>
        <w:left w:val="none" w:sz="0" w:space="0" w:color="auto"/>
        <w:bottom w:val="none" w:sz="0" w:space="0" w:color="auto"/>
        <w:right w:val="none" w:sz="0" w:space="0" w:color="auto"/>
      </w:divBdr>
    </w:div>
    <w:div w:id="427847193">
      <w:bodyDiv w:val="1"/>
      <w:marLeft w:val="0"/>
      <w:marRight w:val="0"/>
      <w:marTop w:val="0"/>
      <w:marBottom w:val="0"/>
      <w:divBdr>
        <w:top w:val="none" w:sz="0" w:space="0" w:color="auto"/>
        <w:left w:val="none" w:sz="0" w:space="0" w:color="auto"/>
        <w:bottom w:val="none" w:sz="0" w:space="0" w:color="auto"/>
        <w:right w:val="none" w:sz="0" w:space="0" w:color="auto"/>
      </w:divBdr>
    </w:div>
    <w:div w:id="451750901">
      <w:bodyDiv w:val="1"/>
      <w:marLeft w:val="0"/>
      <w:marRight w:val="0"/>
      <w:marTop w:val="0"/>
      <w:marBottom w:val="0"/>
      <w:divBdr>
        <w:top w:val="none" w:sz="0" w:space="0" w:color="auto"/>
        <w:left w:val="none" w:sz="0" w:space="0" w:color="auto"/>
        <w:bottom w:val="none" w:sz="0" w:space="0" w:color="auto"/>
        <w:right w:val="none" w:sz="0" w:space="0" w:color="auto"/>
      </w:divBdr>
    </w:div>
    <w:div w:id="546063277">
      <w:bodyDiv w:val="1"/>
      <w:marLeft w:val="0"/>
      <w:marRight w:val="0"/>
      <w:marTop w:val="0"/>
      <w:marBottom w:val="0"/>
      <w:divBdr>
        <w:top w:val="none" w:sz="0" w:space="0" w:color="auto"/>
        <w:left w:val="none" w:sz="0" w:space="0" w:color="auto"/>
        <w:bottom w:val="none" w:sz="0" w:space="0" w:color="auto"/>
        <w:right w:val="none" w:sz="0" w:space="0" w:color="auto"/>
      </w:divBdr>
    </w:div>
    <w:div w:id="626619607">
      <w:bodyDiv w:val="1"/>
      <w:marLeft w:val="0"/>
      <w:marRight w:val="0"/>
      <w:marTop w:val="0"/>
      <w:marBottom w:val="0"/>
      <w:divBdr>
        <w:top w:val="none" w:sz="0" w:space="0" w:color="auto"/>
        <w:left w:val="none" w:sz="0" w:space="0" w:color="auto"/>
        <w:bottom w:val="none" w:sz="0" w:space="0" w:color="auto"/>
        <w:right w:val="none" w:sz="0" w:space="0" w:color="auto"/>
      </w:divBdr>
    </w:div>
    <w:div w:id="666253748">
      <w:bodyDiv w:val="1"/>
      <w:marLeft w:val="0"/>
      <w:marRight w:val="0"/>
      <w:marTop w:val="0"/>
      <w:marBottom w:val="0"/>
      <w:divBdr>
        <w:top w:val="none" w:sz="0" w:space="0" w:color="auto"/>
        <w:left w:val="none" w:sz="0" w:space="0" w:color="auto"/>
        <w:bottom w:val="none" w:sz="0" w:space="0" w:color="auto"/>
        <w:right w:val="none" w:sz="0" w:space="0" w:color="auto"/>
      </w:divBdr>
    </w:div>
    <w:div w:id="670183278">
      <w:bodyDiv w:val="1"/>
      <w:marLeft w:val="0"/>
      <w:marRight w:val="0"/>
      <w:marTop w:val="0"/>
      <w:marBottom w:val="0"/>
      <w:divBdr>
        <w:top w:val="none" w:sz="0" w:space="0" w:color="auto"/>
        <w:left w:val="none" w:sz="0" w:space="0" w:color="auto"/>
        <w:bottom w:val="none" w:sz="0" w:space="0" w:color="auto"/>
        <w:right w:val="none" w:sz="0" w:space="0" w:color="auto"/>
      </w:divBdr>
      <w:divsChild>
        <w:div w:id="1659189780">
          <w:marLeft w:val="0"/>
          <w:marRight w:val="0"/>
          <w:marTop w:val="0"/>
          <w:marBottom w:val="0"/>
          <w:divBdr>
            <w:top w:val="none" w:sz="0" w:space="0" w:color="auto"/>
            <w:left w:val="none" w:sz="0" w:space="0" w:color="auto"/>
            <w:bottom w:val="none" w:sz="0" w:space="0" w:color="auto"/>
            <w:right w:val="none" w:sz="0" w:space="0" w:color="auto"/>
          </w:divBdr>
          <w:divsChild>
            <w:div w:id="1925989110">
              <w:marLeft w:val="0"/>
              <w:marRight w:val="0"/>
              <w:marTop w:val="0"/>
              <w:marBottom w:val="0"/>
              <w:divBdr>
                <w:top w:val="none" w:sz="0" w:space="0" w:color="auto"/>
                <w:left w:val="none" w:sz="0" w:space="0" w:color="auto"/>
                <w:bottom w:val="none" w:sz="0" w:space="0" w:color="auto"/>
                <w:right w:val="none" w:sz="0" w:space="0" w:color="auto"/>
              </w:divBdr>
              <w:divsChild>
                <w:div w:id="2010984574">
                  <w:marLeft w:val="0"/>
                  <w:marRight w:val="0"/>
                  <w:marTop w:val="0"/>
                  <w:marBottom w:val="0"/>
                  <w:divBdr>
                    <w:top w:val="none" w:sz="0" w:space="0" w:color="auto"/>
                    <w:left w:val="none" w:sz="0" w:space="0" w:color="auto"/>
                    <w:bottom w:val="none" w:sz="0" w:space="0" w:color="auto"/>
                    <w:right w:val="none" w:sz="0" w:space="0" w:color="auto"/>
                  </w:divBdr>
                  <w:divsChild>
                    <w:div w:id="1962223582">
                      <w:marLeft w:val="0"/>
                      <w:marRight w:val="0"/>
                      <w:marTop w:val="0"/>
                      <w:marBottom w:val="0"/>
                      <w:divBdr>
                        <w:top w:val="none" w:sz="0" w:space="0" w:color="auto"/>
                        <w:left w:val="none" w:sz="0" w:space="0" w:color="auto"/>
                        <w:bottom w:val="none" w:sz="0" w:space="0" w:color="auto"/>
                        <w:right w:val="none" w:sz="0" w:space="0" w:color="auto"/>
                      </w:divBdr>
                      <w:divsChild>
                        <w:div w:id="992877946">
                          <w:marLeft w:val="0"/>
                          <w:marRight w:val="0"/>
                          <w:marTop w:val="0"/>
                          <w:marBottom w:val="0"/>
                          <w:divBdr>
                            <w:top w:val="none" w:sz="0" w:space="0" w:color="auto"/>
                            <w:left w:val="none" w:sz="0" w:space="0" w:color="auto"/>
                            <w:bottom w:val="none" w:sz="0" w:space="0" w:color="auto"/>
                            <w:right w:val="none" w:sz="0" w:space="0" w:color="auto"/>
                          </w:divBdr>
                          <w:divsChild>
                            <w:div w:id="238683122">
                              <w:marLeft w:val="0"/>
                              <w:marRight w:val="0"/>
                              <w:marTop w:val="0"/>
                              <w:marBottom w:val="0"/>
                              <w:divBdr>
                                <w:top w:val="none" w:sz="0" w:space="0" w:color="auto"/>
                                <w:left w:val="none" w:sz="0" w:space="0" w:color="auto"/>
                                <w:bottom w:val="none" w:sz="0" w:space="0" w:color="auto"/>
                                <w:right w:val="none" w:sz="0" w:space="0" w:color="auto"/>
                              </w:divBdr>
                            </w:div>
                            <w:div w:id="329527027">
                              <w:marLeft w:val="0"/>
                              <w:marRight w:val="0"/>
                              <w:marTop w:val="480"/>
                              <w:marBottom w:val="0"/>
                              <w:divBdr>
                                <w:top w:val="none" w:sz="0" w:space="0" w:color="auto"/>
                                <w:left w:val="none" w:sz="0" w:space="0" w:color="auto"/>
                                <w:bottom w:val="none" w:sz="0" w:space="0" w:color="auto"/>
                                <w:right w:val="none" w:sz="0" w:space="0" w:color="auto"/>
                              </w:divBdr>
                            </w:div>
                            <w:div w:id="1604652000">
                              <w:marLeft w:val="0"/>
                              <w:marRight w:val="0"/>
                              <w:marTop w:val="397"/>
                              <w:marBottom w:val="0"/>
                              <w:divBdr>
                                <w:top w:val="none" w:sz="0" w:space="0" w:color="auto"/>
                                <w:left w:val="none" w:sz="0" w:space="0" w:color="auto"/>
                                <w:bottom w:val="none" w:sz="0" w:space="0" w:color="auto"/>
                                <w:right w:val="none" w:sz="0" w:space="0" w:color="auto"/>
                              </w:divBdr>
                              <w:divsChild>
                                <w:div w:id="1986079540">
                                  <w:marLeft w:val="0"/>
                                  <w:marRight w:val="240"/>
                                  <w:marTop w:val="0"/>
                                  <w:marBottom w:val="0"/>
                                  <w:divBdr>
                                    <w:top w:val="none" w:sz="0" w:space="0" w:color="auto"/>
                                    <w:left w:val="none" w:sz="0" w:space="0" w:color="auto"/>
                                    <w:bottom w:val="none" w:sz="0" w:space="0" w:color="auto"/>
                                    <w:right w:val="none" w:sz="0" w:space="0" w:color="auto"/>
                                  </w:divBdr>
                                </w:div>
                                <w:div w:id="2074428787">
                                  <w:marLeft w:val="0"/>
                                  <w:marRight w:val="240"/>
                                  <w:marTop w:val="0"/>
                                  <w:marBottom w:val="0"/>
                                  <w:divBdr>
                                    <w:top w:val="none" w:sz="0" w:space="0" w:color="auto"/>
                                    <w:left w:val="none" w:sz="0" w:space="0" w:color="auto"/>
                                    <w:bottom w:val="none" w:sz="0" w:space="0" w:color="auto"/>
                                    <w:right w:val="none" w:sz="0" w:space="0" w:color="auto"/>
                                  </w:divBdr>
                                </w:div>
                              </w:divsChild>
                            </w:div>
                            <w:div w:id="1671518034">
                              <w:marLeft w:val="0"/>
                              <w:marRight w:val="0"/>
                              <w:marTop w:val="0"/>
                              <w:marBottom w:val="0"/>
                              <w:divBdr>
                                <w:top w:val="none" w:sz="0" w:space="0" w:color="auto"/>
                                <w:left w:val="none" w:sz="0" w:space="0" w:color="auto"/>
                                <w:bottom w:val="none" w:sz="0" w:space="0" w:color="auto"/>
                                <w:right w:val="none" w:sz="0" w:space="0" w:color="auto"/>
                              </w:divBdr>
                              <w:divsChild>
                                <w:div w:id="2318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4769844">
      <w:bodyDiv w:val="1"/>
      <w:marLeft w:val="0"/>
      <w:marRight w:val="0"/>
      <w:marTop w:val="0"/>
      <w:marBottom w:val="0"/>
      <w:divBdr>
        <w:top w:val="none" w:sz="0" w:space="0" w:color="auto"/>
        <w:left w:val="none" w:sz="0" w:space="0" w:color="auto"/>
        <w:bottom w:val="none" w:sz="0" w:space="0" w:color="auto"/>
        <w:right w:val="none" w:sz="0" w:space="0" w:color="auto"/>
      </w:divBdr>
    </w:div>
    <w:div w:id="857816164">
      <w:bodyDiv w:val="1"/>
      <w:marLeft w:val="0"/>
      <w:marRight w:val="0"/>
      <w:marTop w:val="0"/>
      <w:marBottom w:val="0"/>
      <w:divBdr>
        <w:top w:val="none" w:sz="0" w:space="0" w:color="auto"/>
        <w:left w:val="none" w:sz="0" w:space="0" w:color="auto"/>
        <w:bottom w:val="none" w:sz="0" w:space="0" w:color="auto"/>
        <w:right w:val="none" w:sz="0" w:space="0" w:color="auto"/>
      </w:divBdr>
    </w:div>
    <w:div w:id="914319307">
      <w:bodyDiv w:val="1"/>
      <w:marLeft w:val="0"/>
      <w:marRight w:val="0"/>
      <w:marTop w:val="0"/>
      <w:marBottom w:val="0"/>
      <w:divBdr>
        <w:top w:val="none" w:sz="0" w:space="0" w:color="auto"/>
        <w:left w:val="none" w:sz="0" w:space="0" w:color="auto"/>
        <w:bottom w:val="none" w:sz="0" w:space="0" w:color="auto"/>
        <w:right w:val="none" w:sz="0" w:space="0" w:color="auto"/>
      </w:divBdr>
    </w:div>
    <w:div w:id="948127296">
      <w:bodyDiv w:val="1"/>
      <w:marLeft w:val="0"/>
      <w:marRight w:val="0"/>
      <w:marTop w:val="0"/>
      <w:marBottom w:val="0"/>
      <w:divBdr>
        <w:top w:val="none" w:sz="0" w:space="0" w:color="auto"/>
        <w:left w:val="none" w:sz="0" w:space="0" w:color="auto"/>
        <w:bottom w:val="none" w:sz="0" w:space="0" w:color="auto"/>
        <w:right w:val="none" w:sz="0" w:space="0" w:color="auto"/>
      </w:divBdr>
    </w:div>
    <w:div w:id="960458777">
      <w:bodyDiv w:val="1"/>
      <w:marLeft w:val="0"/>
      <w:marRight w:val="0"/>
      <w:marTop w:val="0"/>
      <w:marBottom w:val="0"/>
      <w:divBdr>
        <w:top w:val="none" w:sz="0" w:space="0" w:color="auto"/>
        <w:left w:val="none" w:sz="0" w:space="0" w:color="auto"/>
        <w:bottom w:val="none" w:sz="0" w:space="0" w:color="auto"/>
        <w:right w:val="none" w:sz="0" w:space="0" w:color="auto"/>
      </w:divBdr>
    </w:div>
    <w:div w:id="965962872">
      <w:bodyDiv w:val="1"/>
      <w:marLeft w:val="0"/>
      <w:marRight w:val="0"/>
      <w:marTop w:val="0"/>
      <w:marBottom w:val="0"/>
      <w:divBdr>
        <w:top w:val="none" w:sz="0" w:space="0" w:color="auto"/>
        <w:left w:val="none" w:sz="0" w:space="0" w:color="auto"/>
        <w:bottom w:val="none" w:sz="0" w:space="0" w:color="auto"/>
        <w:right w:val="none" w:sz="0" w:space="0" w:color="auto"/>
      </w:divBdr>
      <w:divsChild>
        <w:div w:id="356935131">
          <w:marLeft w:val="0"/>
          <w:marRight w:val="0"/>
          <w:marTop w:val="0"/>
          <w:marBottom w:val="0"/>
          <w:divBdr>
            <w:top w:val="none" w:sz="0" w:space="0" w:color="auto"/>
            <w:left w:val="none" w:sz="0" w:space="0" w:color="auto"/>
            <w:bottom w:val="none" w:sz="0" w:space="0" w:color="auto"/>
            <w:right w:val="none" w:sz="0" w:space="0" w:color="auto"/>
          </w:divBdr>
          <w:divsChild>
            <w:div w:id="111365906">
              <w:marLeft w:val="0"/>
              <w:marRight w:val="0"/>
              <w:marTop w:val="0"/>
              <w:marBottom w:val="0"/>
              <w:divBdr>
                <w:top w:val="none" w:sz="0" w:space="0" w:color="auto"/>
                <w:left w:val="none" w:sz="0" w:space="0" w:color="auto"/>
                <w:bottom w:val="none" w:sz="0" w:space="0" w:color="auto"/>
                <w:right w:val="none" w:sz="0" w:space="0" w:color="auto"/>
              </w:divBdr>
              <w:divsChild>
                <w:div w:id="550699188">
                  <w:marLeft w:val="0"/>
                  <w:marRight w:val="0"/>
                  <w:marTop w:val="0"/>
                  <w:marBottom w:val="0"/>
                  <w:divBdr>
                    <w:top w:val="none" w:sz="0" w:space="0" w:color="auto"/>
                    <w:left w:val="none" w:sz="0" w:space="0" w:color="auto"/>
                    <w:bottom w:val="none" w:sz="0" w:space="0" w:color="auto"/>
                    <w:right w:val="none" w:sz="0" w:space="0" w:color="auto"/>
                  </w:divBdr>
                  <w:divsChild>
                    <w:div w:id="377438420">
                      <w:marLeft w:val="0"/>
                      <w:marRight w:val="0"/>
                      <w:marTop w:val="0"/>
                      <w:marBottom w:val="0"/>
                      <w:divBdr>
                        <w:top w:val="none" w:sz="0" w:space="0" w:color="auto"/>
                        <w:left w:val="none" w:sz="0" w:space="0" w:color="auto"/>
                        <w:bottom w:val="none" w:sz="0" w:space="0" w:color="auto"/>
                        <w:right w:val="none" w:sz="0" w:space="0" w:color="auto"/>
                      </w:divBdr>
                      <w:divsChild>
                        <w:div w:id="2079814598">
                          <w:marLeft w:val="0"/>
                          <w:marRight w:val="0"/>
                          <w:marTop w:val="0"/>
                          <w:marBottom w:val="0"/>
                          <w:divBdr>
                            <w:top w:val="none" w:sz="0" w:space="0" w:color="auto"/>
                            <w:left w:val="none" w:sz="0" w:space="0" w:color="auto"/>
                            <w:bottom w:val="none" w:sz="0" w:space="0" w:color="auto"/>
                            <w:right w:val="none" w:sz="0" w:space="0" w:color="auto"/>
                          </w:divBdr>
                          <w:divsChild>
                            <w:div w:id="129904096">
                              <w:marLeft w:val="0"/>
                              <w:marRight w:val="0"/>
                              <w:marTop w:val="0"/>
                              <w:marBottom w:val="0"/>
                              <w:divBdr>
                                <w:top w:val="none" w:sz="0" w:space="0" w:color="auto"/>
                                <w:left w:val="none" w:sz="0" w:space="0" w:color="auto"/>
                                <w:bottom w:val="none" w:sz="0" w:space="0" w:color="auto"/>
                                <w:right w:val="none" w:sz="0" w:space="0" w:color="auto"/>
                              </w:divBdr>
                              <w:divsChild>
                                <w:div w:id="1083647969">
                                  <w:marLeft w:val="0"/>
                                  <w:marRight w:val="0"/>
                                  <w:marTop w:val="0"/>
                                  <w:marBottom w:val="0"/>
                                  <w:divBdr>
                                    <w:top w:val="none" w:sz="0" w:space="0" w:color="auto"/>
                                    <w:left w:val="none" w:sz="0" w:space="0" w:color="auto"/>
                                    <w:bottom w:val="none" w:sz="0" w:space="0" w:color="auto"/>
                                    <w:right w:val="none" w:sz="0" w:space="0" w:color="auto"/>
                                  </w:divBdr>
                                </w:div>
                              </w:divsChild>
                            </w:div>
                            <w:div w:id="197401249">
                              <w:marLeft w:val="0"/>
                              <w:marRight w:val="0"/>
                              <w:marTop w:val="0"/>
                              <w:marBottom w:val="0"/>
                              <w:divBdr>
                                <w:top w:val="none" w:sz="0" w:space="0" w:color="auto"/>
                                <w:left w:val="none" w:sz="0" w:space="0" w:color="auto"/>
                                <w:bottom w:val="none" w:sz="0" w:space="0" w:color="auto"/>
                                <w:right w:val="none" w:sz="0" w:space="0" w:color="auto"/>
                              </w:divBdr>
                            </w:div>
                            <w:div w:id="853688147">
                              <w:marLeft w:val="0"/>
                              <w:marRight w:val="0"/>
                              <w:marTop w:val="480"/>
                              <w:marBottom w:val="0"/>
                              <w:divBdr>
                                <w:top w:val="none" w:sz="0" w:space="0" w:color="auto"/>
                                <w:left w:val="none" w:sz="0" w:space="0" w:color="auto"/>
                                <w:bottom w:val="none" w:sz="0" w:space="0" w:color="auto"/>
                                <w:right w:val="none" w:sz="0" w:space="0" w:color="auto"/>
                              </w:divBdr>
                            </w:div>
                            <w:div w:id="1904682103">
                              <w:marLeft w:val="0"/>
                              <w:marRight w:val="0"/>
                              <w:marTop w:val="397"/>
                              <w:marBottom w:val="0"/>
                              <w:divBdr>
                                <w:top w:val="none" w:sz="0" w:space="0" w:color="auto"/>
                                <w:left w:val="none" w:sz="0" w:space="0" w:color="auto"/>
                                <w:bottom w:val="none" w:sz="0" w:space="0" w:color="auto"/>
                                <w:right w:val="none" w:sz="0" w:space="0" w:color="auto"/>
                              </w:divBdr>
                              <w:divsChild>
                                <w:div w:id="702751376">
                                  <w:marLeft w:val="0"/>
                                  <w:marRight w:val="240"/>
                                  <w:marTop w:val="0"/>
                                  <w:marBottom w:val="0"/>
                                  <w:divBdr>
                                    <w:top w:val="none" w:sz="0" w:space="0" w:color="auto"/>
                                    <w:left w:val="none" w:sz="0" w:space="0" w:color="auto"/>
                                    <w:bottom w:val="none" w:sz="0" w:space="0" w:color="auto"/>
                                    <w:right w:val="none" w:sz="0" w:space="0" w:color="auto"/>
                                  </w:divBdr>
                                </w:div>
                                <w:div w:id="1907642271">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8631629">
      <w:bodyDiv w:val="1"/>
      <w:marLeft w:val="0"/>
      <w:marRight w:val="0"/>
      <w:marTop w:val="0"/>
      <w:marBottom w:val="0"/>
      <w:divBdr>
        <w:top w:val="none" w:sz="0" w:space="0" w:color="auto"/>
        <w:left w:val="none" w:sz="0" w:space="0" w:color="auto"/>
        <w:bottom w:val="none" w:sz="0" w:space="0" w:color="auto"/>
        <w:right w:val="none" w:sz="0" w:space="0" w:color="auto"/>
      </w:divBdr>
    </w:div>
    <w:div w:id="1085803748">
      <w:bodyDiv w:val="1"/>
      <w:marLeft w:val="0"/>
      <w:marRight w:val="0"/>
      <w:marTop w:val="0"/>
      <w:marBottom w:val="0"/>
      <w:divBdr>
        <w:top w:val="none" w:sz="0" w:space="0" w:color="auto"/>
        <w:left w:val="none" w:sz="0" w:space="0" w:color="auto"/>
        <w:bottom w:val="none" w:sz="0" w:space="0" w:color="auto"/>
        <w:right w:val="none" w:sz="0" w:space="0" w:color="auto"/>
      </w:divBdr>
    </w:div>
    <w:div w:id="1118598247">
      <w:bodyDiv w:val="1"/>
      <w:marLeft w:val="0"/>
      <w:marRight w:val="0"/>
      <w:marTop w:val="0"/>
      <w:marBottom w:val="0"/>
      <w:divBdr>
        <w:top w:val="none" w:sz="0" w:space="0" w:color="auto"/>
        <w:left w:val="none" w:sz="0" w:space="0" w:color="auto"/>
        <w:bottom w:val="none" w:sz="0" w:space="0" w:color="auto"/>
        <w:right w:val="none" w:sz="0" w:space="0" w:color="auto"/>
      </w:divBdr>
      <w:divsChild>
        <w:div w:id="1210848890">
          <w:marLeft w:val="0"/>
          <w:marRight w:val="0"/>
          <w:marTop w:val="0"/>
          <w:marBottom w:val="0"/>
          <w:divBdr>
            <w:top w:val="none" w:sz="0" w:space="0" w:color="auto"/>
            <w:left w:val="none" w:sz="0" w:space="0" w:color="auto"/>
            <w:bottom w:val="none" w:sz="0" w:space="0" w:color="auto"/>
            <w:right w:val="none" w:sz="0" w:space="0" w:color="auto"/>
          </w:divBdr>
          <w:divsChild>
            <w:div w:id="1720202502">
              <w:marLeft w:val="0"/>
              <w:marRight w:val="0"/>
              <w:marTop w:val="0"/>
              <w:marBottom w:val="0"/>
              <w:divBdr>
                <w:top w:val="none" w:sz="0" w:space="0" w:color="auto"/>
                <w:left w:val="none" w:sz="0" w:space="0" w:color="auto"/>
                <w:bottom w:val="none" w:sz="0" w:space="0" w:color="auto"/>
                <w:right w:val="none" w:sz="0" w:space="0" w:color="auto"/>
              </w:divBdr>
              <w:divsChild>
                <w:div w:id="264770931">
                  <w:marLeft w:val="0"/>
                  <w:marRight w:val="0"/>
                  <w:marTop w:val="0"/>
                  <w:marBottom w:val="0"/>
                  <w:divBdr>
                    <w:top w:val="none" w:sz="0" w:space="0" w:color="auto"/>
                    <w:left w:val="none" w:sz="0" w:space="0" w:color="auto"/>
                    <w:bottom w:val="none" w:sz="0" w:space="0" w:color="auto"/>
                    <w:right w:val="none" w:sz="0" w:space="0" w:color="auto"/>
                  </w:divBdr>
                  <w:divsChild>
                    <w:div w:id="1740515221">
                      <w:marLeft w:val="0"/>
                      <w:marRight w:val="0"/>
                      <w:marTop w:val="0"/>
                      <w:marBottom w:val="0"/>
                      <w:divBdr>
                        <w:top w:val="none" w:sz="0" w:space="0" w:color="auto"/>
                        <w:left w:val="none" w:sz="0" w:space="0" w:color="auto"/>
                        <w:bottom w:val="none" w:sz="0" w:space="0" w:color="auto"/>
                        <w:right w:val="none" w:sz="0" w:space="0" w:color="auto"/>
                      </w:divBdr>
                      <w:divsChild>
                        <w:div w:id="870343966">
                          <w:marLeft w:val="0"/>
                          <w:marRight w:val="0"/>
                          <w:marTop w:val="0"/>
                          <w:marBottom w:val="0"/>
                          <w:divBdr>
                            <w:top w:val="none" w:sz="0" w:space="0" w:color="auto"/>
                            <w:left w:val="none" w:sz="0" w:space="0" w:color="auto"/>
                            <w:bottom w:val="none" w:sz="0" w:space="0" w:color="auto"/>
                            <w:right w:val="none" w:sz="0" w:space="0" w:color="auto"/>
                          </w:divBdr>
                          <w:divsChild>
                            <w:div w:id="1374619399">
                              <w:marLeft w:val="0"/>
                              <w:marRight w:val="0"/>
                              <w:marTop w:val="0"/>
                              <w:marBottom w:val="0"/>
                              <w:divBdr>
                                <w:top w:val="none" w:sz="0" w:space="0" w:color="auto"/>
                                <w:left w:val="none" w:sz="0" w:space="0" w:color="auto"/>
                                <w:bottom w:val="none" w:sz="0" w:space="0" w:color="auto"/>
                                <w:right w:val="none" w:sz="0" w:space="0" w:color="auto"/>
                              </w:divBdr>
                              <w:divsChild>
                                <w:div w:id="13415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4395246">
      <w:bodyDiv w:val="1"/>
      <w:marLeft w:val="0"/>
      <w:marRight w:val="0"/>
      <w:marTop w:val="0"/>
      <w:marBottom w:val="0"/>
      <w:divBdr>
        <w:top w:val="none" w:sz="0" w:space="0" w:color="auto"/>
        <w:left w:val="none" w:sz="0" w:space="0" w:color="auto"/>
        <w:bottom w:val="none" w:sz="0" w:space="0" w:color="auto"/>
        <w:right w:val="none" w:sz="0" w:space="0" w:color="auto"/>
      </w:divBdr>
    </w:div>
    <w:div w:id="1166018257">
      <w:bodyDiv w:val="1"/>
      <w:marLeft w:val="0"/>
      <w:marRight w:val="0"/>
      <w:marTop w:val="0"/>
      <w:marBottom w:val="0"/>
      <w:divBdr>
        <w:top w:val="none" w:sz="0" w:space="0" w:color="auto"/>
        <w:left w:val="none" w:sz="0" w:space="0" w:color="auto"/>
        <w:bottom w:val="none" w:sz="0" w:space="0" w:color="auto"/>
        <w:right w:val="none" w:sz="0" w:space="0" w:color="auto"/>
      </w:divBdr>
    </w:div>
    <w:div w:id="1195996357">
      <w:bodyDiv w:val="1"/>
      <w:marLeft w:val="0"/>
      <w:marRight w:val="0"/>
      <w:marTop w:val="0"/>
      <w:marBottom w:val="0"/>
      <w:divBdr>
        <w:top w:val="none" w:sz="0" w:space="0" w:color="auto"/>
        <w:left w:val="none" w:sz="0" w:space="0" w:color="auto"/>
        <w:bottom w:val="none" w:sz="0" w:space="0" w:color="auto"/>
        <w:right w:val="none" w:sz="0" w:space="0" w:color="auto"/>
      </w:divBdr>
      <w:divsChild>
        <w:div w:id="75446671">
          <w:marLeft w:val="0"/>
          <w:marRight w:val="0"/>
          <w:marTop w:val="0"/>
          <w:marBottom w:val="0"/>
          <w:divBdr>
            <w:top w:val="none" w:sz="0" w:space="0" w:color="auto"/>
            <w:left w:val="none" w:sz="0" w:space="0" w:color="auto"/>
            <w:bottom w:val="none" w:sz="0" w:space="0" w:color="auto"/>
            <w:right w:val="none" w:sz="0" w:space="0" w:color="auto"/>
          </w:divBdr>
          <w:divsChild>
            <w:div w:id="371344375">
              <w:marLeft w:val="0"/>
              <w:marRight w:val="0"/>
              <w:marTop w:val="0"/>
              <w:marBottom w:val="0"/>
              <w:divBdr>
                <w:top w:val="none" w:sz="0" w:space="0" w:color="auto"/>
                <w:left w:val="none" w:sz="0" w:space="0" w:color="auto"/>
                <w:bottom w:val="none" w:sz="0" w:space="0" w:color="auto"/>
                <w:right w:val="none" w:sz="0" w:space="0" w:color="auto"/>
              </w:divBdr>
              <w:divsChild>
                <w:div w:id="1428506316">
                  <w:marLeft w:val="0"/>
                  <w:marRight w:val="0"/>
                  <w:marTop w:val="0"/>
                  <w:marBottom w:val="0"/>
                  <w:divBdr>
                    <w:top w:val="none" w:sz="0" w:space="0" w:color="auto"/>
                    <w:left w:val="none" w:sz="0" w:space="0" w:color="auto"/>
                    <w:bottom w:val="none" w:sz="0" w:space="0" w:color="auto"/>
                    <w:right w:val="none" w:sz="0" w:space="0" w:color="auto"/>
                  </w:divBdr>
                  <w:divsChild>
                    <w:div w:id="1849175082">
                      <w:marLeft w:val="0"/>
                      <w:marRight w:val="0"/>
                      <w:marTop w:val="0"/>
                      <w:marBottom w:val="0"/>
                      <w:divBdr>
                        <w:top w:val="none" w:sz="0" w:space="0" w:color="auto"/>
                        <w:left w:val="none" w:sz="0" w:space="0" w:color="auto"/>
                        <w:bottom w:val="none" w:sz="0" w:space="0" w:color="auto"/>
                        <w:right w:val="none" w:sz="0" w:space="0" w:color="auto"/>
                      </w:divBdr>
                      <w:divsChild>
                        <w:div w:id="1877960904">
                          <w:marLeft w:val="0"/>
                          <w:marRight w:val="0"/>
                          <w:marTop w:val="0"/>
                          <w:marBottom w:val="0"/>
                          <w:divBdr>
                            <w:top w:val="none" w:sz="0" w:space="0" w:color="auto"/>
                            <w:left w:val="none" w:sz="0" w:space="0" w:color="auto"/>
                            <w:bottom w:val="none" w:sz="0" w:space="0" w:color="auto"/>
                            <w:right w:val="none" w:sz="0" w:space="0" w:color="auto"/>
                          </w:divBdr>
                          <w:divsChild>
                            <w:div w:id="1989744534">
                              <w:marLeft w:val="0"/>
                              <w:marRight w:val="0"/>
                              <w:marTop w:val="0"/>
                              <w:marBottom w:val="0"/>
                              <w:divBdr>
                                <w:top w:val="none" w:sz="0" w:space="0" w:color="auto"/>
                                <w:left w:val="none" w:sz="0" w:space="0" w:color="auto"/>
                                <w:bottom w:val="none" w:sz="0" w:space="0" w:color="auto"/>
                                <w:right w:val="none" w:sz="0" w:space="0" w:color="auto"/>
                              </w:divBdr>
                              <w:divsChild>
                                <w:div w:id="61159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0820751">
      <w:bodyDiv w:val="1"/>
      <w:marLeft w:val="0"/>
      <w:marRight w:val="0"/>
      <w:marTop w:val="0"/>
      <w:marBottom w:val="0"/>
      <w:divBdr>
        <w:top w:val="none" w:sz="0" w:space="0" w:color="auto"/>
        <w:left w:val="none" w:sz="0" w:space="0" w:color="auto"/>
        <w:bottom w:val="none" w:sz="0" w:space="0" w:color="auto"/>
        <w:right w:val="none" w:sz="0" w:space="0" w:color="auto"/>
      </w:divBdr>
    </w:div>
    <w:div w:id="1246692543">
      <w:bodyDiv w:val="1"/>
      <w:marLeft w:val="0"/>
      <w:marRight w:val="0"/>
      <w:marTop w:val="0"/>
      <w:marBottom w:val="0"/>
      <w:divBdr>
        <w:top w:val="none" w:sz="0" w:space="0" w:color="auto"/>
        <w:left w:val="none" w:sz="0" w:space="0" w:color="auto"/>
        <w:bottom w:val="none" w:sz="0" w:space="0" w:color="auto"/>
        <w:right w:val="none" w:sz="0" w:space="0" w:color="auto"/>
      </w:divBdr>
    </w:div>
    <w:div w:id="1254391719">
      <w:bodyDiv w:val="1"/>
      <w:marLeft w:val="0"/>
      <w:marRight w:val="0"/>
      <w:marTop w:val="0"/>
      <w:marBottom w:val="0"/>
      <w:divBdr>
        <w:top w:val="none" w:sz="0" w:space="0" w:color="auto"/>
        <w:left w:val="none" w:sz="0" w:space="0" w:color="auto"/>
        <w:bottom w:val="none" w:sz="0" w:space="0" w:color="auto"/>
        <w:right w:val="none" w:sz="0" w:space="0" w:color="auto"/>
      </w:divBdr>
    </w:div>
    <w:div w:id="1290235522">
      <w:bodyDiv w:val="1"/>
      <w:marLeft w:val="0"/>
      <w:marRight w:val="0"/>
      <w:marTop w:val="0"/>
      <w:marBottom w:val="0"/>
      <w:divBdr>
        <w:top w:val="none" w:sz="0" w:space="0" w:color="auto"/>
        <w:left w:val="none" w:sz="0" w:space="0" w:color="auto"/>
        <w:bottom w:val="none" w:sz="0" w:space="0" w:color="auto"/>
        <w:right w:val="none" w:sz="0" w:space="0" w:color="auto"/>
      </w:divBdr>
      <w:divsChild>
        <w:div w:id="1612126859">
          <w:marLeft w:val="0"/>
          <w:marRight w:val="0"/>
          <w:marTop w:val="0"/>
          <w:marBottom w:val="0"/>
          <w:divBdr>
            <w:top w:val="none" w:sz="0" w:space="0" w:color="auto"/>
            <w:left w:val="none" w:sz="0" w:space="0" w:color="auto"/>
            <w:bottom w:val="none" w:sz="0" w:space="0" w:color="auto"/>
            <w:right w:val="none" w:sz="0" w:space="0" w:color="auto"/>
          </w:divBdr>
          <w:divsChild>
            <w:div w:id="1266378545">
              <w:marLeft w:val="0"/>
              <w:marRight w:val="0"/>
              <w:marTop w:val="0"/>
              <w:marBottom w:val="0"/>
              <w:divBdr>
                <w:top w:val="none" w:sz="0" w:space="0" w:color="auto"/>
                <w:left w:val="none" w:sz="0" w:space="0" w:color="auto"/>
                <w:bottom w:val="none" w:sz="0" w:space="0" w:color="auto"/>
                <w:right w:val="none" w:sz="0" w:space="0" w:color="auto"/>
              </w:divBdr>
              <w:divsChild>
                <w:div w:id="1739594576">
                  <w:marLeft w:val="0"/>
                  <w:marRight w:val="0"/>
                  <w:marTop w:val="0"/>
                  <w:marBottom w:val="0"/>
                  <w:divBdr>
                    <w:top w:val="none" w:sz="0" w:space="0" w:color="auto"/>
                    <w:left w:val="none" w:sz="0" w:space="0" w:color="auto"/>
                    <w:bottom w:val="none" w:sz="0" w:space="0" w:color="auto"/>
                    <w:right w:val="none" w:sz="0" w:space="0" w:color="auto"/>
                  </w:divBdr>
                  <w:divsChild>
                    <w:div w:id="634682993">
                      <w:marLeft w:val="0"/>
                      <w:marRight w:val="0"/>
                      <w:marTop w:val="0"/>
                      <w:marBottom w:val="0"/>
                      <w:divBdr>
                        <w:top w:val="none" w:sz="0" w:space="0" w:color="auto"/>
                        <w:left w:val="none" w:sz="0" w:space="0" w:color="auto"/>
                        <w:bottom w:val="none" w:sz="0" w:space="0" w:color="auto"/>
                        <w:right w:val="none" w:sz="0" w:space="0" w:color="auto"/>
                      </w:divBdr>
                      <w:divsChild>
                        <w:div w:id="1609002476">
                          <w:marLeft w:val="0"/>
                          <w:marRight w:val="0"/>
                          <w:marTop w:val="0"/>
                          <w:marBottom w:val="0"/>
                          <w:divBdr>
                            <w:top w:val="none" w:sz="0" w:space="0" w:color="auto"/>
                            <w:left w:val="none" w:sz="0" w:space="0" w:color="auto"/>
                            <w:bottom w:val="none" w:sz="0" w:space="0" w:color="auto"/>
                            <w:right w:val="none" w:sz="0" w:space="0" w:color="auto"/>
                          </w:divBdr>
                          <w:divsChild>
                            <w:div w:id="419185498">
                              <w:marLeft w:val="0"/>
                              <w:marRight w:val="0"/>
                              <w:marTop w:val="0"/>
                              <w:marBottom w:val="0"/>
                              <w:divBdr>
                                <w:top w:val="none" w:sz="0" w:space="0" w:color="auto"/>
                                <w:left w:val="none" w:sz="0" w:space="0" w:color="auto"/>
                                <w:bottom w:val="none" w:sz="0" w:space="0" w:color="auto"/>
                                <w:right w:val="none" w:sz="0" w:space="0" w:color="auto"/>
                              </w:divBdr>
                              <w:divsChild>
                                <w:div w:id="171384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4213377">
      <w:bodyDiv w:val="1"/>
      <w:marLeft w:val="0"/>
      <w:marRight w:val="0"/>
      <w:marTop w:val="0"/>
      <w:marBottom w:val="0"/>
      <w:divBdr>
        <w:top w:val="none" w:sz="0" w:space="0" w:color="auto"/>
        <w:left w:val="none" w:sz="0" w:space="0" w:color="auto"/>
        <w:bottom w:val="none" w:sz="0" w:space="0" w:color="auto"/>
        <w:right w:val="none" w:sz="0" w:space="0" w:color="auto"/>
      </w:divBdr>
    </w:div>
    <w:div w:id="1330866148">
      <w:bodyDiv w:val="1"/>
      <w:marLeft w:val="0"/>
      <w:marRight w:val="0"/>
      <w:marTop w:val="0"/>
      <w:marBottom w:val="0"/>
      <w:divBdr>
        <w:top w:val="none" w:sz="0" w:space="0" w:color="auto"/>
        <w:left w:val="none" w:sz="0" w:space="0" w:color="auto"/>
        <w:bottom w:val="none" w:sz="0" w:space="0" w:color="auto"/>
        <w:right w:val="none" w:sz="0" w:space="0" w:color="auto"/>
      </w:divBdr>
    </w:div>
    <w:div w:id="1356926113">
      <w:bodyDiv w:val="1"/>
      <w:marLeft w:val="0"/>
      <w:marRight w:val="0"/>
      <w:marTop w:val="0"/>
      <w:marBottom w:val="0"/>
      <w:divBdr>
        <w:top w:val="none" w:sz="0" w:space="0" w:color="auto"/>
        <w:left w:val="none" w:sz="0" w:space="0" w:color="auto"/>
        <w:bottom w:val="none" w:sz="0" w:space="0" w:color="auto"/>
        <w:right w:val="none" w:sz="0" w:space="0" w:color="auto"/>
      </w:divBdr>
    </w:div>
    <w:div w:id="1379358611">
      <w:bodyDiv w:val="1"/>
      <w:marLeft w:val="0"/>
      <w:marRight w:val="0"/>
      <w:marTop w:val="0"/>
      <w:marBottom w:val="0"/>
      <w:divBdr>
        <w:top w:val="none" w:sz="0" w:space="0" w:color="auto"/>
        <w:left w:val="none" w:sz="0" w:space="0" w:color="auto"/>
        <w:bottom w:val="none" w:sz="0" w:space="0" w:color="auto"/>
        <w:right w:val="none" w:sz="0" w:space="0" w:color="auto"/>
      </w:divBdr>
    </w:div>
    <w:div w:id="1428647549">
      <w:bodyDiv w:val="1"/>
      <w:marLeft w:val="0"/>
      <w:marRight w:val="0"/>
      <w:marTop w:val="0"/>
      <w:marBottom w:val="0"/>
      <w:divBdr>
        <w:top w:val="none" w:sz="0" w:space="0" w:color="auto"/>
        <w:left w:val="none" w:sz="0" w:space="0" w:color="auto"/>
        <w:bottom w:val="none" w:sz="0" w:space="0" w:color="auto"/>
        <w:right w:val="none" w:sz="0" w:space="0" w:color="auto"/>
      </w:divBdr>
      <w:divsChild>
        <w:div w:id="1644388407">
          <w:marLeft w:val="0"/>
          <w:marRight w:val="0"/>
          <w:marTop w:val="0"/>
          <w:marBottom w:val="0"/>
          <w:divBdr>
            <w:top w:val="none" w:sz="0" w:space="0" w:color="auto"/>
            <w:left w:val="none" w:sz="0" w:space="0" w:color="auto"/>
            <w:bottom w:val="none" w:sz="0" w:space="0" w:color="auto"/>
            <w:right w:val="none" w:sz="0" w:space="0" w:color="auto"/>
          </w:divBdr>
          <w:divsChild>
            <w:div w:id="2142534630">
              <w:marLeft w:val="0"/>
              <w:marRight w:val="0"/>
              <w:marTop w:val="0"/>
              <w:marBottom w:val="0"/>
              <w:divBdr>
                <w:top w:val="none" w:sz="0" w:space="0" w:color="auto"/>
                <w:left w:val="none" w:sz="0" w:space="0" w:color="auto"/>
                <w:bottom w:val="none" w:sz="0" w:space="0" w:color="auto"/>
                <w:right w:val="none" w:sz="0" w:space="0" w:color="auto"/>
              </w:divBdr>
              <w:divsChild>
                <w:div w:id="1620530485">
                  <w:marLeft w:val="0"/>
                  <w:marRight w:val="0"/>
                  <w:marTop w:val="0"/>
                  <w:marBottom w:val="0"/>
                  <w:divBdr>
                    <w:top w:val="none" w:sz="0" w:space="0" w:color="auto"/>
                    <w:left w:val="none" w:sz="0" w:space="0" w:color="auto"/>
                    <w:bottom w:val="none" w:sz="0" w:space="0" w:color="auto"/>
                    <w:right w:val="none" w:sz="0" w:space="0" w:color="auto"/>
                  </w:divBdr>
                  <w:divsChild>
                    <w:div w:id="1004817299">
                      <w:marLeft w:val="0"/>
                      <w:marRight w:val="0"/>
                      <w:marTop w:val="0"/>
                      <w:marBottom w:val="0"/>
                      <w:divBdr>
                        <w:top w:val="none" w:sz="0" w:space="0" w:color="auto"/>
                        <w:left w:val="none" w:sz="0" w:space="0" w:color="auto"/>
                        <w:bottom w:val="none" w:sz="0" w:space="0" w:color="auto"/>
                        <w:right w:val="none" w:sz="0" w:space="0" w:color="auto"/>
                      </w:divBdr>
                      <w:divsChild>
                        <w:div w:id="1772165186">
                          <w:marLeft w:val="0"/>
                          <w:marRight w:val="0"/>
                          <w:marTop w:val="0"/>
                          <w:marBottom w:val="0"/>
                          <w:divBdr>
                            <w:top w:val="none" w:sz="0" w:space="0" w:color="auto"/>
                            <w:left w:val="none" w:sz="0" w:space="0" w:color="auto"/>
                            <w:bottom w:val="none" w:sz="0" w:space="0" w:color="auto"/>
                            <w:right w:val="none" w:sz="0" w:space="0" w:color="auto"/>
                          </w:divBdr>
                          <w:divsChild>
                            <w:div w:id="1052003485">
                              <w:marLeft w:val="0"/>
                              <w:marRight w:val="0"/>
                              <w:marTop w:val="397"/>
                              <w:marBottom w:val="0"/>
                              <w:divBdr>
                                <w:top w:val="none" w:sz="0" w:space="0" w:color="auto"/>
                                <w:left w:val="none" w:sz="0" w:space="0" w:color="auto"/>
                                <w:bottom w:val="none" w:sz="0" w:space="0" w:color="auto"/>
                                <w:right w:val="none" w:sz="0" w:space="0" w:color="auto"/>
                              </w:divBdr>
                              <w:divsChild>
                                <w:div w:id="135994189">
                                  <w:marLeft w:val="0"/>
                                  <w:marRight w:val="240"/>
                                  <w:marTop w:val="0"/>
                                  <w:marBottom w:val="0"/>
                                  <w:divBdr>
                                    <w:top w:val="none" w:sz="0" w:space="0" w:color="auto"/>
                                    <w:left w:val="none" w:sz="0" w:space="0" w:color="auto"/>
                                    <w:bottom w:val="none" w:sz="0" w:space="0" w:color="auto"/>
                                    <w:right w:val="none" w:sz="0" w:space="0" w:color="auto"/>
                                  </w:divBdr>
                                </w:div>
                                <w:div w:id="1564176130">
                                  <w:marLeft w:val="0"/>
                                  <w:marRight w:val="240"/>
                                  <w:marTop w:val="0"/>
                                  <w:marBottom w:val="0"/>
                                  <w:divBdr>
                                    <w:top w:val="none" w:sz="0" w:space="0" w:color="auto"/>
                                    <w:left w:val="none" w:sz="0" w:space="0" w:color="auto"/>
                                    <w:bottom w:val="none" w:sz="0" w:space="0" w:color="auto"/>
                                    <w:right w:val="none" w:sz="0" w:space="0" w:color="auto"/>
                                  </w:divBdr>
                                </w:div>
                              </w:divsChild>
                            </w:div>
                            <w:div w:id="1109355049">
                              <w:marLeft w:val="0"/>
                              <w:marRight w:val="0"/>
                              <w:marTop w:val="0"/>
                              <w:marBottom w:val="0"/>
                              <w:divBdr>
                                <w:top w:val="none" w:sz="0" w:space="0" w:color="auto"/>
                                <w:left w:val="none" w:sz="0" w:space="0" w:color="auto"/>
                                <w:bottom w:val="none" w:sz="0" w:space="0" w:color="auto"/>
                                <w:right w:val="none" w:sz="0" w:space="0" w:color="auto"/>
                              </w:divBdr>
                            </w:div>
                            <w:div w:id="1513029791">
                              <w:marLeft w:val="0"/>
                              <w:marRight w:val="0"/>
                              <w:marTop w:val="480"/>
                              <w:marBottom w:val="0"/>
                              <w:divBdr>
                                <w:top w:val="none" w:sz="0" w:space="0" w:color="auto"/>
                                <w:left w:val="none" w:sz="0" w:space="0" w:color="auto"/>
                                <w:bottom w:val="none" w:sz="0" w:space="0" w:color="auto"/>
                                <w:right w:val="none" w:sz="0" w:space="0" w:color="auto"/>
                              </w:divBdr>
                            </w:div>
                            <w:div w:id="2113895580">
                              <w:marLeft w:val="0"/>
                              <w:marRight w:val="0"/>
                              <w:marTop w:val="0"/>
                              <w:marBottom w:val="0"/>
                              <w:divBdr>
                                <w:top w:val="none" w:sz="0" w:space="0" w:color="auto"/>
                                <w:left w:val="none" w:sz="0" w:space="0" w:color="auto"/>
                                <w:bottom w:val="none" w:sz="0" w:space="0" w:color="auto"/>
                                <w:right w:val="none" w:sz="0" w:space="0" w:color="auto"/>
                              </w:divBdr>
                              <w:divsChild>
                                <w:div w:id="165386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1463077">
      <w:bodyDiv w:val="1"/>
      <w:marLeft w:val="0"/>
      <w:marRight w:val="0"/>
      <w:marTop w:val="0"/>
      <w:marBottom w:val="0"/>
      <w:divBdr>
        <w:top w:val="none" w:sz="0" w:space="0" w:color="auto"/>
        <w:left w:val="none" w:sz="0" w:space="0" w:color="auto"/>
        <w:bottom w:val="none" w:sz="0" w:space="0" w:color="auto"/>
        <w:right w:val="none" w:sz="0" w:space="0" w:color="auto"/>
      </w:divBdr>
    </w:div>
    <w:div w:id="1508208505">
      <w:bodyDiv w:val="1"/>
      <w:marLeft w:val="0"/>
      <w:marRight w:val="0"/>
      <w:marTop w:val="0"/>
      <w:marBottom w:val="0"/>
      <w:divBdr>
        <w:top w:val="none" w:sz="0" w:space="0" w:color="auto"/>
        <w:left w:val="none" w:sz="0" w:space="0" w:color="auto"/>
        <w:bottom w:val="none" w:sz="0" w:space="0" w:color="auto"/>
        <w:right w:val="none" w:sz="0" w:space="0" w:color="auto"/>
      </w:divBdr>
    </w:div>
    <w:div w:id="1540627105">
      <w:bodyDiv w:val="1"/>
      <w:marLeft w:val="0"/>
      <w:marRight w:val="0"/>
      <w:marTop w:val="0"/>
      <w:marBottom w:val="0"/>
      <w:divBdr>
        <w:top w:val="none" w:sz="0" w:space="0" w:color="auto"/>
        <w:left w:val="none" w:sz="0" w:space="0" w:color="auto"/>
        <w:bottom w:val="none" w:sz="0" w:space="0" w:color="auto"/>
        <w:right w:val="none" w:sz="0" w:space="0" w:color="auto"/>
      </w:divBdr>
      <w:divsChild>
        <w:div w:id="2046129533">
          <w:marLeft w:val="0"/>
          <w:marRight w:val="0"/>
          <w:marTop w:val="0"/>
          <w:marBottom w:val="0"/>
          <w:divBdr>
            <w:top w:val="none" w:sz="0" w:space="0" w:color="auto"/>
            <w:left w:val="none" w:sz="0" w:space="0" w:color="auto"/>
            <w:bottom w:val="none" w:sz="0" w:space="0" w:color="auto"/>
            <w:right w:val="none" w:sz="0" w:space="0" w:color="auto"/>
          </w:divBdr>
          <w:divsChild>
            <w:div w:id="731732428">
              <w:marLeft w:val="0"/>
              <w:marRight w:val="0"/>
              <w:marTop w:val="0"/>
              <w:marBottom w:val="0"/>
              <w:divBdr>
                <w:top w:val="none" w:sz="0" w:space="0" w:color="auto"/>
                <w:left w:val="none" w:sz="0" w:space="0" w:color="auto"/>
                <w:bottom w:val="none" w:sz="0" w:space="0" w:color="auto"/>
                <w:right w:val="none" w:sz="0" w:space="0" w:color="auto"/>
              </w:divBdr>
              <w:divsChild>
                <w:div w:id="322971001">
                  <w:marLeft w:val="0"/>
                  <w:marRight w:val="0"/>
                  <w:marTop w:val="0"/>
                  <w:marBottom w:val="0"/>
                  <w:divBdr>
                    <w:top w:val="none" w:sz="0" w:space="0" w:color="auto"/>
                    <w:left w:val="none" w:sz="0" w:space="0" w:color="auto"/>
                    <w:bottom w:val="none" w:sz="0" w:space="0" w:color="auto"/>
                    <w:right w:val="none" w:sz="0" w:space="0" w:color="auto"/>
                  </w:divBdr>
                  <w:divsChild>
                    <w:div w:id="193465085">
                      <w:marLeft w:val="0"/>
                      <w:marRight w:val="0"/>
                      <w:marTop w:val="0"/>
                      <w:marBottom w:val="0"/>
                      <w:divBdr>
                        <w:top w:val="none" w:sz="0" w:space="0" w:color="auto"/>
                        <w:left w:val="none" w:sz="0" w:space="0" w:color="auto"/>
                        <w:bottom w:val="none" w:sz="0" w:space="0" w:color="auto"/>
                        <w:right w:val="none" w:sz="0" w:space="0" w:color="auto"/>
                      </w:divBdr>
                      <w:divsChild>
                        <w:div w:id="2139838123">
                          <w:marLeft w:val="0"/>
                          <w:marRight w:val="0"/>
                          <w:marTop w:val="0"/>
                          <w:marBottom w:val="0"/>
                          <w:divBdr>
                            <w:top w:val="none" w:sz="0" w:space="0" w:color="auto"/>
                            <w:left w:val="none" w:sz="0" w:space="0" w:color="auto"/>
                            <w:bottom w:val="none" w:sz="0" w:space="0" w:color="auto"/>
                            <w:right w:val="none" w:sz="0" w:space="0" w:color="auto"/>
                          </w:divBdr>
                          <w:divsChild>
                            <w:div w:id="464591977">
                              <w:marLeft w:val="0"/>
                              <w:marRight w:val="0"/>
                              <w:marTop w:val="0"/>
                              <w:marBottom w:val="0"/>
                              <w:divBdr>
                                <w:top w:val="none" w:sz="0" w:space="0" w:color="auto"/>
                                <w:left w:val="none" w:sz="0" w:space="0" w:color="auto"/>
                                <w:bottom w:val="none" w:sz="0" w:space="0" w:color="auto"/>
                                <w:right w:val="none" w:sz="0" w:space="0" w:color="auto"/>
                              </w:divBdr>
                              <w:divsChild>
                                <w:div w:id="73394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8730786">
      <w:bodyDiv w:val="1"/>
      <w:marLeft w:val="0"/>
      <w:marRight w:val="0"/>
      <w:marTop w:val="0"/>
      <w:marBottom w:val="0"/>
      <w:divBdr>
        <w:top w:val="none" w:sz="0" w:space="0" w:color="auto"/>
        <w:left w:val="none" w:sz="0" w:space="0" w:color="auto"/>
        <w:bottom w:val="none" w:sz="0" w:space="0" w:color="auto"/>
        <w:right w:val="none" w:sz="0" w:space="0" w:color="auto"/>
      </w:divBdr>
    </w:div>
    <w:div w:id="1632781168">
      <w:bodyDiv w:val="1"/>
      <w:marLeft w:val="0"/>
      <w:marRight w:val="0"/>
      <w:marTop w:val="0"/>
      <w:marBottom w:val="0"/>
      <w:divBdr>
        <w:top w:val="none" w:sz="0" w:space="0" w:color="auto"/>
        <w:left w:val="none" w:sz="0" w:space="0" w:color="auto"/>
        <w:bottom w:val="none" w:sz="0" w:space="0" w:color="auto"/>
        <w:right w:val="none" w:sz="0" w:space="0" w:color="auto"/>
      </w:divBdr>
      <w:divsChild>
        <w:div w:id="530191444">
          <w:marLeft w:val="0"/>
          <w:marRight w:val="0"/>
          <w:marTop w:val="0"/>
          <w:marBottom w:val="0"/>
          <w:divBdr>
            <w:top w:val="none" w:sz="0" w:space="0" w:color="auto"/>
            <w:left w:val="none" w:sz="0" w:space="0" w:color="auto"/>
            <w:bottom w:val="none" w:sz="0" w:space="0" w:color="auto"/>
            <w:right w:val="none" w:sz="0" w:space="0" w:color="auto"/>
          </w:divBdr>
          <w:divsChild>
            <w:div w:id="1153713004">
              <w:marLeft w:val="0"/>
              <w:marRight w:val="0"/>
              <w:marTop w:val="0"/>
              <w:marBottom w:val="0"/>
              <w:divBdr>
                <w:top w:val="none" w:sz="0" w:space="0" w:color="auto"/>
                <w:left w:val="none" w:sz="0" w:space="0" w:color="auto"/>
                <w:bottom w:val="none" w:sz="0" w:space="0" w:color="auto"/>
                <w:right w:val="none" w:sz="0" w:space="0" w:color="auto"/>
              </w:divBdr>
              <w:divsChild>
                <w:div w:id="428156972">
                  <w:marLeft w:val="0"/>
                  <w:marRight w:val="0"/>
                  <w:marTop w:val="0"/>
                  <w:marBottom w:val="0"/>
                  <w:divBdr>
                    <w:top w:val="none" w:sz="0" w:space="0" w:color="auto"/>
                    <w:left w:val="none" w:sz="0" w:space="0" w:color="auto"/>
                    <w:bottom w:val="none" w:sz="0" w:space="0" w:color="auto"/>
                    <w:right w:val="none" w:sz="0" w:space="0" w:color="auto"/>
                  </w:divBdr>
                  <w:divsChild>
                    <w:div w:id="1061369884">
                      <w:marLeft w:val="0"/>
                      <w:marRight w:val="0"/>
                      <w:marTop w:val="0"/>
                      <w:marBottom w:val="0"/>
                      <w:divBdr>
                        <w:top w:val="none" w:sz="0" w:space="0" w:color="auto"/>
                        <w:left w:val="none" w:sz="0" w:space="0" w:color="auto"/>
                        <w:bottom w:val="none" w:sz="0" w:space="0" w:color="auto"/>
                        <w:right w:val="none" w:sz="0" w:space="0" w:color="auto"/>
                      </w:divBdr>
                      <w:divsChild>
                        <w:div w:id="986319064">
                          <w:marLeft w:val="0"/>
                          <w:marRight w:val="0"/>
                          <w:marTop w:val="0"/>
                          <w:marBottom w:val="0"/>
                          <w:divBdr>
                            <w:top w:val="none" w:sz="0" w:space="0" w:color="auto"/>
                            <w:left w:val="none" w:sz="0" w:space="0" w:color="auto"/>
                            <w:bottom w:val="none" w:sz="0" w:space="0" w:color="auto"/>
                            <w:right w:val="none" w:sz="0" w:space="0" w:color="auto"/>
                          </w:divBdr>
                          <w:divsChild>
                            <w:div w:id="331759335">
                              <w:marLeft w:val="0"/>
                              <w:marRight w:val="0"/>
                              <w:marTop w:val="480"/>
                              <w:marBottom w:val="0"/>
                              <w:divBdr>
                                <w:top w:val="none" w:sz="0" w:space="0" w:color="auto"/>
                                <w:left w:val="none" w:sz="0" w:space="0" w:color="auto"/>
                                <w:bottom w:val="none" w:sz="0" w:space="0" w:color="auto"/>
                                <w:right w:val="none" w:sz="0" w:space="0" w:color="auto"/>
                              </w:divBdr>
                            </w:div>
                            <w:div w:id="623509715">
                              <w:marLeft w:val="0"/>
                              <w:marRight w:val="0"/>
                              <w:marTop w:val="0"/>
                              <w:marBottom w:val="0"/>
                              <w:divBdr>
                                <w:top w:val="none" w:sz="0" w:space="0" w:color="auto"/>
                                <w:left w:val="none" w:sz="0" w:space="0" w:color="auto"/>
                                <w:bottom w:val="none" w:sz="0" w:space="0" w:color="auto"/>
                                <w:right w:val="none" w:sz="0" w:space="0" w:color="auto"/>
                              </w:divBdr>
                            </w:div>
                            <w:div w:id="1058897002">
                              <w:marLeft w:val="0"/>
                              <w:marRight w:val="0"/>
                              <w:marTop w:val="397"/>
                              <w:marBottom w:val="0"/>
                              <w:divBdr>
                                <w:top w:val="none" w:sz="0" w:space="0" w:color="auto"/>
                                <w:left w:val="none" w:sz="0" w:space="0" w:color="auto"/>
                                <w:bottom w:val="none" w:sz="0" w:space="0" w:color="auto"/>
                                <w:right w:val="none" w:sz="0" w:space="0" w:color="auto"/>
                              </w:divBdr>
                              <w:divsChild>
                                <w:div w:id="439763641">
                                  <w:marLeft w:val="0"/>
                                  <w:marRight w:val="240"/>
                                  <w:marTop w:val="0"/>
                                  <w:marBottom w:val="0"/>
                                  <w:divBdr>
                                    <w:top w:val="none" w:sz="0" w:space="0" w:color="auto"/>
                                    <w:left w:val="none" w:sz="0" w:space="0" w:color="auto"/>
                                    <w:bottom w:val="none" w:sz="0" w:space="0" w:color="auto"/>
                                    <w:right w:val="none" w:sz="0" w:space="0" w:color="auto"/>
                                  </w:divBdr>
                                </w:div>
                                <w:div w:id="1716083028">
                                  <w:marLeft w:val="0"/>
                                  <w:marRight w:val="240"/>
                                  <w:marTop w:val="0"/>
                                  <w:marBottom w:val="0"/>
                                  <w:divBdr>
                                    <w:top w:val="none" w:sz="0" w:space="0" w:color="auto"/>
                                    <w:left w:val="none" w:sz="0" w:space="0" w:color="auto"/>
                                    <w:bottom w:val="none" w:sz="0" w:space="0" w:color="auto"/>
                                    <w:right w:val="none" w:sz="0" w:space="0" w:color="auto"/>
                                  </w:divBdr>
                                </w:div>
                              </w:divsChild>
                            </w:div>
                            <w:div w:id="1434862509">
                              <w:marLeft w:val="0"/>
                              <w:marRight w:val="0"/>
                              <w:marTop w:val="0"/>
                              <w:marBottom w:val="0"/>
                              <w:divBdr>
                                <w:top w:val="none" w:sz="0" w:space="0" w:color="auto"/>
                                <w:left w:val="none" w:sz="0" w:space="0" w:color="auto"/>
                                <w:bottom w:val="none" w:sz="0" w:space="0" w:color="auto"/>
                                <w:right w:val="none" w:sz="0" w:space="0" w:color="auto"/>
                              </w:divBdr>
                              <w:divsChild>
                                <w:div w:id="11560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040715">
      <w:bodyDiv w:val="1"/>
      <w:marLeft w:val="0"/>
      <w:marRight w:val="0"/>
      <w:marTop w:val="0"/>
      <w:marBottom w:val="0"/>
      <w:divBdr>
        <w:top w:val="none" w:sz="0" w:space="0" w:color="auto"/>
        <w:left w:val="none" w:sz="0" w:space="0" w:color="auto"/>
        <w:bottom w:val="none" w:sz="0" w:space="0" w:color="auto"/>
        <w:right w:val="none" w:sz="0" w:space="0" w:color="auto"/>
      </w:divBdr>
      <w:divsChild>
        <w:div w:id="641737396">
          <w:marLeft w:val="0"/>
          <w:marRight w:val="0"/>
          <w:marTop w:val="0"/>
          <w:marBottom w:val="0"/>
          <w:divBdr>
            <w:top w:val="none" w:sz="0" w:space="0" w:color="auto"/>
            <w:left w:val="none" w:sz="0" w:space="0" w:color="auto"/>
            <w:bottom w:val="none" w:sz="0" w:space="0" w:color="auto"/>
            <w:right w:val="none" w:sz="0" w:space="0" w:color="auto"/>
          </w:divBdr>
          <w:divsChild>
            <w:div w:id="210654935">
              <w:marLeft w:val="0"/>
              <w:marRight w:val="0"/>
              <w:marTop w:val="0"/>
              <w:marBottom w:val="0"/>
              <w:divBdr>
                <w:top w:val="none" w:sz="0" w:space="0" w:color="auto"/>
                <w:left w:val="none" w:sz="0" w:space="0" w:color="auto"/>
                <w:bottom w:val="none" w:sz="0" w:space="0" w:color="auto"/>
                <w:right w:val="none" w:sz="0" w:space="0" w:color="auto"/>
              </w:divBdr>
              <w:divsChild>
                <w:div w:id="482893310">
                  <w:marLeft w:val="0"/>
                  <w:marRight w:val="0"/>
                  <w:marTop w:val="0"/>
                  <w:marBottom w:val="0"/>
                  <w:divBdr>
                    <w:top w:val="none" w:sz="0" w:space="0" w:color="auto"/>
                    <w:left w:val="none" w:sz="0" w:space="0" w:color="auto"/>
                    <w:bottom w:val="none" w:sz="0" w:space="0" w:color="auto"/>
                    <w:right w:val="none" w:sz="0" w:space="0" w:color="auto"/>
                  </w:divBdr>
                  <w:divsChild>
                    <w:div w:id="244724437">
                      <w:marLeft w:val="0"/>
                      <w:marRight w:val="0"/>
                      <w:marTop w:val="0"/>
                      <w:marBottom w:val="0"/>
                      <w:divBdr>
                        <w:top w:val="none" w:sz="0" w:space="0" w:color="auto"/>
                        <w:left w:val="none" w:sz="0" w:space="0" w:color="auto"/>
                        <w:bottom w:val="none" w:sz="0" w:space="0" w:color="auto"/>
                        <w:right w:val="none" w:sz="0" w:space="0" w:color="auto"/>
                      </w:divBdr>
                      <w:divsChild>
                        <w:div w:id="1674408291">
                          <w:marLeft w:val="0"/>
                          <w:marRight w:val="0"/>
                          <w:marTop w:val="0"/>
                          <w:marBottom w:val="0"/>
                          <w:divBdr>
                            <w:top w:val="none" w:sz="0" w:space="0" w:color="auto"/>
                            <w:left w:val="none" w:sz="0" w:space="0" w:color="auto"/>
                            <w:bottom w:val="none" w:sz="0" w:space="0" w:color="auto"/>
                            <w:right w:val="none" w:sz="0" w:space="0" w:color="auto"/>
                          </w:divBdr>
                          <w:divsChild>
                            <w:div w:id="205339645">
                              <w:marLeft w:val="0"/>
                              <w:marRight w:val="0"/>
                              <w:marTop w:val="480"/>
                              <w:marBottom w:val="0"/>
                              <w:divBdr>
                                <w:top w:val="none" w:sz="0" w:space="0" w:color="auto"/>
                                <w:left w:val="none" w:sz="0" w:space="0" w:color="auto"/>
                                <w:bottom w:val="none" w:sz="0" w:space="0" w:color="auto"/>
                                <w:right w:val="none" w:sz="0" w:space="0" w:color="auto"/>
                              </w:divBdr>
                            </w:div>
                            <w:div w:id="209416288">
                              <w:marLeft w:val="0"/>
                              <w:marRight w:val="0"/>
                              <w:marTop w:val="0"/>
                              <w:marBottom w:val="0"/>
                              <w:divBdr>
                                <w:top w:val="none" w:sz="0" w:space="0" w:color="auto"/>
                                <w:left w:val="none" w:sz="0" w:space="0" w:color="auto"/>
                                <w:bottom w:val="none" w:sz="0" w:space="0" w:color="auto"/>
                                <w:right w:val="none" w:sz="0" w:space="0" w:color="auto"/>
                              </w:divBdr>
                            </w:div>
                            <w:div w:id="708536180">
                              <w:marLeft w:val="0"/>
                              <w:marRight w:val="0"/>
                              <w:marTop w:val="0"/>
                              <w:marBottom w:val="0"/>
                              <w:divBdr>
                                <w:top w:val="none" w:sz="0" w:space="0" w:color="auto"/>
                                <w:left w:val="none" w:sz="0" w:space="0" w:color="auto"/>
                                <w:bottom w:val="none" w:sz="0" w:space="0" w:color="auto"/>
                                <w:right w:val="none" w:sz="0" w:space="0" w:color="auto"/>
                              </w:divBdr>
                              <w:divsChild>
                                <w:div w:id="1106272564">
                                  <w:marLeft w:val="0"/>
                                  <w:marRight w:val="0"/>
                                  <w:marTop w:val="0"/>
                                  <w:marBottom w:val="0"/>
                                  <w:divBdr>
                                    <w:top w:val="none" w:sz="0" w:space="0" w:color="auto"/>
                                    <w:left w:val="none" w:sz="0" w:space="0" w:color="auto"/>
                                    <w:bottom w:val="none" w:sz="0" w:space="0" w:color="auto"/>
                                    <w:right w:val="none" w:sz="0" w:space="0" w:color="auto"/>
                                  </w:divBdr>
                                </w:div>
                              </w:divsChild>
                            </w:div>
                            <w:div w:id="1119104030">
                              <w:marLeft w:val="0"/>
                              <w:marRight w:val="0"/>
                              <w:marTop w:val="397"/>
                              <w:marBottom w:val="0"/>
                              <w:divBdr>
                                <w:top w:val="none" w:sz="0" w:space="0" w:color="auto"/>
                                <w:left w:val="none" w:sz="0" w:space="0" w:color="auto"/>
                                <w:bottom w:val="none" w:sz="0" w:space="0" w:color="auto"/>
                                <w:right w:val="none" w:sz="0" w:space="0" w:color="auto"/>
                              </w:divBdr>
                              <w:divsChild>
                                <w:div w:id="812134372">
                                  <w:marLeft w:val="0"/>
                                  <w:marRight w:val="240"/>
                                  <w:marTop w:val="0"/>
                                  <w:marBottom w:val="0"/>
                                  <w:divBdr>
                                    <w:top w:val="none" w:sz="0" w:space="0" w:color="auto"/>
                                    <w:left w:val="none" w:sz="0" w:space="0" w:color="auto"/>
                                    <w:bottom w:val="none" w:sz="0" w:space="0" w:color="auto"/>
                                    <w:right w:val="none" w:sz="0" w:space="0" w:color="auto"/>
                                  </w:divBdr>
                                </w:div>
                                <w:div w:id="2061702987">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9248232">
      <w:bodyDiv w:val="1"/>
      <w:marLeft w:val="0"/>
      <w:marRight w:val="0"/>
      <w:marTop w:val="0"/>
      <w:marBottom w:val="0"/>
      <w:divBdr>
        <w:top w:val="none" w:sz="0" w:space="0" w:color="auto"/>
        <w:left w:val="none" w:sz="0" w:space="0" w:color="auto"/>
        <w:bottom w:val="none" w:sz="0" w:space="0" w:color="auto"/>
        <w:right w:val="none" w:sz="0" w:space="0" w:color="auto"/>
      </w:divBdr>
      <w:divsChild>
        <w:div w:id="2137410211">
          <w:marLeft w:val="0"/>
          <w:marRight w:val="0"/>
          <w:marTop w:val="0"/>
          <w:marBottom w:val="0"/>
          <w:divBdr>
            <w:top w:val="none" w:sz="0" w:space="0" w:color="auto"/>
            <w:left w:val="none" w:sz="0" w:space="0" w:color="auto"/>
            <w:bottom w:val="none" w:sz="0" w:space="0" w:color="auto"/>
            <w:right w:val="none" w:sz="0" w:space="0" w:color="auto"/>
          </w:divBdr>
          <w:divsChild>
            <w:div w:id="1818110962">
              <w:marLeft w:val="0"/>
              <w:marRight w:val="0"/>
              <w:marTop w:val="0"/>
              <w:marBottom w:val="0"/>
              <w:divBdr>
                <w:top w:val="none" w:sz="0" w:space="0" w:color="auto"/>
                <w:left w:val="none" w:sz="0" w:space="0" w:color="auto"/>
                <w:bottom w:val="none" w:sz="0" w:space="0" w:color="auto"/>
                <w:right w:val="none" w:sz="0" w:space="0" w:color="auto"/>
              </w:divBdr>
              <w:divsChild>
                <w:div w:id="522670779">
                  <w:marLeft w:val="0"/>
                  <w:marRight w:val="0"/>
                  <w:marTop w:val="0"/>
                  <w:marBottom w:val="0"/>
                  <w:divBdr>
                    <w:top w:val="none" w:sz="0" w:space="0" w:color="auto"/>
                    <w:left w:val="none" w:sz="0" w:space="0" w:color="auto"/>
                    <w:bottom w:val="none" w:sz="0" w:space="0" w:color="auto"/>
                    <w:right w:val="none" w:sz="0" w:space="0" w:color="auto"/>
                  </w:divBdr>
                  <w:divsChild>
                    <w:div w:id="2103797171">
                      <w:marLeft w:val="0"/>
                      <w:marRight w:val="0"/>
                      <w:marTop w:val="0"/>
                      <w:marBottom w:val="0"/>
                      <w:divBdr>
                        <w:top w:val="none" w:sz="0" w:space="0" w:color="auto"/>
                        <w:left w:val="none" w:sz="0" w:space="0" w:color="auto"/>
                        <w:bottom w:val="none" w:sz="0" w:space="0" w:color="auto"/>
                        <w:right w:val="none" w:sz="0" w:space="0" w:color="auto"/>
                      </w:divBdr>
                      <w:divsChild>
                        <w:div w:id="1521822993">
                          <w:marLeft w:val="0"/>
                          <w:marRight w:val="0"/>
                          <w:marTop w:val="0"/>
                          <w:marBottom w:val="0"/>
                          <w:divBdr>
                            <w:top w:val="none" w:sz="0" w:space="0" w:color="auto"/>
                            <w:left w:val="none" w:sz="0" w:space="0" w:color="auto"/>
                            <w:bottom w:val="none" w:sz="0" w:space="0" w:color="auto"/>
                            <w:right w:val="none" w:sz="0" w:space="0" w:color="auto"/>
                          </w:divBdr>
                          <w:divsChild>
                            <w:div w:id="578175029">
                              <w:marLeft w:val="0"/>
                              <w:marRight w:val="0"/>
                              <w:marTop w:val="397"/>
                              <w:marBottom w:val="0"/>
                              <w:divBdr>
                                <w:top w:val="none" w:sz="0" w:space="0" w:color="auto"/>
                                <w:left w:val="none" w:sz="0" w:space="0" w:color="auto"/>
                                <w:bottom w:val="none" w:sz="0" w:space="0" w:color="auto"/>
                                <w:right w:val="none" w:sz="0" w:space="0" w:color="auto"/>
                              </w:divBdr>
                              <w:divsChild>
                                <w:div w:id="1057822350">
                                  <w:marLeft w:val="0"/>
                                  <w:marRight w:val="240"/>
                                  <w:marTop w:val="0"/>
                                  <w:marBottom w:val="0"/>
                                  <w:divBdr>
                                    <w:top w:val="none" w:sz="0" w:space="0" w:color="auto"/>
                                    <w:left w:val="none" w:sz="0" w:space="0" w:color="auto"/>
                                    <w:bottom w:val="none" w:sz="0" w:space="0" w:color="auto"/>
                                    <w:right w:val="none" w:sz="0" w:space="0" w:color="auto"/>
                                  </w:divBdr>
                                </w:div>
                                <w:div w:id="1122964923">
                                  <w:marLeft w:val="0"/>
                                  <w:marRight w:val="240"/>
                                  <w:marTop w:val="0"/>
                                  <w:marBottom w:val="0"/>
                                  <w:divBdr>
                                    <w:top w:val="none" w:sz="0" w:space="0" w:color="auto"/>
                                    <w:left w:val="none" w:sz="0" w:space="0" w:color="auto"/>
                                    <w:bottom w:val="none" w:sz="0" w:space="0" w:color="auto"/>
                                    <w:right w:val="none" w:sz="0" w:space="0" w:color="auto"/>
                                  </w:divBdr>
                                </w:div>
                              </w:divsChild>
                            </w:div>
                            <w:div w:id="1358852052">
                              <w:marLeft w:val="0"/>
                              <w:marRight w:val="0"/>
                              <w:marTop w:val="0"/>
                              <w:marBottom w:val="0"/>
                              <w:divBdr>
                                <w:top w:val="none" w:sz="0" w:space="0" w:color="auto"/>
                                <w:left w:val="none" w:sz="0" w:space="0" w:color="auto"/>
                                <w:bottom w:val="none" w:sz="0" w:space="0" w:color="auto"/>
                                <w:right w:val="none" w:sz="0" w:space="0" w:color="auto"/>
                              </w:divBdr>
                            </w:div>
                            <w:div w:id="1445736180">
                              <w:marLeft w:val="0"/>
                              <w:marRight w:val="0"/>
                              <w:marTop w:val="480"/>
                              <w:marBottom w:val="0"/>
                              <w:divBdr>
                                <w:top w:val="none" w:sz="0" w:space="0" w:color="auto"/>
                                <w:left w:val="none" w:sz="0" w:space="0" w:color="auto"/>
                                <w:bottom w:val="none" w:sz="0" w:space="0" w:color="auto"/>
                                <w:right w:val="none" w:sz="0" w:space="0" w:color="auto"/>
                              </w:divBdr>
                            </w:div>
                            <w:div w:id="2131967292">
                              <w:marLeft w:val="0"/>
                              <w:marRight w:val="0"/>
                              <w:marTop w:val="0"/>
                              <w:marBottom w:val="0"/>
                              <w:divBdr>
                                <w:top w:val="none" w:sz="0" w:space="0" w:color="auto"/>
                                <w:left w:val="none" w:sz="0" w:space="0" w:color="auto"/>
                                <w:bottom w:val="none" w:sz="0" w:space="0" w:color="auto"/>
                                <w:right w:val="none" w:sz="0" w:space="0" w:color="auto"/>
                              </w:divBdr>
                              <w:divsChild>
                                <w:div w:id="16458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697367">
      <w:bodyDiv w:val="1"/>
      <w:marLeft w:val="0"/>
      <w:marRight w:val="0"/>
      <w:marTop w:val="0"/>
      <w:marBottom w:val="0"/>
      <w:divBdr>
        <w:top w:val="none" w:sz="0" w:space="0" w:color="auto"/>
        <w:left w:val="none" w:sz="0" w:space="0" w:color="auto"/>
        <w:bottom w:val="none" w:sz="0" w:space="0" w:color="auto"/>
        <w:right w:val="none" w:sz="0" w:space="0" w:color="auto"/>
      </w:divBdr>
    </w:div>
    <w:div w:id="1998727648">
      <w:bodyDiv w:val="1"/>
      <w:marLeft w:val="0"/>
      <w:marRight w:val="0"/>
      <w:marTop w:val="0"/>
      <w:marBottom w:val="0"/>
      <w:divBdr>
        <w:top w:val="none" w:sz="0" w:space="0" w:color="auto"/>
        <w:left w:val="none" w:sz="0" w:space="0" w:color="auto"/>
        <w:bottom w:val="none" w:sz="0" w:space="0" w:color="auto"/>
        <w:right w:val="none" w:sz="0" w:space="0" w:color="auto"/>
      </w:divBdr>
      <w:divsChild>
        <w:div w:id="240677909">
          <w:marLeft w:val="0"/>
          <w:marRight w:val="0"/>
          <w:marTop w:val="0"/>
          <w:marBottom w:val="0"/>
          <w:divBdr>
            <w:top w:val="none" w:sz="0" w:space="0" w:color="auto"/>
            <w:left w:val="none" w:sz="0" w:space="0" w:color="auto"/>
            <w:bottom w:val="none" w:sz="0" w:space="0" w:color="auto"/>
            <w:right w:val="none" w:sz="0" w:space="0" w:color="auto"/>
          </w:divBdr>
          <w:divsChild>
            <w:div w:id="837621025">
              <w:marLeft w:val="0"/>
              <w:marRight w:val="0"/>
              <w:marTop w:val="0"/>
              <w:marBottom w:val="0"/>
              <w:divBdr>
                <w:top w:val="none" w:sz="0" w:space="0" w:color="auto"/>
                <w:left w:val="none" w:sz="0" w:space="0" w:color="auto"/>
                <w:bottom w:val="none" w:sz="0" w:space="0" w:color="auto"/>
                <w:right w:val="none" w:sz="0" w:space="0" w:color="auto"/>
              </w:divBdr>
              <w:divsChild>
                <w:div w:id="1215773231">
                  <w:marLeft w:val="0"/>
                  <w:marRight w:val="0"/>
                  <w:marTop w:val="0"/>
                  <w:marBottom w:val="0"/>
                  <w:divBdr>
                    <w:top w:val="none" w:sz="0" w:space="0" w:color="auto"/>
                    <w:left w:val="none" w:sz="0" w:space="0" w:color="auto"/>
                    <w:bottom w:val="none" w:sz="0" w:space="0" w:color="auto"/>
                    <w:right w:val="none" w:sz="0" w:space="0" w:color="auto"/>
                  </w:divBdr>
                  <w:divsChild>
                    <w:div w:id="1770193748">
                      <w:marLeft w:val="0"/>
                      <w:marRight w:val="0"/>
                      <w:marTop w:val="0"/>
                      <w:marBottom w:val="0"/>
                      <w:divBdr>
                        <w:top w:val="none" w:sz="0" w:space="0" w:color="auto"/>
                        <w:left w:val="none" w:sz="0" w:space="0" w:color="auto"/>
                        <w:bottom w:val="none" w:sz="0" w:space="0" w:color="auto"/>
                        <w:right w:val="none" w:sz="0" w:space="0" w:color="auto"/>
                      </w:divBdr>
                      <w:divsChild>
                        <w:div w:id="138352768">
                          <w:marLeft w:val="0"/>
                          <w:marRight w:val="0"/>
                          <w:marTop w:val="0"/>
                          <w:marBottom w:val="0"/>
                          <w:divBdr>
                            <w:top w:val="none" w:sz="0" w:space="0" w:color="auto"/>
                            <w:left w:val="none" w:sz="0" w:space="0" w:color="auto"/>
                            <w:bottom w:val="none" w:sz="0" w:space="0" w:color="auto"/>
                            <w:right w:val="none" w:sz="0" w:space="0" w:color="auto"/>
                          </w:divBdr>
                          <w:divsChild>
                            <w:div w:id="131607435">
                              <w:marLeft w:val="0"/>
                              <w:marRight w:val="0"/>
                              <w:marTop w:val="0"/>
                              <w:marBottom w:val="0"/>
                              <w:divBdr>
                                <w:top w:val="none" w:sz="0" w:space="0" w:color="auto"/>
                                <w:left w:val="none" w:sz="0" w:space="0" w:color="auto"/>
                                <w:bottom w:val="none" w:sz="0" w:space="0" w:color="auto"/>
                                <w:right w:val="none" w:sz="0" w:space="0" w:color="auto"/>
                              </w:divBdr>
                              <w:divsChild>
                                <w:div w:id="19485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6730991">
      <w:bodyDiv w:val="1"/>
      <w:marLeft w:val="0"/>
      <w:marRight w:val="0"/>
      <w:marTop w:val="0"/>
      <w:marBottom w:val="0"/>
      <w:divBdr>
        <w:top w:val="none" w:sz="0" w:space="0" w:color="auto"/>
        <w:left w:val="none" w:sz="0" w:space="0" w:color="auto"/>
        <w:bottom w:val="none" w:sz="0" w:space="0" w:color="auto"/>
        <w:right w:val="none" w:sz="0" w:space="0" w:color="auto"/>
      </w:divBdr>
    </w:div>
    <w:div w:id="2040474413">
      <w:bodyDiv w:val="1"/>
      <w:marLeft w:val="0"/>
      <w:marRight w:val="0"/>
      <w:marTop w:val="0"/>
      <w:marBottom w:val="0"/>
      <w:divBdr>
        <w:top w:val="none" w:sz="0" w:space="0" w:color="auto"/>
        <w:left w:val="none" w:sz="0" w:space="0" w:color="auto"/>
        <w:bottom w:val="none" w:sz="0" w:space="0" w:color="auto"/>
        <w:right w:val="none" w:sz="0" w:space="0" w:color="auto"/>
      </w:divBdr>
    </w:div>
    <w:div w:id="2082748595">
      <w:bodyDiv w:val="1"/>
      <w:marLeft w:val="0"/>
      <w:marRight w:val="0"/>
      <w:marTop w:val="0"/>
      <w:marBottom w:val="0"/>
      <w:divBdr>
        <w:top w:val="none" w:sz="0" w:space="0" w:color="auto"/>
        <w:left w:val="none" w:sz="0" w:space="0" w:color="auto"/>
        <w:bottom w:val="none" w:sz="0" w:space="0" w:color="auto"/>
        <w:right w:val="none" w:sz="0" w:space="0" w:color="auto"/>
      </w:divBdr>
      <w:divsChild>
        <w:div w:id="222258837">
          <w:marLeft w:val="0"/>
          <w:marRight w:val="0"/>
          <w:marTop w:val="0"/>
          <w:marBottom w:val="0"/>
          <w:divBdr>
            <w:top w:val="none" w:sz="0" w:space="0" w:color="auto"/>
            <w:left w:val="none" w:sz="0" w:space="0" w:color="auto"/>
            <w:bottom w:val="none" w:sz="0" w:space="0" w:color="auto"/>
            <w:right w:val="none" w:sz="0" w:space="0" w:color="auto"/>
          </w:divBdr>
          <w:divsChild>
            <w:div w:id="1420252800">
              <w:marLeft w:val="0"/>
              <w:marRight w:val="0"/>
              <w:marTop w:val="0"/>
              <w:marBottom w:val="0"/>
              <w:divBdr>
                <w:top w:val="none" w:sz="0" w:space="0" w:color="auto"/>
                <w:left w:val="none" w:sz="0" w:space="0" w:color="auto"/>
                <w:bottom w:val="none" w:sz="0" w:space="0" w:color="auto"/>
                <w:right w:val="none" w:sz="0" w:space="0" w:color="auto"/>
              </w:divBdr>
              <w:divsChild>
                <w:div w:id="659505812">
                  <w:marLeft w:val="0"/>
                  <w:marRight w:val="0"/>
                  <w:marTop w:val="0"/>
                  <w:marBottom w:val="0"/>
                  <w:divBdr>
                    <w:top w:val="none" w:sz="0" w:space="0" w:color="auto"/>
                    <w:left w:val="none" w:sz="0" w:space="0" w:color="auto"/>
                    <w:bottom w:val="none" w:sz="0" w:space="0" w:color="auto"/>
                    <w:right w:val="none" w:sz="0" w:space="0" w:color="auto"/>
                  </w:divBdr>
                  <w:divsChild>
                    <w:div w:id="260383754">
                      <w:marLeft w:val="0"/>
                      <w:marRight w:val="0"/>
                      <w:marTop w:val="0"/>
                      <w:marBottom w:val="0"/>
                      <w:divBdr>
                        <w:top w:val="none" w:sz="0" w:space="0" w:color="auto"/>
                        <w:left w:val="none" w:sz="0" w:space="0" w:color="auto"/>
                        <w:bottom w:val="none" w:sz="0" w:space="0" w:color="auto"/>
                        <w:right w:val="none" w:sz="0" w:space="0" w:color="auto"/>
                      </w:divBdr>
                      <w:divsChild>
                        <w:div w:id="1421833968">
                          <w:marLeft w:val="0"/>
                          <w:marRight w:val="0"/>
                          <w:marTop w:val="0"/>
                          <w:marBottom w:val="0"/>
                          <w:divBdr>
                            <w:top w:val="none" w:sz="0" w:space="0" w:color="auto"/>
                            <w:left w:val="none" w:sz="0" w:space="0" w:color="auto"/>
                            <w:bottom w:val="none" w:sz="0" w:space="0" w:color="auto"/>
                            <w:right w:val="none" w:sz="0" w:space="0" w:color="auto"/>
                          </w:divBdr>
                          <w:divsChild>
                            <w:div w:id="235214061">
                              <w:marLeft w:val="0"/>
                              <w:marRight w:val="0"/>
                              <w:marTop w:val="0"/>
                              <w:marBottom w:val="0"/>
                              <w:divBdr>
                                <w:top w:val="none" w:sz="0" w:space="0" w:color="auto"/>
                                <w:left w:val="none" w:sz="0" w:space="0" w:color="auto"/>
                                <w:bottom w:val="none" w:sz="0" w:space="0" w:color="auto"/>
                                <w:right w:val="none" w:sz="0" w:space="0" w:color="auto"/>
                              </w:divBdr>
                              <w:divsChild>
                                <w:div w:id="23359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120939">
      <w:bodyDiv w:val="1"/>
      <w:marLeft w:val="0"/>
      <w:marRight w:val="0"/>
      <w:marTop w:val="0"/>
      <w:marBottom w:val="0"/>
      <w:divBdr>
        <w:top w:val="none" w:sz="0" w:space="0" w:color="auto"/>
        <w:left w:val="none" w:sz="0" w:space="0" w:color="auto"/>
        <w:bottom w:val="none" w:sz="0" w:space="0" w:color="auto"/>
        <w:right w:val="none" w:sz="0" w:space="0" w:color="auto"/>
      </w:divBdr>
    </w:div>
    <w:div w:id="2116633647">
      <w:bodyDiv w:val="1"/>
      <w:marLeft w:val="0"/>
      <w:marRight w:val="0"/>
      <w:marTop w:val="0"/>
      <w:marBottom w:val="0"/>
      <w:divBdr>
        <w:top w:val="none" w:sz="0" w:space="0" w:color="auto"/>
        <w:left w:val="none" w:sz="0" w:space="0" w:color="auto"/>
        <w:bottom w:val="none" w:sz="0" w:space="0" w:color="auto"/>
        <w:right w:val="none" w:sz="0" w:space="0" w:color="auto"/>
      </w:divBdr>
    </w:div>
    <w:div w:id="2121023292">
      <w:bodyDiv w:val="1"/>
      <w:marLeft w:val="0"/>
      <w:marRight w:val="0"/>
      <w:marTop w:val="0"/>
      <w:marBottom w:val="0"/>
      <w:divBdr>
        <w:top w:val="none" w:sz="0" w:space="0" w:color="auto"/>
        <w:left w:val="none" w:sz="0" w:space="0" w:color="auto"/>
        <w:bottom w:val="none" w:sz="0" w:space="0" w:color="auto"/>
        <w:right w:val="none" w:sz="0" w:space="0" w:color="auto"/>
      </w:divBdr>
    </w:div>
    <w:div w:id="2124612258">
      <w:bodyDiv w:val="1"/>
      <w:marLeft w:val="0"/>
      <w:marRight w:val="0"/>
      <w:marTop w:val="0"/>
      <w:marBottom w:val="0"/>
      <w:divBdr>
        <w:top w:val="none" w:sz="0" w:space="0" w:color="auto"/>
        <w:left w:val="none" w:sz="0" w:space="0" w:color="auto"/>
        <w:bottom w:val="none" w:sz="0" w:space="0" w:color="auto"/>
        <w:right w:val="none" w:sz="0" w:space="0" w:color="auto"/>
      </w:divBdr>
    </w:div>
    <w:div w:id="2131580854">
      <w:bodyDiv w:val="1"/>
      <w:marLeft w:val="0"/>
      <w:marRight w:val="0"/>
      <w:marTop w:val="0"/>
      <w:marBottom w:val="0"/>
      <w:divBdr>
        <w:top w:val="none" w:sz="0" w:space="0" w:color="auto"/>
        <w:left w:val="none" w:sz="0" w:space="0" w:color="auto"/>
        <w:bottom w:val="none" w:sz="0" w:space="0" w:color="auto"/>
        <w:right w:val="none" w:sz="0" w:space="0" w:color="auto"/>
      </w:divBdr>
    </w:div>
    <w:div w:id="2145078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image" Target="media/image10.emf"/><Relationship Id="rId39" Type="http://schemas.openxmlformats.org/officeDocument/2006/relationships/package" Target="embeddings/Microsoft_Visio_Drawing12.vsdx"/><Relationship Id="rId21" Type="http://schemas.openxmlformats.org/officeDocument/2006/relationships/image" Target="media/image7.emf"/><Relationship Id="rId34" Type="http://schemas.openxmlformats.org/officeDocument/2006/relationships/image" Target="media/image14.emf"/><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package" Target="embeddings/Microsoft_Visio_Drawing7.vsdx"/><Relationship Id="rId41" Type="http://schemas.openxmlformats.org/officeDocument/2006/relationships/package" Target="embeddings/Microsoft_Visio_Drawing13.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package" Target="embeddings/Microsoft_Visio_Drawing5.vsdx"/><Relationship Id="rId32" Type="http://schemas.openxmlformats.org/officeDocument/2006/relationships/image" Target="media/image13.emf"/><Relationship Id="rId37" Type="http://schemas.openxmlformats.org/officeDocument/2006/relationships/package" Target="embeddings/Microsoft_Visio_Drawing11.vsdx"/><Relationship Id="rId40" Type="http://schemas.openxmlformats.org/officeDocument/2006/relationships/image" Target="media/image17.emf"/><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package" Target="embeddings/Microsoft_Visio_Drawing8.vsdx"/><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package" Target="embeddings/Microsoft_Visio_Drawing6.vsdx"/><Relationship Id="rId30" Type="http://schemas.openxmlformats.org/officeDocument/2006/relationships/image" Target="media/image12.emf"/><Relationship Id="rId35" Type="http://schemas.openxmlformats.org/officeDocument/2006/relationships/package" Target="embeddings/Microsoft_Visio_Drawing10.vsdx"/><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header" Target="header2.xml"/><Relationship Id="rId33" Type="http://schemas.openxmlformats.org/officeDocument/2006/relationships/package" Target="embeddings/Microsoft_Visio_Drawing9.vsdx"/><Relationship Id="rId38" Type="http://schemas.openxmlformats.org/officeDocument/2006/relationships/image" Target="media/image16.emf"/></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0%20Aktuell\0%20Projektmanagement\01%20Themen\10%20Input%20Projekt-Mgmt\Dokument-Vorlagen\itelligence_Vorlage_Steckbrief%20Projektmethodik-Element_V01.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ate xmlns="2f748184-228d-43b4-ab26-214ea0ab9fbb">2020-05-12T09:51:06+00:00</Date>
    <Comment xmlns="2f748184-228d-43b4-ab26-214ea0ab9fb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AE939D277842A4BB55399497ED98C4A" ma:contentTypeVersion="21" ma:contentTypeDescription="Create a new document." ma:contentTypeScope="" ma:versionID="85636348cc6c3a84ab3febd784321ea3">
  <xsd:schema xmlns:xsd="http://www.w3.org/2001/XMLSchema" xmlns:xs="http://www.w3.org/2001/XMLSchema" xmlns:p="http://schemas.microsoft.com/office/2006/metadata/properties" xmlns:ns2="1ad73104-70bf-4ec0-a266-efddedb16217" xmlns:ns3="http://schemas.microsoft.com/sharepoint/v4" xmlns:ns4="2f748184-228d-43b4-ab26-214ea0ab9fbb" targetNamespace="http://schemas.microsoft.com/office/2006/metadata/properties" ma:root="true" ma:fieldsID="2aceb1f95bbea6bb1fb49caf7c7d76d9" ns2:_="" ns3:_="" ns4:_="">
    <xsd:import namespace="1ad73104-70bf-4ec0-a266-efddedb16217"/>
    <xsd:import namespace="http://schemas.microsoft.com/sharepoint/v4"/>
    <xsd:import namespace="2f748184-228d-43b4-ab26-214ea0ab9fbb"/>
    <xsd:element name="properties">
      <xsd:complexType>
        <xsd:sequence>
          <xsd:element name="documentManagement">
            <xsd:complexType>
              <xsd:all>
                <xsd:element ref="ns2:SharedWithUsers" minOccurs="0"/>
                <xsd:element ref="ns2:SharingHintHash" minOccurs="0"/>
                <xsd:element ref="ns2:SharedWithDetails" minOccurs="0"/>
                <xsd:element ref="ns3:IconOverlay" minOccurs="0"/>
                <xsd:element ref="ns2:LastSharedByUser" minOccurs="0"/>
                <xsd:element ref="ns2: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element ref="ns4:Date" minOccurs="0"/>
                <xsd:element ref="ns4:Comment" minOccurs="0"/>
                <xsd:element ref="ns4:MediaLengthInSeconds"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d73104-70bf-4ec0-a266-efddedb1621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description="" ma:internalName="LastSharedByUser" ma:readOnly="true">
      <xsd:simpleType>
        <xsd:restriction base="dms:Note">
          <xsd:maxLength value="255"/>
        </xsd:restriction>
      </xsd:simpleType>
    </xsd:element>
    <xsd:element name="LastSharedByTime" ma:index="13"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748184-228d-43b4-ab26-214ea0ab9fbb" elementFormDefault="qualified">
    <xsd:import namespace="http://schemas.microsoft.com/office/2006/documentManagement/types"/>
    <xsd:import namespace="http://schemas.microsoft.com/office/infopath/2007/PartnerControls"/>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AutoTags" ma:index="17" nillable="true" ma:displayName="MediaServiceAutoTags" ma:description=""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Location" ma:index="19" nillable="true" ma:displayName="MediaServiceLocation" ma:internalName="MediaServiceLocation"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Date" ma:index="24" nillable="true" ma:displayName="Date" ma:default="[today]" ma:format="DateTime" ma:internalName="Date">
      <xsd:simpleType>
        <xsd:restriction base="dms:DateTime"/>
      </xsd:simpleType>
    </xsd:element>
    <xsd:element name="Comment" ma:index="25" nillable="true" ma:displayName="Comment" ma:description="Received from Rick LoSardo 10 Nov 2020" ma:format="Dropdown" ma:internalName="Comment">
      <xsd:simpleType>
        <xsd:restriction base="dms:Note">
          <xsd:maxLength value="255"/>
        </xsd:restriction>
      </xsd:simpleType>
    </xsd:element>
    <xsd:element name="MediaLengthInSeconds" ma:index="26" nillable="true" ma:displayName="MediaLengthInSeconds" ma:hidden="true" ma:internalName="MediaLengthInSeconds" ma:readOnly="true">
      <xsd:simpleType>
        <xsd:restriction base="dms:Unknown"/>
      </xsd:simple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3763D0-5879-446A-90FF-DF8ABEAF57E2}">
  <ds:schemaRefs>
    <ds:schemaRef ds:uri="http://purl.org/dc/dcmitype/"/>
    <ds:schemaRef ds:uri="http://schemas.microsoft.com/office/2006/documentManagement/types"/>
    <ds:schemaRef ds:uri="http://schemas.microsoft.com/office/2006/metadata/properties"/>
    <ds:schemaRef ds:uri="http://purl.org/dc/elements/1.1/"/>
    <ds:schemaRef ds:uri="http://schemas.openxmlformats.org/package/2006/metadata/core-properties"/>
    <ds:schemaRef ds:uri="http://www.w3.org/XML/1998/namespace"/>
    <ds:schemaRef ds:uri="http://schemas.microsoft.com/office/infopath/2007/PartnerControls"/>
    <ds:schemaRef ds:uri="http://schemas.microsoft.com/sharepoint/v4"/>
    <ds:schemaRef ds:uri="1ad73104-70bf-4ec0-a266-efddedb16217"/>
    <ds:schemaRef ds:uri="http://purl.org/dc/terms/"/>
  </ds:schemaRefs>
</ds:datastoreItem>
</file>

<file path=customXml/itemProps2.xml><?xml version="1.0" encoding="utf-8"?>
<ds:datastoreItem xmlns:ds="http://schemas.openxmlformats.org/officeDocument/2006/customXml" ds:itemID="{2677DD6C-CA2E-42C5-9082-E98DFC511316}">
  <ds:schemaRefs>
    <ds:schemaRef ds:uri="http://schemas.microsoft.com/sharepoint/v3/contenttype/forms"/>
  </ds:schemaRefs>
</ds:datastoreItem>
</file>

<file path=customXml/itemProps3.xml><?xml version="1.0" encoding="utf-8"?>
<ds:datastoreItem xmlns:ds="http://schemas.openxmlformats.org/officeDocument/2006/customXml" ds:itemID="{CF165D39-22F2-4D78-95A0-DE91B5E1D08C}"/>
</file>

<file path=customXml/itemProps4.xml><?xml version="1.0" encoding="utf-8"?>
<ds:datastoreItem xmlns:ds="http://schemas.openxmlformats.org/officeDocument/2006/customXml" ds:itemID="{90833785-0E31-42EA-A7F2-4B780EA29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itelligence_Vorlage_Steckbrief Projektmethodik-Element_V01</Template>
  <TotalTime>1</TotalTime>
  <Pages>98</Pages>
  <Words>11917</Words>
  <Characters>67928</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PM_D_D17_Blueprint_FIN-06_Controlling_v0.10_21050522</vt:lpstr>
    </vt:vector>
  </TitlesOfParts>
  <Company>itelligence</Company>
  <LinksUpToDate>false</LinksUpToDate>
  <CharactersWithSpaces>79686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PM_D_D17_Blueprint_FIN-06_Controlling_v0.10_21050522</dc:title>
  <dc:creator>Henrik Brauns</dc:creator>
  <cp:lastModifiedBy>Chris Twist</cp:lastModifiedBy>
  <cp:revision>2</cp:revision>
  <dcterms:created xsi:type="dcterms:W3CDTF">2017-05-31T08:23:00Z</dcterms:created>
  <dcterms:modified xsi:type="dcterms:W3CDTF">2017-05-31T08:23:00Z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0x010100DAE939D277842A4BB55399497ED98C4A</vt:lpwstr>
  </property>
  <property fmtid="{D5CDD505-2E9C-101B-9397-08002B2CF9AE}" pid="3" name="_dlc_DocIdItemGuid">
    <vt:lpwstr>1253be81-19b5-45c2-a29e-6919019c56ec</vt:lpwstr>
  </property>
</Properties>
</file>